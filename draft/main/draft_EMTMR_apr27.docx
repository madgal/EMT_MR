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08DD26A6" w:rsidR="00586C48" w:rsidRDefault="00586C48" w:rsidP="000C7A59">
      <w:pPr>
        <w:pStyle w:val="BodyText"/>
        <w:spacing w:line="480" w:lineRule="auto"/>
      </w:pPr>
      <w:bookmarkStart w:id="0"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 xml:space="preserve">the primary instigator of metastasis. When leaving </w:t>
      </w:r>
      <w:r w:rsidR="007F5102">
        <w:rPr>
          <w:rFonts w:ascii="Times New Roman" w:hAnsi="Times New Roman" w:cs="Times New Roman"/>
        </w:rPr>
        <w:t xml:space="preserve">the </w:t>
      </w:r>
      <w:r>
        <w:rPr>
          <w:rFonts w:ascii="Times New Roman" w:hAnsi="Times New Roman" w:cs="Times New Roman"/>
        </w:rPr>
        <w:t>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 xml:space="preserve">how different phenotypes during EMT (E, </w:t>
      </w:r>
      <w:proofErr w:type="gramStart"/>
      <w:r>
        <w:rPr>
          <w:rFonts w:ascii="Times New Roman" w:hAnsi="Times New Roman" w:cs="Times New Roman"/>
        </w:rPr>
        <w:t>M</w:t>
      </w:r>
      <w:proofErr w:type="gramEnd"/>
      <w:r>
        <w:rPr>
          <w:rFonts w:ascii="Times New Roman" w:hAnsi="Times New Roman" w:cs="Times New Roman"/>
        </w:rPr>
        <w:t xml:space="preserve"> and hybrid E/M) are associated with different metabolic phenotypes (OXPHOS, glycolysis and hybrid</w:t>
      </w:r>
      <w:r w:rsidR="00182BBC">
        <w:rPr>
          <w:rFonts w:ascii="Times New Roman" w:hAnsi="Times New Roman" w:cs="Times New Roman"/>
        </w:rPr>
        <w:t xml:space="preserve"> (W/O)</w:t>
      </w:r>
      <w:r w:rsidR="00170F85">
        <w:rPr>
          <w:rFonts w:ascii="Times New Roman" w:hAnsi="Times New Roman" w:cs="Times New Roman"/>
        </w:rPr>
        <w:t xml:space="preserve"> </w:t>
      </w:r>
      <w:r>
        <w:rPr>
          <w:rFonts w:ascii="Times New Roman" w:hAnsi="Times New Roman" w:cs="Times New Roman"/>
        </w:rPr>
        <w:t>glycolysis</w:t>
      </w:r>
      <w:r w:rsidR="00182BBC">
        <w:rPr>
          <w:rFonts w:ascii="Times New Roman" w:hAnsi="Times New Roman" w:cs="Times New Roman"/>
        </w:rPr>
        <w:t>/OXPHOS</w:t>
      </w:r>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r w:rsidR="00FC20B8">
        <w:rPr>
          <w:rFonts w:ascii="Times New Roman" w:hAnsi="Times New Roman" w:cs="Times New Roman"/>
        </w:rPr>
        <w:t xml:space="preserve"> (E/M-W/O)</w:t>
      </w:r>
      <w:r w:rsidRPr="00602FA5">
        <w:rPr>
          <w:rFonts w:ascii="Times New Roman" w:hAnsi="Times New Roman" w:cs="Times New Roman"/>
        </w:rPr>
        <w:t xml:space="preserve">. </w:t>
      </w:r>
      <w:bookmarkStart w:id="1" w:name="_Hlk101434770"/>
      <w:bookmarkEnd w:id="0"/>
      <w:r>
        <w:rPr>
          <w:rFonts w:ascii="Times New Roman" w:hAnsi="Times New Roman" w:cs="Times New Roman"/>
        </w:rPr>
        <w:t xml:space="preserve">Strikingly, we found that even if the individual molecular network of EMT or metabolism doesn’t enable a hybrid phenotype, the </w:t>
      </w:r>
      <w:ins w:id="2" w:author="Madeline Galbraith" w:date="2022-04-21T12:10:00Z">
        <w:r w:rsidR="00FC20B8">
          <w:rPr>
            <w:rFonts w:ascii="Times New Roman" w:hAnsi="Times New Roman" w:cs="Times New Roman"/>
          </w:rPr>
          <w:t>crosstalk</w:t>
        </w:r>
      </w:ins>
      <w:del w:id="3"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1"/>
      <w:r>
        <w:rPr>
          <w:rFonts w:ascii="Times New Roman" w:hAnsi="Times New Roman" w:cs="Times New Roman"/>
        </w:rPr>
        <w:t xml:space="preserve"> </w:t>
      </w:r>
      <w:commentRangeStart w:id="4"/>
      <w:commentRangeStart w:id="5"/>
      <w:r w:rsidR="00A4402A" w:rsidRPr="00602FA5">
        <w:rPr>
          <w:rFonts w:ascii="Times New Roman" w:hAnsi="Times New Roman" w:cs="Times New Roman"/>
        </w:rPr>
        <w:t xml:space="preserve">Further, the mutual activation of EMT and metabolic </w:t>
      </w:r>
      <w:r w:rsidR="00A4402A" w:rsidRPr="00602FA5">
        <w:rPr>
          <w:rFonts w:ascii="Times New Roman" w:hAnsi="Times New Roman" w:cs="Times New Roman"/>
        </w:rPr>
        <w:lastRenderedPageBreak/>
        <w:t xml:space="preserve">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4"/>
      <w:r w:rsidR="00A4402A">
        <w:rPr>
          <w:rStyle w:val="CommentReference"/>
        </w:rPr>
        <w:commentReference w:id="4"/>
      </w:r>
      <w:commentRangeEnd w:id="5"/>
      <w:r w:rsidR="00164DB6">
        <w:rPr>
          <w:rStyle w:val="CommentReference"/>
        </w:rPr>
        <w:commentReference w:id="5"/>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r w:rsidR="003B1490">
        <w:rPr>
          <w:rFonts w:ascii="Times New Roman" w:hAnsi="Times New Roman" w:cs="Times New Roman"/>
        </w:rPr>
        <w:t>;</w:t>
      </w:r>
      <w:r w:rsidR="00A26DDD">
        <w:rPr>
          <w:rFonts w:ascii="Times New Roman" w:hAnsi="Times New Roman" w:cs="Times New Roman"/>
        </w:rPr>
        <w:t xml:space="preserve"> </w:t>
      </w:r>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6" w:name="introduction"/>
      <w:r w:rsidRPr="00602FA5">
        <w:rPr>
          <w:rFonts w:ascii="Times New Roman" w:hAnsi="Times New Roman" w:cs="Times New Roman"/>
          <w:b/>
          <w:bCs/>
        </w:rPr>
        <w:t>Introduction</w:t>
      </w:r>
      <w:bookmarkEnd w:id="6"/>
    </w:p>
    <w:p w14:paraId="14632C67" w14:textId="10834B63"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754B67" w:rsidRPr="00754B67">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754B67" w:rsidRPr="00754B67">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754B67" w:rsidRPr="00754B67">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w:t>
      </w:r>
      <w:proofErr w:type="gramStart"/>
      <w:r w:rsidRPr="00602FA5">
        <w:rPr>
          <w:rFonts w:ascii="Times New Roman" w:hAnsi="Times New Roman" w:cs="Times New Roman"/>
        </w:rPr>
        <w:t>and also</w:t>
      </w:r>
      <w:proofErr w:type="gramEnd"/>
      <w:r w:rsidRPr="00602FA5">
        <w:rPr>
          <w:rFonts w:ascii="Times New Roman" w:hAnsi="Times New Roman" w:cs="Times New Roman"/>
        </w:rPr>
        <w:t xml:space="preserve">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754B67" w:rsidRPr="00754B67">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 xml:space="preserve">migrate collectively as a cluster and account for </w:t>
      </w:r>
      <w:proofErr w:type="gramStart"/>
      <w:r>
        <w:rPr>
          <w:rFonts w:ascii="Times New Roman" w:hAnsi="Times New Roman" w:cs="Times New Roman"/>
        </w:rPr>
        <w:t>the majority of</w:t>
      </w:r>
      <w:proofErr w:type="gramEnd"/>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754B67" w:rsidRPr="00754B67">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w:t>
      </w:r>
      <w:ins w:id="7" w:author="Madeline Galbraith" w:date="2022-04-26T11:08:00Z">
        <w:r w:rsidR="00D34071">
          <w:rPr>
            <w:rFonts w:ascii="Times New Roman" w:hAnsi="Times New Roman" w:cs="Times New Roman"/>
          </w:rPr>
          <w:t xml:space="preserve">a </w:t>
        </w:r>
      </w:ins>
      <w:r w:rsidRPr="00602FA5">
        <w:rPr>
          <w:rFonts w:ascii="Times New Roman" w:hAnsi="Times New Roman" w:cs="Times New Roman"/>
        </w:rPr>
        <w:t xml:space="preserve">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proofErr w:type="gramStart"/>
      <w:r>
        <w:rPr>
          <w:rFonts w:ascii="Times New Roman" w:hAnsi="Times New Roman" w:cs="Times New Roman"/>
        </w:rPr>
        <w:t>cancer</w:t>
      </w:r>
      <w:proofErr w:type="gramEnd"/>
      <w:r>
        <w:rPr>
          <w:rFonts w:ascii="Times New Roman" w:hAnsi="Times New Roman" w:cs="Times New Roman"/>
        </w:rPr>
        <w:t xml:space="preserve">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r w:rsidR="002968E6">
        <w:rPr>
          <w:rFonts w:ascii="Times New Roman" w:hAnsi="Times New Roman" w:cs="Times New Roman"/>
        </w:rPr>
        <w:t>using a genetic mouse model of squamous cell carcinoma)</w:t>
      </w:r>
      <w:del w:id="8" w:author="Madeline Galbraith" w:date="2022-04-26T11:08:00Z">
        <w:r w:rsidDel="00D34071">
          <w:rPr>
            <w:rFonts w:ascii="Times New Roman" w:hAnsi="Times New Roman" w:cs="Times New Roman"/>
          </w:rPr>
          <w:delText>)</w:delText>
        </w:r>
      </w:del>
      <w:r>
        <w:rPr>
          <w:rFonts w:ascii="Times New Roman" w:hAnsi="Times New Roman" w:cs="Times New Roman"/>
        </w:rPr>
        <w:t xml:space="preserve">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754B67" w:rsidRPr="00754B67">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754B67" w:rsidRPr="00754B67">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37E7B6E1"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754B67" w:rsidRPr="00754B67">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754B67" w:rsidRPr="00754B67">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754B67" w:rsidRPr="00754B67">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754B67" w:rsidRPr="00754B67">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754B67" w:rsidRPr="00754B67">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r w:rsidR="00283835">
        <w:rPr>
          <w:rFonts w:ascii="Times New Roman" w:hAnsi="Times New Roman" w:cs="Times New Roman"/>
        </w:rPr>
        <w:t>d</w:t>
      </w:r>
      <w:r>
        <w:rPr>
          <w:rFonts w:ascii="Times New Roman" w:hAnsi="Times New Roman" w:cs="Times New Roman"/>
        </w:rPr>
        <w:t xml:space="preserve"> with high metastatic potentials </w:t>
      </w:r>
      <w:ins w:id="9" w:author="Madeline Galbraith" w:date="2022-04-21T12:19:00Z">
        <w:r>
          <w:rPr>
            <w:rFonts w:ascii="Times New Roman" w:hAnsi="Times New Roman" w:cs="Times New Roman"/>
          </w:rPr>
          <w:t>(add refs)</w:t>
        </w:r>
      </w:ins>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754B67" w:rsidRPr="00754B67">
            <w:rPr>
              <w:rFonts w:ascii="Times New Roman" w:eastAsia="Times New Roman" w:hAnsi="Times New Roman" w:cs="Times New Roman"/>
              <w:color w:val="000000"/>
            </w:rPr>
            <w:t>[28]</w:t>
          </w:r>
        </w:sdtContent>
      </w:sdt>
      <w:r w:rsidRPr="00602FA5">
        <w:rPr>
          <w:rFonts w:ascii="Times New Roman" w:hAnsi="Times New Roman" w:cs="Times New Roman"/>
        </w:rPr>
        <w:t xml:space="preserve">. The high metastatic potential of cancer cells with a hybrid metabolic phenotype has been confirmed in </w:t>
      </w:r>
      <w:proofErr w:type="gramStart"/>
      <w:r w:rsidRPr="00602FA5">
        <w:rPr>
          <w:rFonts w:ascii="Times New Roman" w:hAnsi="Times New Roman" w:cs="Times New Roman"/>
        </w:rPr>
        <w:t>a number of</w:t>
      </w:r>
      <w:proofErr w:type="gramEnd"/>
      <w:r w:rsidRPr="00602FA5">
        <w:rPr>
          <w:rFonts w:ascii="Times New Roman" w:hAnsi="Times New Roman" w:cs="Times New Roman"/>
        </w:rPr>
        <w:t xml:space="preserve"> additional experiment</w:t>
      </w:r>
      <w:r>
        <w:rPr>
          <w:rFonts w:ascii="Times New Roman" w:hAnsi="Times New Roman" w:cs="Times New Roman"/>
        </w:rPr>
        <w:t>al studies</w:t>
      </w:r>
      <w:ins w:id="10" w:author="Madeline Galbraith" w:date="2022-04-21T12:19:00Z">
        <w:r>
          <w:rPr>
            <w:rFonts w:ascii="Times New Roman" w:hAnsi="Times New Roman" w:cs="Times New Roman"/>
          </w:rPr>
          <w:t xml:space="preserve"> (Whether these studies use different cancer cell lines, please elaborate)</w:t>
        </w:r>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51afcc68-9c57-4feb-87a2-9b5bb6cfeda0,703cb261-b0c2-4f52-8c43-8dc408bf3954:fcb7383a-2ae0-41f2-bd96-981141d24486+"/>
          <w:id w:val="1631669444"/>
          <w:placeholder>
            <w:docPart w:val="BCAF2115595041CFBA19AEBEE11113AB"/>
          </w:placeholder>
        </w:sdtPr>
        <w:sdtEndPr/>
        <w:sdtContent>
          <w:r w:rsidR="00754B67" w:rsidRPr="00754B67">
            <w:rPr>
              <w:rFonts w:ascii="Times New Roman" w:eastAsia="Times New Roman" w:hAnsi="Times New Roman" w:cs="Times New Roman"/>
              <w:color w:val="000000"/>
            </w:rPr>
            <w:t>[29,30]</w:t>
          </w:r>
        </w:sdtContent>
      </w:sdt>
      <w:r w:rsidRPr="00602FA5">
        <w:rPr>
          <w:rFonts w:ascii="Times New Roman" w:hAnsi="Times New Roman" w:cs="Times New Roman"/>
        </w:rPr>
        <w:t>.</w:t>
      </w:r>
    </w:p>
    <w:p w14:paraId="2DF29D8C" w14:textId="40873FDD"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754B67" w:rsidRPr="00754B67">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754B67" w:rsidRPr="00754B67">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754B67" w:rsidRPr="00754B67">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754B67" w:rsidRPr="00754B67">
            <w:rPr>
              <w:rFonts w:ascii="Times New Roman" w:eastAsia="Times New Roman" w:hAnsi="Times New Roman" w:cs="Times New Roman"/>
              <w:color w:val="000000"/>
            </w:rPr>
            <w:t>[38]</w:t>
          </w:r>
        </w:sdtContent>
      </w:sdt>
      <w:r w:rsidRPr="00602FA5">
        <w:rPr>
          <w:rFonts w:ascii="Times New Roman" w:hAnsi="Times New Roman" w:cs="Times New Roman"/>
        </w:rPr>
        <w:t>; this coupling</w:t>
      </w:r>
      <w:r w:rsidR="00E1621E">
        <w:rPr>
          <w:rFonts w:ascii="Times New Roman" w:hAnsi="Times New Roman" w:cs="Times New Roman"/>
        </w:rPr>
        <w:t>,</w:t>
      </w:r>
      <w:r w:rsidRPr="00602FA5">
        <w:rPr>
          <w:rFonts w:ascii="Times New Roman" w:hAnsi="Times New Roman" w:cs="Times New Roman"/>
        </w:rPr>
        <w:t xml:space="preserve"> presumably</w:t>
      </w:r>
      <w:r w:rsidR="00E1621E">
        <w:rPr>
          <w:rFonts w:ascii="Times New Roman" w:hAnsi="Times New Roman" w:cs="Times New Roman"/>
        </w:rPr>
        <w:t>,</w:t>
      </w:r>
      <w:r w:rsidRPr="00602FA5">
        <w:rPr>
          <w:rFonts w:ascii="Times New Roman" w:hAnsi="Times New Roman" w:cs="Times New Roman"/>
        </w:rPr>
        <w:t xml:space="preserve"> would account for distinct metabolic needs as cells complete EMT. Another hypothesis is that there is mutual activation of EMT and metabolic reprogramming such that the most flexible (hybrid E/M and </w:t>
      </w:r>
      <w:del w:id="11"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12"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(W/O) phenotype </w:t>
      </w:r>
      <w:r w:rsidRPr="00602FA5">
        <w:rPr>
          <w:rFonts w:ascii="Times New Roman" w:hAnsi="Times New Roman" w:cs="Times New Roman"/>
        </w:rPr>
        <w:t>)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754B67" w:rsidRPr="00754B67">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754B67" w:rsidRPr="00754B67">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13"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14"/>
        <w:r>
          <w:rPr>
            <w:rFonts w:ascii="Times New Roman" w:hAnsi="Times New Roman" w:cs="Times New Roman"/>
          </w:rPr>
          <w:t>an antioxidation regulator that upregulates OXPHOS</w:t>
        </w:r>
        <w:commentRangeEnd w:id="14"/>
        <w:r>
          <w:rPr>
            <w:rStyle w:val="CommentReference"/>
          </w:rPr>
          <w:commentReference w:id="14"/>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754B67" w:rsidRPr="00754B67">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r w:rsidR="00E1621E">
        <w:rPr>
          <w:rFonts w:ascii="Times New Roman" w:hAnsi="Times New Roman" w:cs="Times New Roman"/>
        </w:rPr>
        <w:t>-</w:t>
      </w:r>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754B67" w:rsidRPr="00754B67">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1CE73804"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754B67" w:rsidRPr="00754B67">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754B67" w:rsidRPr="00754B67">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15"/>
      <w:r w:rsidR="00F4492C" w:rsidRPr="00602FA5">
        <w:rPr>
          <w:rFonts w:ascii="Times New Roman" w:hAnsi="Times New Roman" w:cs="Times New Roman"/>
        </w:rPr>
        <w:t>)</w:t>
      </w:r>
      <w:ins w:id="16" w:author="Madeline Galbraith" w:date="2022-04-11T12:44:00Z">
        <w:r w:rsidR="00D071D4">
          <w:rPr>
            <w:rFonts w:ascii="Times New Roman" w:hAnsi="Times New Roman" w:cs="Times New Roman"/>
          </w:rPr>
          <w:t>. Additionally,</w:t>
        </w:r>
      </w:ins>
      <w:ins w:id="17"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18" w:author="Madeline Galbraith" w:date="2022-04-11T12:45:00Z">
        <w:r w:rsidR="00D071D4">
          <w:rPr>
            <w:rFonts w:ascii="Times New Roman" w:hAnsi="Times New Roman" w:cs="Times New Roman"/>
          </w:rPr>
          <w:t xml:space="preserve"> may play a more central role in metabolic reprogramming driving EMT than AMPK.</w:t>
        </w:r>
      </w:ins>
      <w:del w:id="19"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15"/>
        <w:r w:rsidR="00234813" w:rsidRPr="00602FA5" w:rsidDel="00D071D4">
          <w:rPr>
            <w:rStyle w:val="CommentReference"/>
            <w:rFonts w:ascii="Times New Roman" w:hAnsi="Times New Roman" w:cs="Times New Roman"/>
            <w:sz w:val="24"/>
            <w:szCs w:val="24"/>
          </w:rPr>
          <w:commentReference w:id="15"/>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20"/>
      <w:proofErr w:type="spellStart"/>
      <w:r w:rsidR="0048243F" w:rsidRPr="00602FA5">
        <w:rPr>
          <w:rFonts w:ascii="Times New Roman" w:hAnsi="Times New Roman" w:cs="Times New Roman"/>
        </w:rPr>
        <w:t>crosstalks</w:t>
      </w:r>
      <w:commentRangeEnd w:id="20"/>
      <w:proofErr w:type="spellEnd"/>
      <w:r w:rsidR="008C0AFE">
        <w:rPr>
          <w:rStyle w:val="CommentReference"/>
        </w:rPr>
        <w:commentReference w:id="20"/>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21"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754B67" w:rsidRPr="00754B67">
            <w:rPr>
              <w:rFonts w:ascii="Times New Roman" w:eastAsia="Times New Roman" w:hAnsi="Times New Roman" w:cs="Times New Roman"/>
              <w:color w:val="000000"/>
            </w:rPr>
            <w:t>[14,42]</w:t>
          </w:r>
        </w:sdtContent>
      </w:sdt>
      <w:ins w:id="22" w:author="Madeline Galbraith" w:date="2022-04-26T11:23:00Z">
        <w:r w:rsidR="00910039">
          <w:rPr>
            <w:rFonts w:ascii="Times New Roman" w:hAnsi="Times New Roman" w:cs="Times New Roman"/>
          </w:rPr>
          <w:t xml:space="preserve"> -</w:t>
        </w:r>
      </w:ins>
      <w:del w:id="23" w:author="Madeline Galbraith" w:date="2022-04-21T12:25:00Z">
        <w:r w:rsidR="00AD7F58" w:rsidRPr="00602FA5" w:rsidDel="008C0AFE">
          <w:rPr>
            <w:rFonts w:ascii="Times New Roman" w:hAnsi="Times New Roman" w:cs="Times New Roman"/>
          </w:rPr>
          <w:delText>and</w:delText>
        </w:r>
      </w:del>
      <w:del w:id="24" w:author="Madeline Galbraith" w:date="2022-04-26T11:25:00Z">
        <w:r w:rsidR="00AD7F58" w:rsidRPr="00602FA5" w:rsidDel="009F1A19">
          <w:rPr>
            <w:rFonts w:ascii="Times New Roman" w:hAnsi="Times New Roman" w:cs="Times New Roman"/>
          </w:rPr>
          <w:delText xml:space="preserve"> </w:delText>
        </w:r>
      </w:del>
      <w:del w:id="25"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del w:id="26" w:author="Madeline Galbraith" w:date="2022-04-26T11:25:00Z">
        <w:r w:rsidR="00AD7F58" w:rsidRPr="00602FA5" w:rsidDel="009F1A19">
          <w:rPr>
            <w:rFonts w:ascii="Times New Roman" w:hAnsi="Times New Roman" w:cs="Times New Roman"/>
          </w:rPr>
          <w:delText>the W/O state</w:delText>
        </w:r>
        <w:r w:rsidR="003B5B63" w:rsidRPr="00602FA5" w:rsidDel="009F1A19">
          <w:rPr>
            <w:rFonts w:ascii="Times New Roman" w:hAnsi="Times New Roman" w:cs="Times New Roman"/>
          </w:rPr>
          <w:delText>,</w:delText>
        </w:r>
      </w:del>
      <w:del w:id="27" w:author="Madeline Galbraith" w:date="2022-04-21T12:25:00Z">
        <w:r w:rsidR="00AD7F58" w:rsidRPr="00602FA5" w:rsidDel="008C0AFE">
          <w:rPr>
            <w:rFonts w:ascii="Times New Roman" w:hAnsi="Times New Roman" w:cs="Times New Roman"/>
          </w:rPr>
          <w:delText xml:space="preserve"> using GRHL2</w:delText>
        </w:r>
      </w:del>
      <w:del w:id="28" w:author="Madeline Galbraith" w:date="2022-04-26T11:25:00Z">
        <w:r w:rsidR="009B29FD" w:rsidRPr="00602FA5" w:rsidDel="009F1A19">
          <w:rPr>
            <w:rFonts w:ascii="Times New Roman" w:hAnsi="Times New Roman" w:cs="Times New Roman"/>
          </w:rPr>
          <w:delText xml:space="preserve"> </w:delText>
        </w:r>
        <w:r w:rsidR="00AD7F58" w:rsidRPr="00602FA5" w:rsidDel="009F1A19">
          <w:rPr>
            <w:rFonts w:ascii="Times New Roman" w:hAnsi="Times New Roman" w:cs="Times New Roman"/>
          </w:rPr>
          <w:delText>,</w:delText>
        </w:r>
      </w:del>
      <w:r w:rsidR="00AD7F58" w:rsidRPr="00602FA5">
        <w:rPr>
          <w:rFonts w:ascii="Times New Roman" w:hAnsi="Times New Roman" w:cs="Times New Roman"/>
        </w:rPr>
        <w:t xml:space="preserve"> further stabilized the</w:t>
      </w:r>
      <w:ins w:id="29" w:author="Madeline Galbraith" w:date="2022-04-26T11:25:00Z">
        <w:r w:rsidR="009F1A19">
          <w:rPr>
            <w:rFonts w:ascii="Times New Roman" w:hAnsi="Times New Roman" w:cs="Times New Roman"/>
          </w:rPr>
          <w:t xml:space="preserve"> hybr</w:t>
        </w:r>
      </w:ins>
      <w:ins w:id="30" w:author="Madeline Galbraith" w:date="2022-04-26T11:26:00Z">
        <w:r w:rsidR="009F1A19">
          <w:rPr>
            <w:rFonts w:ascii="Times New Roman" w:hAnsi="Times New Roman" w:cs="Times New Roman"/>
          </w:rPr>
          <w:t>id</w:t>
        </w:r>
      </w:ins>
      <w:r w:rsidR="00AD7F58" w:rsidRPr="00602FA5">
        <w:rPr>
          <w:rFonts w:ascii="Times New Roman" w:hAnsi="Times New Roman" w:cs="Times New Roman"/>
        </w:rPr>
        <w:t xml:space="preserv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02FA5" w:rsidRDefault="00AD7F58" w:rsidP="006464B4">
      <w:pPr>
        <w:pStyle w:val="BodyText"/>
        <w:spacing w:line="480" w:lineRule="auto"/>
        <w:jc w:val="center"/>
        <w:rPr>
          <w:rFonts w:ascii="Times New Roman" w:hAnsi="Times New Roman" w:cs="Times New Roman"/>
          <w:b/>
          <w:bCs/>
        </w:rPr>
      </w:pPr>
      <w:bookmarkStart w:id="31" w:name="model"/>
      <w:r w:rsidRPr="00602FA5">
        <w:rPr>
          <w:rFonts w:ascii="Times New Roman" w:hAnsi="Times New Roman" w:cs="Times New Roman"/>
          <w:b/>
          <w:bCs/>
        </w:rPr>
        <w:t>Model</w:t>
      </w:r>
      <w:bookmarkEnd w:id="31"/>
      <w:ins w:id="32" w:author="Madeline Galbraith" w:date="2022-04-22T17:12:00Z">
        <w:r w:rsidR="000915EB">
          <w:rPr>
            <w:rFonts w:ascii="Times New Roman" w:hAnsi="Times New Roman" w:cs="Times New Roman"/>
            <w:b/>
            <w:bCs/>
          </w:rPr>
          <w:t>: Coupling the core EMT and metabolic networks</w:t>
        </w:r>
      </w:ins>
    </w:p>
    <w:p w14:paraId="038B455D" w14:textId="36ECC126" w:rsidR="00AF0EA3" w:rsidRPr="00602FA5" w:rsidRDefault="004F0ADB" w:rsidP="00AF0EA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754B67" w:rsidRPr="00754B67">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754B67" w:rsidRPr="00754B67">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proofErr w:type="gramStart"/>
      <w:r>
        <w:rPr>
          <w:rFonts w:ascii="Times New Roman" w:hAnsi="Times New Roman" w:cs="Times New Roman"/>
        </w:rPr>
        <w:t>Generally speaking, o</w:t>
      </w:r>
      <w:r w:rsidRPr="00602FA5">
        <w:rPr>
          <w:rFonts w:ascii="Times New Roman" w:hAnsi="Times New Roman" w:cs="Times New Roman"/>
        </w:rPr>
        <w:t>ur</w:t>
      </w:r>
      <w:proofErr w:type="gramEnd"/>
      <w:r w:rsidRPr="00602FA5">
        <w:rPr>
          <w:rFonts w:ascii="Times New Roman" w:hAnsi="Times New Roman" w:cs="Times New Roman"/>
        </w:rPr>
        <w:t xml:space="preserve">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 xml:space="preserve">crosstalk. One question of interest is whether these </w:t>
      </w:r>
      <w:proofErr w:type="spellStart"/>
      <w:r w:rsidR="00AF0EA3" w:rsidRPr="00602FA5">
        <w:rPr>
          <w:rFonts w:ascii="Times New Roman" w:hAnsi="Times New Roman" w:cs="Times New Roman"/>
        </w:rPr>
        <w:t>crosstalks</w:t>
      </w:r>
      <w:proofErr w:type="spellEnd"/>
      <w:r w:rsidR="00AF0EA3" w:rsidRPr="00602FA5">
        <w:rPr>
          <w:rFonts w:ascii="Times New Roman" w:hAnsi="Times New Roman" w:cs="Times New Roman"/>
        </w:rPr>
        <w:t xml:space="preserve"> are sufficient to generate hybrid states</w:t>
      </w:r>
      <w:del w:id="33" w:author="Madeline Galbraith" w:date="2022-04-25T15:07:00Z">
        <w:r w:rsidR="00AF0EA3" w:rsidRPr="00602FA5" w:rsidDel="009B2663">
          <w:rPr>
            <w:rFonts w:ascii="Times New Roman" w:hAnsi="Times New Roman" w:cs="Times New Roman"/>
          </w:rPr>
          <w:delText xml:space="preserve"> (</w:delText>
        </w:r>
        <w:commentRangeStart w:id="34"/>
        <w:r w:rsidR="00AF0EA3" w:rsidRPr="00602FA5" w:rsidDel="009B2663">
          <w:rPr>
            <w:rFonts w:ascii="Times New Roman" w:hAnsi="Times New Roman" w:cs="Times New Roman"/>
          </w:rPr>
          <w:delText>details in SI Section 1.6</w:delText>
        </w:r>
        <w:commentRangeEnd w:id="34"/>
        <w:r w:rsidR="00AF0EA3" w:rsidRPr="00602FA5" w:rsidDel="009B2663">
          <w:rPr>
            <w:rStyle w:val="CommentReference"/>
            <w:rFonts w:ascii="Times New Roman" w:hAnsi="Times New Roman" w:cs="Times New Roman"/>
            <w:sz w:val="24"/>
            <w:szCs w:val="24"/>
          </w:rPr>
          <w:commentReference w:id="34"/>
        </w:r>
        <w:r w:rsidR="00AF0EA3" w:rsidRPr="00602FA5" w:rsidDel="009B2663">
          <w:rPr>
            <w:rFonts w:ascii="Times New Roman" w:hAnsi="Times New Roman" w:cs="Times New Roman"/>
          </w:rPr>
          <w:delText>)</w:delText>
        </w:r>
      </w:del>
      <w:r w:rsidR="00AF0EA3" w:rsidRPr="00602FA5">
        <w:rPr>
          <w:rFonts w:ascii="Times New Roman" w:hAnsi="Times New Roman" w:cs="Times New Roman"/>
        </w:rPr>
        <w:t>. Lastly, we evaluate the role of PSFs OVOL and GRHL2 to investigate their effect on the stability of the E/M-W/O state</w:t>
      </w:r>
      <w:del w:id="35" w:author="Madeline Galbraith" w:date="2022-04-25T15:07:00Z">
        <w:r w:rsidR="00AF0EA3" w:rsidRPr="00602FA5" w:rsidDel="009B2663">
          <w:rPr>
            <w:rFonts w:ascii="Times New Roman" w:hAnsi="Times New Roman" w:cs="Times New Roman"/>
          </w:rPr>
          <w:delText xml:space="preserve"> (details and rate equations in SI Section 1.7)</w:delText>
        </w:r>
      </w:del>
      <w:r w:rsidR="00AF0EA3" w:rsidRPr="00602FA5">
        <w:rPr>
          <w:rFonts w:ascii="Times New Roman" w:hAnsi="Times New Roman" w:cs="Times New Roman"/>
        </w:rPr>
        <w:t>.</w:t>
      </w:r>
    </w:p>
    <w:p w14:paraId="13BC8457" w14:textId="3B6317DA" w:rsidR="00361645" w:rsidRPr="00944149" w:rsidRDefault="00D031C0" w:rsidP="00944149">
      <w:pPr>
        <w:pStyle w:val="BodyText"/>
        <w:spacing w:line="480" w:lineRule="auto"/>
        <w:rPr>
          <w:ins w:id="36" w:author="Madeline Galbraith" w:date="2022-04-22T16:20:00Z"/>
          <w:rFonts w:ascii="Times New Roman" w:hAnsi="Times New Roman" w:cs="Times New Roman"/>
        </w:rPr>
      </w:pPr>
      <w:r w:rsidRPr="00944149">
        <w:rPr>
          <w:rFonts w:ascii="Times New Roman" w:hAnsi="Times New Roman" w:cs="Times New Roman"/>
        </w:rPr>
        <w:tab/>
        <w:t xml:space="preserve">The core EMT network is comprised of the transcription factors (TFs), ZEB and SNAIL, and </w:t>
      </w:r>
      <w:r w:rsidR="003F13E2" w:rsidRPr="00944149">
        <w:rPr>
          <w:rFonts w:ascii="Times New Roman" w:hAnsi="Times New Roman" w:cs="Times New Roman"/>
        </w:rPr>
        <w:t>the microRNA</w:t>
      </w:r>
      <w:r w:rsidR="00E3507E" w:rsidRPr="00944149">
        <w:rPr>
          <w:rFonts w:ascii="Times New Roman" w:hAnsi="Times New Roman" w:cs="Times New Roman"/>
        </w:rPr>
        <w:t xml:space="preserve"> families</w:t>
      </w:r>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 μ</w:t>
      </w:r>
      <w:r w:rsidR="003F13E2" w:rsidRPr="00944149">
        <w:rPr>
          <w:rFonts w:ascii="Times New Roman" w:hAnsi="Times New Roman" w:cs="Times New Roman"/>
          <w:vertAlign w:val="subscript"/>
        </w:rPr>
        <w:t>34</w:t>
      </w:r>
      <w:r w:rsidR="00E3507E" w:rsidRPr="00944149">
        <w:rPr>
          <w:rFonts w:ascii="Times New Roman" w:hAnsi="Times New Roman" w:cs="Times New Roman"/>
        </w:rPr>
        <w:t>.</w:t>
      </w:r>
      <w:r w:rsidR="00063789" w:rsidRPr="00944149">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754B67" w:rsidRPr="00754B67">
            <w:rPr>
              <w:rFonts w:ascii="Times New Roman" w:eastAsia="Times New Roman" w:hAnsi="Times New Roman" w:cs="Times New Roman"/>
              <w:color w:val="000000"/>
            </w:rPr>
            <w:t>[7]</w:t>
          </w:r>
        </w:sdtContent>
      </w:sdt>
      <w:r w:rsidR="00063789" w:rsidRPr="00944149">
        <w:rPr>
          <w:rFonts w:ascii="Times New Roman" w:hAnsi="Times New Roman" w:cs="Times New Roman"/>
        </w:rPr>
        <w:t>.</w:t>
      </w:r>
      <w:r w:rsidR="00361645" w:rsidRPr="00944149">
        <w:rPr>
          <w:rFonts w:ascii="Times New Roman" w:hAnsi="Times New Roman" w:cs="Times New Roman"/>
        </w:rPr>
        <w:t xml:space="preserve"> For a two-component chimeric circuit, the binding/unbinding dynamics are given by</w:t>
      </w:r>
      <w:ins w:id="37" w:author="Madeline Galbraith" w:date="2022-04-22T16:20:00Z">
        <w:r w:rsidR="00361645" w:rsidRPr="00944149">
          <w:rPr>
            <w:rFonts w:ascii="Times New Roman" w:hAnsi="Times New Roman" w:cs="Times New Roman"/>
          </w:rPr>
          <w:t xml:space="preserve"> </w:t>
        </w:r>
      </w:ins>
    </w:p>
    <w:p w14:paraId="6C79951C" w14:textId="10800EBD" w:rsidR="00361645" w:rsidRPr="00944149" w:rsidRDefault="00361645" w:rsidP="00944149">
      <w:pPr>
        <w:pStyle w:val="BodyText"/>
        <w:spacing w:line="480" w:lineRule="auto"/>
        <w:rPr>
          <w:ins w:id="38" w:author="Madeline Galbraith" w:date="2022-04-22T16:20:00Z"/>
          <w:rFonts w:ascii="Times New Roman" w:hAnsi="Times New Roman" w:cs="Times New Roman"/>
        </w:rPr>
      </w:pPr>
      <w:ins w:id="39" w:author="Madeline Galbraith" w:date="2022-04-22T16:20:00Z">
        <w:r w:rsidRPr="00944149">
          <w:rPr>
            <w:rFonts w:ascii="Times New Roman" w:hAnsi="Times New Roman" w:cs="Times New Roman"/>
          </w:rPr>
          <w:t>(</w:t>
        </w:r>
        <w:proofErr w:type="gramStart"/>
        <w:r w:rsidRPr="00944149">
          <w:rPr>
            <w:rFonts w:ascii="Times New Roman" w:hAnsi="Times New Roman" w:cs="Times New Roman"/>
          </w:rPr>
          <w:t>put</w:t>
        </w:r>
        <w:proofErr w:type="gramEnd"/>
        <w:r w:rsidRPr="00944149">
          <w:rPr>
            <w:rFonts w:ascii="Times New Roman" w:hAnsi="Times New Roman" w:cs="Times New Roman"/>
          </w:rPr>
          <w:t xml:space="preserve"> the </w:t>
        </w:r>
      </w:ins>
      <w:ins w:id="40" w:author="Madeline Galbraith" w:date="2022-04-22T16:21:00Z">
        <w:r w:rsidRPr="00944149">
          <w:rPr>
            <w:rFonts w:ascii="Times New Roman" w:hAnsi="Times New Roman" w:cs="Times New Roman"/>
          </w:rPr>
          <w:t>basic equations here)</w:t>
        </w:r>
      </w:ins>
    </w:p>
    <w:p w14:paraId="198D1746" w14:textId="6B726EC7" w:rsidR="00E74A95" w:rsidRDefault="00E3507E" w:rsidP="00944149">
      <w:pPr>
        <w:pStyle w:val="BodyText"/>
        <w:spacing w:line="480" w:lineRule="auto"/>
        <w:rPr>
          <w:rFonts w:ascii="Times New Roman" w:hAnsi="Times New Roman" w:cs="Times New Roman"/>
        </w:rPr>
      </w:pPr>
      <w:r w:rsidRPr="00944149">
        <w:rPr>
          <w:rFonts w:ascii="Times New Roman" w:hAnsi="Times New Roman" w:cs="Times New Roman"/>
        </w:rPr>
        <w:t xml:space="preserve"> </w:t>
      </w:r>
      <w:r w:rsidR="008025D0">
        <w:rPr>
          <w:rFonts w:ascii="Times New Roman" w:hAnsi="Times New Roman" w:cs="Times New Roman"/>
        </w:rPr>
        <w:t>where the</w:t>
      </w:r>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02FA5">
        <w:rPr>
          <w:rFonts w:ascii="Times New Roman" w:hAnsi="Times New Roman" w:cs="Times New Roman"/>
        </w:rPr>
        <w:t xml:space="preserve">, and </w:t>
      </w:r>
      <m:oMath>
        <m:r>
          <w:rPr>
            <w:rFonts w:ascii="Cambria Math" w:hAnsi="Cambria Math" w:cs="Times New Roman"/>
          </w:rPr>
          <m:t>L</m:t>
        </m:r>
      </m:oMath>
      <w:r w:rsidR="00023DFE" w:rsidRPr="00602FA5">
        <w:rPr>
          <w:rFonts w:ascii="Times New Roman" w:hAnsi="Times New Roman" w:cs="Times New Roman"/>
        </w:rPr>
        <w:t xml:space="preserve"> which represent respectively the active miRNA degradation rate, active mRNA degradation rate, and translation rate (details in SI section 1.2, Fig. S2-S4).</w:t>
      </w:r>
      <w:r w:rsidR="003B389D">
        <w:rPr>
          <w:rFonts w:ascii="Times New Roman" w:hAnsi="Times New Roman" w:cs="Times New Roman"/>
        </w:rPr>
        <w:t xml:space="preserve"> The activation and inhibition of SNAIL and ZEB are </w:t>
      </w:r>
      <w:r w:rsidR="003B389D" w:rsidRPr="00602FA5">
        <w:rPr>
          <w:rFonts w:ascii="Times New Roman" w:hAnsi="Times New Roman" w:cs="Times New Roman"/>
        </w:rPr>
        <w:t xml:space="preserve">mathematically represented as a </w:t>
      </w:r>
      <w:commentRangeStart w:id="41"/>
      <w:commentRangeEnd w:id="41"/>
      <w:r w:rsidR="003B389D">
        <w:rPr>
          <w:rStyle w:val="CommentReference"/>
        </w:rPr>
        <w:commentReference w:id="41"/>
      </w:r>
      <w:r w:rsidR="003B389D" w:rsidRPr="00602FA5">
        <w:rPr>
          <w:rFonts w:ascii="Times New Roman" w:hAnsi="Times New Roman" w:cs="Times New Roman"/>
        </w:rPr>
        <w:t>shifted Hill functio</w:t>
      </w:r>
      <w:r w:rsidR="003B389D">
        <w:rPr>
          <w:rFonts w:ascii="Times New Roman" w:hAnsi="Times New Roman" w:cs="Times New Roman"/>
        </w:rPr>
        <w:t>n</w:t>
      </w:r>
      <w:r w:rsidR="00E74A95">
        <w:rPr>
          <w:rFonts w:ascii="Times New Roman" w:hAnsi="Times New Roman" w:cs="Times New Roman"/>
        </w:rPr>
        <w:t>,</w:t>
      </w:r>
    </w:p>
    <w:p w14:paraId="08E7F075" w14:textId="65C0B120" w:rsidR="00E74A95" w:rsidRDefault="00E74A95" w:rsidP="00944149">
      <w:pPr>
        <w:pStyle w:val="BodyText"/>
        <w:spacing w:line="480" w:lineRule="auto"/>
        <w:rPr>
          <w:ins w:id="42" w:author="Madeline Galbraith" w:date="2022-04-22T16:44:00Z"/>
          <w:rFonts w:ascii="Times New Roman" w:hAnsi="Times New Roman" w:cs="Times New Roman"/>
        </w:rPr>
      </w:pPr>
      <w:ins w:id="43" w:author="Madeline Galbraith" w:date="2022-04-22T16:44:00Z">
        <w:r>
          <w:rPr>
            <w:rFonts w:ascii="Times New Roman" w:hAnsi="Times New Roman" w:cs="Times New Roman"/>
          </w:rPr>
          <w:t>(</w:t>
        </w:r>
        <w:proofErr w:type="gramStart"/>
        <w:r>
          <w:rPr>
            <w:rFonts w:ascii="Times New Roman" w:hAnsi="Times New Roman" w:cs="Times New Roman"/>
          </w:rPr>
          <w:t>shifted</w:t>
        </w:r>
        <w:proofErr w:type="gramEnd"/>
        <w:r>
          <w:rPr>
            <w:rFonts w:ascii="Times New Roman" w:hAnsi="Times New Roman" w:cs="Times New Roman"/>
          </w:rPr>
          <w:t xml:space="preserve"> hill function</w:t>
        </w:r>
      </w:ins>
      <w:ins w:id="44" w:author="Madeline Galbraith" w:date="2022-04-22T16:45:00Z">
        <w:r>
          <w:rPr>
            <w:rFonts w:ascii="Times New Roman" w:hAnsi="Times New Roman" w:cs="Times New Roman"/>
          </w:rPr>
          <w:t>)</w:t>
        </w:r>
      </w:ins>
    </w:p>
    <w:p w14:paraId="1657F7AC" w14:textId="03085FD8" w:rsidR="004F0ADB" w:rsidRDefault="00E74A95" w:rsidP="00944149">
      <w:pPr>
        <w:pStyle w:val="BodyText"/>
        <w:spacing w:line="480" w:lineRule="auto"/>
        <w:rPr>
          <w:rFonts w:ascii="Times New Roman" w:hAnsi="Times New Roman" w:cs="Times New Roman"/>
        </w:rPr>
      </w:pPr>
      <w:r>
        <w:rPr>
          <w:rFonts w:ascii="Times New Roman" w:hAnsi="Times New Roman" w:cs="Times New Roman"/>
        </w:rPr>
        <w:t>Onc</w:t>
      </w:r>
      <w:r w:rsidR="003B389D" w:rsidRPr="00602FA5">
        <w:rPr>
          <w:rFonts w:ascii="Times New Roman" w:hAnsi="Times New Roman" w:cs="Times New Roman"/>
        </w:rPr>
        <w:t xml:space="preserve">e the threshold of the regulator </w:t>
      </w:r>
      <w:r>
        <w:rPr>
          <w:rFonts w:ascii="Times New Roman" w:hAnsi="Times New Roman" w:cs="Times New Roman"/>
        </w:rPr>
        <w:t>(X</w:t>
      </w:r>
      <w:r w:rsidRPr="002B0510">
        <w:rPr>
          <w:rFonts w:ascii="Times New Roman" w:hAnsi="Times New Roman" w:cs="Times New Roman"/>
          <w:vertAlign w:val="subscript"/>
        </w:rPr>
        <w:t>0</w:t>
      </w:r>
      <w:r>
        <w:rPr>
          <w:rFonts w:ascii="Times New Roman" w:hAnsi="Times New Roman" w:cs="Times New Roman"/>
        </w:rPr>
        <w:t xml:space="preserve">) </w:t>
      </w:r>
      <w:r w:rsidR="003B389D" w:rsidRPr="00602FA5">
        <w:rPr>
          <w:rFonts w:ascii="Times New Roman" w:hAnsi="Times New Roman" w:cs="Times New Roman"/>
        </w:rPr>
        <w:t>is achieved, the fold change (</w:t>
      </w:r>
      <m:oMath>
        <m:r>
          <w:rPr>
            <w:rFonts w:ascii="Cambria Math" w:hAnsi="Cambria Math" w:cs="Times New Roman"/>
          </w:rPr>
          <m:t>λ</m:t>
        </m:r>
      </m:oMath>
      <w:r w:rsidR="003B389D" w:rsidRPr="00602FA5">
        <w:rPr>
          <w:rFonts w:ascii="Times New Roman" w:hAnsi="Times New Roman" w:cs="Times New Roman"/>
        </w:rPr>
        <w:t xml:space="preserve">) </w:t>
      </w:r>
      <w:r w:rsidR="000B062F">
        <w:rPr>
          <w:rFonts w:ascii="Times New Roman" w:hAnsi="Times New Roman" w:cs="Times New Roman"/>
        </w:rPr>
        <w:t xml:space="preserve"> represents the magnitude of the activation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&gt;1)</w:t>
      </w:r>
      <w:r w:rsidR="000B062F">
        <w:rPr>
          <w:rFonts w:ascii="Times New Roman" w:hAnsi="Times New Roman" w:cs="Times New Roman"/>
        </w:rPr>
        <w:t xml:space="preserve"> or inhibition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&lt;1)</w:t>
      </w:r>
      <w:r w:rsidR="000B062F">
        <w:rPr>
          <w:rFonts w:ascii="Times New Roman" w:hAnsi="Times New Roman" w:cs="Times New Roman"/>
        </w:rPr>
        <w:t>, and the sensitivity to the changes in X is represented by the Hill coefficient n</w:t>
      </w:r>
      <w:r w:rsidR="003B389D" w:rsidRPr="00602FA5">
        <w:rPr>
          <w:rFonts w:ascii="Times New Roman" w:hAnsi="Times New Roman" w:cs="Times New Roman"/>
        </w:rPr>
        <w:t xml:space="preserve"> (details in SI section 1.1, Fig. S1).</w:t>
      </w:r>
      <w:r w:rsidR="003B389D">
        <w:rPr>
          <w:rFonts w:ascii="Times New Roman" w:hAnsi="Times New Roman" w:cs="Times New Roman"/>
        </w:rPr>
        <w:t xml:space="preserve"> </w:t>
      </w:r>
      <w:r w:rsidR="00063789" w:rsidRPr="00944149">
        <w:rPr>
          <w:rFonts w:ascii="Times New Roman" w:hAnsi="Times New Roman" w:cs="Times New Roman"/>
        </w:rPr>
        <w:t>The previous investigation of the core EMT network by Lu and collaborators examined sub-modules of the network and various parameter ranges.</w:t>
      </w:r>
      <w:r w:rsidR="00024146" w:rsidRPr="00944149">
        <w:rPr>
          <w:rFonts w:ascii="Times New Roman" w:hAnsi="Times New Roman" w:cs="Times New Roman"/>
        </w:rPr>
        <w:t xml:space="preserve"> They</w:t>
      </w:r>
      <w:r w:rsidR="00E3507E" w:rsidRPr="00944149">
        <w:rPr>
          <w:rFonts w:ascii="Times New Roman" w:hAnsi="Times New Roman" w:cs="Times New Roman"/>
        </w:rPr>
        <w:t xml:space="preserve"> determined the mir-200/ZEB module was responsible for the </w:t>
      </w:r>
      <w:proofErr w:type="spellStart"/>
      <w:r w:rsidR="00E3507E" w:rsidRPr="00944149">
        <w:rPr>
          <w:rFonts w:ascii="Times New Roman" w:hAnsi="Times New Roman" w:cs="Times New Roman"/>
        </w:rPr>
        <w:t>tristability</w:t>
      </w:r>
      <w:proofErr w:type="spellEnd"/>
      <w:r w:rsidR="00E3507E" w:rsidRPr="00944149">
        <w:rPr>
          <w:rFonts w:ascii="Times New Roman" w:hAnsi="Times New Roman" w:cs="Times New Roman"/>
        </w:rPr>
        <w:t xml:space="preserve"> of the system whereas the mir-34/SNAIL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754B67" w:rsidRPr="00754B67">
            <w:rPr>
              <w:rFonts w:ascii="Times New Roman" w:eastAsia="Times New Roman" w:hAnsi="Times New Roman" w:cs="Times New Roman"/>
              <w:color w:val="000000"/>
            </w:rPr>
            <w:t>[7]</w:t>
          </w:r>
        </w:sdtContent>
      </w:sdt>
      <w:r w:rsidR="00E3507E" w:rsidRPr="00944149">
        <w:rPr>
          <w:rFonts w:ascii="Times New Roman" w:hAnsi="Times New Roman" w:cs="Times New Roman"/>
        </w:rPr>
        <w:t xml:space="preserve">. </w:t>
      </w:r>
      <w:r w:rsidR="00024146" w:rsidRPr="00944149">
        <w:rPr>
          <w:rFonts w:ascii="Times New Roman" w:hAnsi="Times New Roman" w:cs="Times New Roman"/>
        </w:rPr>
        <w:t xml:space="preserve">Additionally, the phenotypes </w:t>
      </w:r>
      <w:r w:rsidR="00C158D8" w:rsidRPr="00944149">
        <w:rPr>
          <w:rFonts w:ascii="Times New Roman" w:hAnsi="Times New Roman" w:cs="Times New Roman"/>
        </w:rPr>
        <w:t>of the</w:t>
      </w:r>
      <w:r w:rsidR="00023DFE">
        <w:rPr>
          <w:rFonts w:ascii="Times New Roman" w:hAnsi="Times New Roman" w:cs="Times New Roman"/>
        </w:rPr>
        <w:t xml:space="preserve"> </w:t>
      </w:r>
      <w:proofErr w:type="spellStart"/>
      <w:r w:rsidR="00023DFE">
        <w:rPr>
          <w:rFonts w:ascii="Times New Roman" w:hAnsi="Times New Roman" w:cs="Times New Roman"/>
        </w:rPr>
        <w:t>tristable</w:t>
      </w:r>
      <w:proofErr w:type="spellEnd"/>
      <w:r w:rsidR="00C158D8" w:rsidRPr="00944149">
        <w:rPr>
          <w:rFonts w:ascii="Times New Roman" w:hAnsi="Times New Roman" w:cs="Times New Roman"/>
        </w:rPr>
        <w:t xml:space="preserve"> EMT network</w:t>
      </w:r>
      <w:r w:rsidR="00024146" w:rsidRPr="00944149">
        <w:rPr>
          <w:rFonts w:ascii="Times New Roman" w:hAnsi="Times New Roman" w:cs="Times New Roman"/>
        </w:rPr>
        <w:t xml:space="preserve"> were correlated with the expression of mir-200 and ZEB mRNA</w:t>
      </w:r>
      <w:r w:rsidR="00C158D8" w:rsidRPr="00944149">
        <w:rPr>
          <w:rFonts w:ascii="Times New Roman" w:hAnsi="Times New Roman" w:cs="Times New Roman"/>
        </w:rPr>
        <w:t xml:space="preserve">; epithelial (E) </w:t>
      </w:r>
      <w:r w:rsidR="00514FC2" w:rsidRPr="00944149">
        <w:rPr>
          <w:rFonts w:ascii="Times New Roman" w:hAnsi="Times New Roman" w:cs="Times New Roman"/>
        </w:rPr>
        <w:t xml:space="preserve">with </w:t>
      </w:r>
      <w:r w:rsidR="00C158D8" w:rsidRPr="00944149">
        <w:rPr>
          <w:rFonts w:ascii="Times New Roman" w:hAnsi="Times New Roman" w:cs="Times New Roman"/>
        </w:rPr>
        <w:t>high mir200/low ZEB, mesenchymal (M)</w:t>
      </w:r>
      <w:r w:rsidR="00514FC2" w:rsidRPr="00944149">
        <w:rPr>
          <w:rFonts w:ascii="Times New Roman" w:hAnsi="Times New Roman" w:cs="Times New Roman"/>
        </w:rPr>
        <w:t xml:space="preserve"> with</w:t>
      </w:r>
      <w:r w:rsidR="00C158D8" w:rsidRPr="00944149">
        <w:rPr>
          <w:rFonts w:ascii="Times New Roman" w:hAnsi="Times New Roman" w:cs="Times New Roman"/>
        </w:rPr>
        <w:t xml:space="preserve"> low mir200/high ZEB</w:t>
      </w:r>
      <w:r w:rsidR="00514FC2" w:rsidRPr="00944149">
        <w:rPr>
          <w:rFonts w:ascii="Times New Roman" w:hAnsi="Times New Roman" w:cs="Times New Roman"/>
        </w:rPr>
        <w:t>, and E/M with intermediate mir-200/ZEB</w:t>
      </w:r>
      <w:r w:rsidR="007C2A46" w:rsidRPr="00944149">
        <w:rPr>
          <w:rFonts w:ascii="Times New Roman" w:hAnsi="Times New Roman" w:cs="Times New Roman"/>
        </w:rPr>
        <w:t xml:space="preserve"> (see Fig. 1A)</w:t>
      </w:r>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p>
    <w:p w14:paraId="478E52C7" w14:textId="3665BCF4" w:rsidR="00765A17" w:rsidRPr="00F36739" w:rsidRDefault="00765A17" w:rsidP="00944149">
      <w:pPr>
        <w:pStyle w:val="BodyText"/>
        <w:spacing w:line="480" w:lineRule="auto"/>
        <w:rPr>
          <w:rFonts w:ascii="Times New Roman" w:hAnsi="Times New Roman" w:cs="Times New Roman"/>
        </w:rPr>
      </w:pPr>
      <w:r>
        <w:rPr>
          <w:rFonts w:ascii="Times New Roman" w:hAnsi="Times New Roman" w:cs="Times New Roman"/>
        </w:rPr>
        <w:tab/>
        <w:t xml:space="preserve">The core metabolism network  - AMPK/HIF-1/ROS, </w:t>
      </w:r>
      <w:r w:rsidR="004F4F92">
        <w:rPr>
          <w:rFonts w:ascii="Times New Roman" w:hAnsi="Times New Roman" w:cs="Times New Roman"/>
        </w:rPr>
        <w:t>gave insight into mixed metabolic modes of glucose metabolism.</w:t>
      </w:r>
      <w:r w:rsidR="00765B9B">
        <w:rPr>
          <w:rFonts w:ascii="Times New Roman" w:hAnsi="Times New Roman" w:cs="Times New Roman"/>
        </w:rPr>
        <w:t xml:space="preserve"> In this circuit, the regulation of the production and degradation terms are mathematically represented as shifted Hill functions.</w:t>
      </w:r>
      <w:r w:rsidR="004F4F92">
        <w:rPr>
          <w:rFonts w:ascii="Times New Roman" w:hAnsi="Times New Roman" w:cs="Times New Roman"/>
        </w:rPr>
        <w:t xml:space="preserve"> </w:t>
      </w:r>
      <w:r w:rsidR="00BE005E">
        <w:rPr>
          <w:rFonts w:ascii="Times New Roman" w:hAnsi="Times New Roman" w:cs="Times New Roman"/>
        </w:rPr>
        <w:t>W</w:t>
      </w:r>
      <w:r w:rsidR="00BE005E" w:rsidRPr="00602FA5">
        <w:rPr>
          <w:rFonts w:ascii="Times New Roman" w:hAnsi="Times New Roman" w:cs="Times New Roman"/>
        </w:rPr>
        <w:t xml:space="preserve">ithin the metabolic regulatory network, there is </w:t>
      </w:r>
      <w:r w:rsidR="00540378">
        <w:rPr>
          <w:rFonts w:ascii="Times New Roman" w:hAnsi="Times New Roman" w:cs="Times New Roman"/>
        </w:rPr>
        <w:t xml:space="preserve">also </w:t>
      </w:r>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ins w:id="45" w:author="Madeline Galbraith" w:date="2022-04-26T11:40:00Z">
        <w:r w:rsidR="007E1951">
          <w:rPr>
            <w:rFonts w:ascii="Times New Roman" w:hAnsi="Times New Roman" w:cs="Times New Roman"/>
          </w:rPr>
          <w:t xml:space="preserve"> </w:t>
        </w:r>
      </w:ins>
      <w:r w:rsidR="00BE005E" w:rsidRPr="00602FA5">
        <w:rPr>
          <w:rFonts w:ascii="Times New Roman" w:hAnsi="Times New Roman" w:cs="Times New Roman"/>
        </w:rPr>
        <w:t xml:space="preserve">and AMPK which is modeled by a competition function </w:t>
      </w:r>
      <w:proofErr w:type="gramStart"/>
      <w:r w:rsidR="00BE005E" w:rsidRPr="00602FA5">
        <w:rPr>
          <w:rFonts w:ascii="Times New Roman" w:hAnsi="Times New Roman" w:cs="Times New Roman"/>
        </w:rPr>
        <w:t>similar to</w:t>
      </w:r>
      <w:proofErr w:type="gramEnd"/>
      <w:r w:rsidR="00BE005E" w:rsidRPr="00602FA5">
        <w:rPr>
          <w:rFonts w:ascii="Times New Roman" w:hAnsi="Times New Roman" w:cs="Times New Roman"/>
        </w:rPr>
        <w:t xml:space="preserve"> the shifted Hill function (details </w:t>
      </w:r>
      <w:r w:rsidR="00AE7340">
        <w:rPr>
          <w:rFonts w:ascii="Times New Roman" w:hAnsi="Times New Roman" w:cs="Times New Roman"/>
        </w:rPr>
        <w:t xml:space="preserve">and functional form </w:t>
      </w:r>
      <w:r w:rsidR="00BE005E" w:rsidRPr="00602FA5">
        <w:rPr>
          <w:rFonts w:ascii="Times New Roman" w:hAnsi="Times New Roman" w:cs="Times New Roman"/>
        </w:rPr>
        <w:t>in SI section 1.3).</w:t>
      </w:r>
      <w:r w:rsidR="00B33DC3">
        <w:rPr>
          <w:rFonts w:ascii="Times New Roman" w:hAnsi="Times New Roman" w:cs="Times New Roman"/>
        </w:rPr>
        <w:t xml:space="preserve"> Through this reduced circuit, Yu and collaborators were able to recover typical metabolic behavior of cancers </w:t>
      </w:r>
      <w:proofErr w:type="gramStart"/>
      <w:r w:rsidR="00B33DC3">
        <w:rPr>
          <w:rFonts w:ascii="Times New Roman" w:hAnsi="Times New Roman" w:cs="Times New Roman"/>
        </w:rPr>
        <w:t>and also</w:t>
      </w:r>
      <w:proofErr w:type="gramEnd"/>
      <w:r w:rsidR="00B33DC3">
        <w:rPr>
          <w:rFonts w:ascii="Times New Roman" w:hAnsi="Times New Roman" w:cs="Times New Roman"/>
        </w:rPr>
        <w:t xml:space="preserve"> identify a mixed metabolic</w:t>
      </w:r>
      <w:r w:rsidR="005823B8">
        <w:rPr>
          <w:rFonts w:ascii="Times New Roman" w:hAnsi="Times New Roman" w:cs="Times New Roman"/>
        </w:rPr>
        <w:t xml:space="preserve"> (W/O)</w:t>
      </w:r>
      <w:r w:rsidR="00B33DC3">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754B67" w:rsidRPr="00754B67">
            <w:rPr>
              <w:rFonts w:ascii="Times New Roman" w:eastAsia="Times New Roman" w:hAnsi="Times New Roman" w:cs="Times New Roman"/>
              <w:color w:val="000000"/>
            </w:rPr>
            <w:t>[25]</w:t>
          </w:r>
        </w:sdtContent>
      </w:sdt>
      <w:r w:rsidR="00B33DC3">
        <w:rPr>
          <w:rFonts w:ascii="Times New Roman" w:hAnsi="Times New Roman" w:cs="Times New Roman"/>
        </w:rPr>
        <w:t>.</w:t>
      </w:r>
      <w:r w:rsidR="008300BF">
        <w:rPr>
          <w:rFonts w:ascii="Times New Roman" w:hAnsi="Times New Roman" w:cs="Times New Roman"/>
        </w:rPr>
        <w:t xml:space="preserve"> The </w:t>
      </w:r>
      <w:proofErr w:type="spellStart"/>
      <w:r w:rsidR="008300BF">
        <w:rPr>
          <w:rFonts w:ascii="Times New Roman" w:hAnsi="Times New Roman" w:cs="Times New Roman"/>
        </w:rPr>
        <w:t>tristable</w:t>
      </w:r>
      <w:proofErr w:type="spellEnd"/>
      <w:r w:rsidR="008300BF">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1B)</w:t>
      </w:r>
      <w:r w:rsidR="008300BF">
        <w:rPr>
          <w:rFonts w:ascii="Times New Roman" w:hAnsi="Times New Roman" w:cs="Times New Roman"/>
        </w:rPr>
        <w:t>.</w:t>
      </w:r>
    </w:p>
    <w:p w14:paraId="68F30BAB" w14:textId="4D1941E0" w:rsidR="00E469AE" w:rsidRPr="00037377" w:rsidRDefault="00475712" w:rsidP="00F36739">
      <w:pPr>
        <w:pStyle w:val="FirstParagraph"/>
        <w:spacing w:line="480" w:lineRule="auto"/>
        <w:ind w:firstLine="720"/>
        <w:rPr>
          <w:rFonts w:ascii="Times New Roman" w:hAnsi="Times New Roman" w:cs="Times New Roman"/>
        </w:rPr>
      </w:pPr>
      <w:r>
        <w:rPr>
          <w:rFonts w:ascii="Times New Roman" w:hAnsi="Times New Roman" w:cs="Times New Roman"/>
        </w:rPr>
        <w:t xml:space="preserve">To couple the core EMT and metabolic networks we identified </w:t>
      </w:r>
      <w:proofErr w:type="spellStart"/>
      <w:r>
        <w:rPr>
          <w:rFonts w:ascii="Times New Roman" w:hAnsi="Times New Roman" w:cs="Times New Roman"/>
        </w:rPr>
        <w:t>crosstalks</w:t>
      </w:r>
      <w:proofErr w:type="spellEnd"/>
      <w:r>
        <w:rPr>
          <w:rFonts w:ascii="Times New Roman" w:hAnsi="Times New Roman" w:cs="Times New Roman"/>
        </w:rPr>
        <w:t xml:space="preserve"> between our core components</w:t>
      </w:r>
      <w:ins w:id="46" w:author="Madeline Galbraith" w:date="2022-04-26T12:23:00Z">
        <w:r w:rsidR="00112940">
          <w:rPr>
            <w:rFonts w:ascii="Times New Roman" w:hAnsi="Times New Roman" w:cs="Times New Roman"/>
          </w:rPr>
          <w:t xml:space="preserve"> (see Fig. 1C)</w:t>
        </w:r>
      </w:ins>
      <w:r>
        <w:rPr>
          <w:rFonts w:ascii="Times New Roman" w:hAnsi="Times New Roman" w:cs="Times New Roman"/>
        </w:rPr>
        <w:t xml:space="preserve">. </w:t>
      </w:r>
      <w:r w:rsidR="00AD7F58" w:rsidRPr="00F36739">
        <w:rPr>
          <w:rFonts w:ascii="Times New Roman" w:hAnsi="Times New Roman" w:cs="Times New Roman"/>
        </w:rPr>
        <w:t>Starting with the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754B67" w:rsidRPr="00754B67">
            <w:rPr>
              <w:rFonts w:ascii="Times New Roman" w:eastAsia="Times New Roman" w:hAnsi="Times New Roman" w:cs="Times New Roman"/>
              <w:color w:val="000000"/>
            </w:rPr>
            <w:t>[43–45]</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w:t>
      </w:r>
      <w:del w:id="47" w:author="Madeline Galbraith" w:date="2022-04-26T11:41:00Z">
        <w:r w:rsidR="00DE7FA5" w:rsidRPr="00602FA5" w:rsidDel="00022E63">
          <w:rPr>
            <w:rFonts w:ascii="Times New Roman" w:hAnsi="Times New Roman" w:cs="Times New Roman"/>
          </w:rPr>
          <w:delText xml:space="preserve">of </w:delText>
        </w:r>
      </w:del>
      <w:r w:rsidR="00AD7F58"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754B67" w:rsidRPr="00754B67">
            <w:rPr>
              <w:rFonts w:ascii="Times New Roman" w:eastAsia="Times New Roman" w:hAnsi="Times New Roman" w:cs="Times New Roman"/>
              <w:color w:val="000000"/>
            </w:rPr>
            <w:t>[46]</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754B67" w:rsidRPr="00754B67">
            <w:rPr>
              <w:rFonts w:ascii="Times New Roman" w:eastAsia="Times New Roman" w:hAnsi="Times New Roman" w:cs="Times New Roman"/>
              <w:color w:val="000000"/>
            </w:rPr>
            <w:t>[47,48]</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754B67" w:rsidRPr="00754B67">
            <w:rPr>
              <w:rFonts w:ascii="Times New Roman" w:eastAsia="Times New Roman" w:hAnsi="Times New Roman" w:cs="Times New Roman"/>
              <w:color w:val="000000"/>
            </w:rPr>
            <w:t>[43]</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754B67" w:rsidRPr="00754B67">
            <w:rPr>
              <w:rFonts w:ascii="Times New Roman" w:eastAsia="Times New Roman" w:hAnsi="Times New Roman" w:cs="Times New Roman"/>
              <w:color w:val="000000"/>
            </w:rPr>
            <w:t>[49]</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r w:rsidR="005506B5">
        <w:rPr>
          <w:rFonts w:ascii="Times New Roman" w:hAnsi="Times New Roman" w:cs="Times New Roman"/>
        </w:rPr>
        <w:t>HIF-1</w:t>
      </w:r>
      <w:r w:rsidR="005506B5"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754B67" w:rsidRPr="00754B67">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While mir-429 upregulates </w:t>
      </w:r>
      <w:r w:rsidR="005506B5">
        <w:rPr>
          <w:rFonts w:ascii="Times New Roman" w:hAnsi="Times New Roman" w:cs="Times New Roman"/>
        </w:rPr>
        <w:t>HIF-1</w:t>
      </w:r>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754B67" w:rsidRPr="00754B67">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754B67" w:rsidRPr="00754B67">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downregulate </w:t>
      </w:r>
      <w:r w:rsidR="005506B5">
        <w:rPr>
          <w:rFonts w:ascii="Times New Roman" w:hAnsi="Times New Roman" w:cs="Times New Roman"/>
        </w:rPr>
        <w:t>HIF-1</w:t>
      </w:r>
      <w:ins w:id="48" w:author="Madeline Galbraith" w:date="2022-04-26T11:41:00Z">
        <w:r w:rsidR="00022E63">
          <w:rPr>
            <w:rFonts w:ascii="Times New Roman" w:hAnsi="Times New Roman" w:cs="Times New Roman"/>
          </w:rPr>
          <w:t xml:space="preserve"> </w:t>
        </w:r>
      </w:ins>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r w:rsidR="005506B5">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754B67" w:rsidRPr="00754B67">
            <w:rPr>
              <w:rFonts w:ascii="Times New Roman" w:eastAsia="Times New Roman" w:hAnsi="Times New Roman" w:cs="Times New Roman"/>
              <w:color w:val="000000"/>
            </w:rPr>
            <w:t>[51]</w:t>
          </w:r>
        </w:sdtContent>
      </w:sdt>
      <w:r w:rsidR="00AD7F58" w:rsidRPr="00602FA5">
        <w:rPr>
          <w:rFonts w:ascii="Times New Roman" w:hAnsi="Times New Roman" w:cs="Times New Roman"/>
        </w:rPr>
        <w:t>. The inhibition of mir-200b by</w:t>
      </w:r>
      <w:r w:rsidR="005506B5" w:rsidRPr="005506B5">
        <w:rPr>
          <w:rFonts w:ascii="Times New Roman" w:hAnsi="Times New Roman" w:cs="Times New Roman"/>
        </w:rPr>
        <w:t xml:space="preserve"> </w:t>
      </w:r>
      <w:r w:rsidR="005506B5">
        <w:rPr>
          <w:rFonts w:ascii="Times New Roman" w:hAnsi="Times New Roman" w:cs="Times New Roman"/>
        </w:rPr>
        <w:t>HIF-1</w:t>
      </w:r>
      <w:ins w:id="49" w:author="Madeline Galbraith" w:date="2022-04-26T11:42:00Z">
        <w:r w:rsidR="00022E63">
          <w:rPr>
            <w:rFonts w:ascii="Times New Roman" w:hAnsi="Times New Roman" w:cs="Times New Roman"/>
          </w:rPr>
          <w:t xml:space="preserve"> </w:t>
        </w:r>
      </w:ins>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754B67" w:rsidRPr="00754B67">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r w:rsidR="005506B5">
        <w:rPr>
          <w:rFonts w:ascii="Times New Roman" w:hAnsi="Times New Roman" w:cs="Times New Roman"/>
        </w:rPr>
        <w:t>HIF-1</w:t>
      </w:r>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r w:rsidR="005506B5">
        <w:rPr>
          <w:rFonts w:ascii="Times New Roman" w:hAnsi="Times New Roman" w:cs="Times New Roman"/>
        </w:rPr>
        <w:t>HIF-1</w:t>
      </w:r>
      <w:ins w:id="50" w:author="Madeline Galbraith" w:date="2022-04-26T11:42:00Z">
        <w:r w:rsidR="00022E63">
          <w:rPr>
            <w:rFonts w:ascii="Times New Roman" w:hAnsi="Times New Roman" w:cs="Times New Roman"/>
          </w:rPr>
          <w:t xml:space="preserve"> </w:t>
        </w:r>
      </w:ins>
      <w:r w:rsidR="00AD7F58" w:rsidRPr="00602FA5">
        <w:rPr>
          <w:rFonts w:ascii="Times New Roman" w:hAnsi="Times New Roman" w:cs="Times New Roman"/>
        </w:rPr>
        <w:t xml:space="preserve">can upregulate </w:t>
      </w:r>
      <w:r w:rsidR="00D031C0">
        <w:t>SNAIL</w:t>
      </w:r>
      <w:r w:rsidR="00D031C0" w:rsidRPr="00602FA5"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754B67" w:rsidRPr="00754B67">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The production of </w:t>
      </w:r>
      <w:r w:rsidR="00D031C0">
        <w:t>SNAIL</w:t>
      </w:r>
      <w:r w:rsidR="00D031C0" w:rsidRPr="00602FA5" w:rsidDel="00D031C0">
        <w:rPr>
          <w:rFonts w:ascii="Times New Roman" w:hAnsi="Times New Roman" w:cs="Times New Roman"/>
        </w:rPr>
        <w:t xml:space="preserve"> </w:t>
      </w:r>
      <w:r w:rsidR="00AD7F58" w:rsidRPr="00602FA5">
        <w:rPr>
          <w:rFonts w:ascii="Times New Roman" w:hAnsi="Times New Roman" w:cs="Times New Roman"/>
        </w:rPr>
        <w:t xml:space="preserve">is also </w:t>
      </w:r>
      <w:del w:id="51" w:author="Madeline Galbraith" w:date="2022-04-26T12:02:00Z">
        <w:r w:rsidR="00AD7F58" w:rsidRPr="00602FA5" w:rsidDel="00230C9A">
          <w:rPr>
            <w:rFonts w:ascii="Times New Roman" w:hAnsi="Times New Roman" w:cs="Times New Roman"/>
          </w:rPr>
          <w:delText>regulated by</w:delText>
        </w:r>
      </w:del>
      <w:ins w:id="52" w:author="Madeline Galbraith" w:date="2022-04-26T12:02:00Z">
        <w:r w:rsidR="00230C9A">
          <w:rPr>
            <w:rFonts w:ascii="Times New Roman" w:hAnsi="Times New Roman" w:cs="Times New Roman"/>
          </w:rPr>
          <w:t>a downstream target of</w:t>
        </w:r>
      </w:ins>
      <w:r w:rsidR="00AD7F58" w:rsidRPr="00602FA5">
        <w:rPr>
          <w:rFonts w:ascii="Times New Roman" w:hAnsi="Times New Roman" w:cs="Times New Roman"/>
        </w:rPr>
        <w:t xml:space="preserve"> AMPK</w:t>
      </w:r>
      <w:ins w:id="53" w:author="Madeline Galbraith" w:date="2022-04-26T11:59:00Z">
        <w:r w:rsidR="00230C9A">
          <w:rPr>
            <w:rFonts w:ascii="Times New Roman" w:hAnsi="Times New Roman" w:cs="Times New Roman"/>
          </w:rPr>
          <w:t xml:space="preserve">. </w:t>
        </w:r>
      </w:ins>
      <w:ins w:id="54" w:author="Madeline Galbraith" w:date="2022-04-26T12:01:00Z">
        <w:r w:rsidR="00230C9A">
          <w:rPr>
            <w:rFonts w:ascii="Times New Roman" w:hAnsi="Times New Roman" w:cs="Times New Roman"/>
          </w:rPr>
          <w:t>Once FOXO3 is activated by AMPK, it represses the production of SNAIL</w:t>
        </w:r>
      </w:ins>
      <w:del w:id="55" w:author="Madeline Galbraith" w:date="2022-04-26T12:01:00Z">
        <w:r w:rsidR="00AD7F58" w:rsidRPr="00602FA5" w:rsidDel="00230C9A">
          <w:rPr>
            <w:rFonts w:ascii="Times New Roman" w:hAnsi="Times New Roman" w:cs="Times New Roman"/>
          </w:rPr>
          <w:delText xml:space="preserve"> through an </w:delText>
        </w:r>
      </w:del>
      <w:commentRangeStart w:id="56"/>
      <w:commentRangeEnd w:id="56"/>
      <w:r w:rsidR="00676704">
        <w:rPr>
          <w:rStyle w:val="CommentReference"/>
        </w:rPr>
        <w:commentReference w:id="56"/>
      </w:r>
      <w:del w:id="57" w:author="Madeline Galbraith" w:date="2022-04-26T12:01:00Z">
        <w:r w:rsidR="00AD7F58" w:rsidRPr="00602FA5" w:rsidDel="00230C9A">
          <w:rPr>
            <w:rFonts w:ascii="Times New Roman" w:hAnsi="Times New Roman" w:cs="Times New Roman"/>
          </w:rPr>
          <w:delText xml:space="preserve">inhibitory </w:delText>
        </w:r>
        <w:r w:rsidR="00DE7FA5" w:rsidRPr="00602FA5" w:rsidDel="00230C9A">
          <w:rPr>
            <w:rFonts w:ascii="Times New Roman" w:hAnsi="Times New Roman" w:cs="Times New Roman"/>
          </w:rPr>
          <w:delText>link</w:delText>
        </w:r>
      </w:del>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754B67" w:rsidRPr="00754B67">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w:t>
      </w:r>
      <w:ins w:id="58" w:author="Madeline Galbraith" w:date="2022-04-26T12:16:00Z">
        <w:r w:rsidR="00CB3C1F">
          <w:rPr>
            <w:rFonts w:ascii="Times New Roman" w:hAnsi="Times New Roman" w:cs="Times New Roman"/>
          </w:rPr>
          <w:t xml:space="preserve">Similarly, Zeb is a </w:t>
        </w:r>
      </w:ins>
      <w:ins w:id="59" w:author="Madeline Galbraith" w:date="2022-04-26T12:17:00Z">
        <w:r w:rsidR="00CB3C1F">
          <w:rPr>
            <w:rFonts w:ascii="Times New Roman" w:hAnsi="Times New Roman" w:cs="Times New Roman"/>
          </w:rPr>
          <w:t xml:space="preserve">downstream target of </w:t>
        </w:r>
      </w:ins>
      <w:r w:rsidR="00AD7F58" w:rsidRPr="00602FA5">
        <w:rPr>
          <w:rFonts w:ascii="Times New Roman" w:hAnsi="Times New Roman" w:cs="Times New Roman"/>
        </w:rPr>
        <w:t>AMPK</w:t>
      </w:r>
      <w:ins w:id="60" w:author="Madeline Galbraith" w:date="2022-04-26T12:17:00Z">
        <w:r w:rsidR="00CB3C1F">
          <w:rPr>
            <w:rFonts w:ascii="Times New Roman" w:hAnsi="Times New Roman" w:cs="Times New Roman"/>
          </w:rPr>
          <w:t xml:space="preserve">, and ZEB production is </w:t>
        </w:r>
      </w:ins>
      <w:ins w:id="61" w:author="Madeline Galbraith" w:date="2022-04-26T12:18:00Z">
        <w:r w:rsidR="00C62A62">
          <w:rPr>
            <w:rFonts w:ascii="Times New Roman" w:hAnsi="Times New Roman" w:cs="Times New Roman"/>
          </w:rPr>
          <w:t>inhibited</w:t>
        </w:r>
      </w:ins>
      <w:ins w:id="62" w:author="Madeline Galbraith" w:date="2022-04-26T12:17:00Z">
        <w:r w:rsidR="00CB3C1F">
          <w:rPr>
            <w:rFonts w:ascii="Times New Roman" w:hAnsi="Times New Roman" w:cs="Times New Roman"/>
          </w:rPr>
          <w:t xml:space="preserve"> by FOXO</w:t>
        </w:r>
      </w:ins>
      <w:r w:rsidR="00AD7F58" w:rsidRPr="00602FA5">
        <w:rPr>
          <w:rFonts w:ascii="Times New Roman" w:hAnsi="Times New Roman" w:cs="Times New Roman"/>
        </w:rPr>
        <w:t xml:space="preserve"> </w:t>
      </w:r>
      <w:del w:id="63" w:author="Madeline Galbraith" w:date="2022-04-26T12:18:00Z">
        <w:r w:rsidR="00AD7F58" w:rsidRPr="00602FA5" w:rsidDel="00C62A62">
          <w:rPr>
            <w:rFonts w:ascii="Times New Roman" w:hAnsi="Times New Roman" w:cs="Times New Roman"/>
          </w:rPr>
          <w:delText xml:space="preserve">also represses the </w:delText>
        </w:r>
      </w:del>
      <w:commentRangeStart w:id="64"/>
      <w:commentRangeEnd w:id="64"/>
      <w:r w:rsidR="00676704">
        <w:rPr>
          <w:rStyle w:val="CommentReference"/>
        </w:rPr>
        <w:commentReference w:id="64"/>
      </w:r>
      <w:del w:id="65" w:author="Madeline Galbraith" w:date="2022-04-26T12:18:00Z">
        <w:r w:rsidR="00AD7F58" w:rsidRPr="00602FA5" w:rsidDel="00C62A62">
          <w:rPr>
            <w:rFonts w:ascii="Times New Roman" w:hAnsi="Times New Roman" w:cs="Times New Roman"/>
          </w:rPr>
          <w:delText xml:space="preserve">production of </w:delText>
        </w:r>
        <w:r w:rsidR="00D031C0" w:rsidDel="00C62A62">
          <w:rPr>
            <w:rFonts w:ascii="Times New Roman" w:hAnsi="Times New Roman" w:cs="Times New Roman"/>
          </w:rPr>
          <w:delText>ZEB1</w:delText>
        </w:r>
        <w:r w:rsidR="00D031C0" w:rsidRPr="00602FA5" w:rsidDel="00C62A62">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754B67" w:rsidRPr="00754B67">
            <w:rPr>
              <w:rFonts w:ascii="Times New Roman" w:eastAsia="Times New Roman" w:hAnsi="Times New Roman" w:cs="Times New Roman"/>
              <w:color w:val="000000"/>
            </w:rPr>
            <w:t>[55,56]</w:t>
          </w:r>
        </w:sdtContent>
      </w:sdt>
      <w:r w:rsidR="00AD7F58" w:rsidRPr="00602FA5">
        <w:rPr>
          <w:rFonts w:ascii="Times New Roman" w:hAnsi="Times New Roman" w:cs="Times New Roman"/>
        </w:rPr>
        <w:t>. Additionally,</w:t>
      </w:r>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754B67" w:rsidRPr="00754B67">
            <w:rPr>
              <w:rFonts w:ascii="Times New Roman" w:eastAsia="Times New Roman" w:hAnsi="Times New Roman" w:cs="Times New Roman"/>
              <w:color w:val="000000"/>
            </w:rPr>
            <w:t>[57–61]</w:t>
          </w:r>
        </w:sdtContent>
      </w:sdt>
      <w:r w:rsidR="00AD7F58" w:rsidRPr="00602FA5">
        <w:rPr>
          <w:rFonts w:ascii="Times New Roman" w:hAnsi="Times New Roman" w:cs="Times New Roman"/>
        </w:rPr>
        <w:t>.</w:t>
      </w:r>
      <w:ins w:id="66" w:author="Madeline Galbraith" w:date="2022-04-22T17:07:00Z">
        <w:r w:rsidR="001E68E7">
          <w:rPr>
            <w:rFonts w:ascii="Times New Roman" w:hAnsi="Times New Roman" w:cs="Times New Roman"/>
          </w:rPr>
          <w:t xml:space="preserve"> Please refer to supplementary Table </w:t>
        </w:r>
      </w:ins>
      <w:ins w:id="67" w:author="Madeline Galbraith" w:date="2022-04-26T12:19:00Z">
        <w:r w:rsidR="00C62A62">
          <w:rPr>
            <w:rFonts w:ascii="Times New Roman" w:hAnsi="Times New Roman" w:cs="Times New Roman"/>
          </w:rPr>
          <w:t>S</w:t>
        </w:r>
      </w:ins>
      <w:ins w:id="68" w:author="Madeline Galbraith" w:date="2022-04-22T17:07:00Z">
        <w:r w:rsidR="001E68E7">
          <w:rPr>
            <w:rFonts w:ascii="Times New Roman" w:hAnsi="Times New Roman" w:cs="Times New Roman"/>
          </w:rPr>
          <w:t xml:space="preserve">? for a detailed description of all </w:t>
        </w:r>
        <w:proofErr w:type="spellStart"/>
        <w:r w:rsidR="001E68E7">
          <w:rPr>
            <w:rFonts w:ascii="Times New Roman" w:hAnsi="Times New Roman" w:cs="Times New Roman"/>
          </w:rPr>
          <w:t>crosstalks</w:t>
        </w:r>
        <w:proofErr w:type="spellEnd"/>
        <w:r w:rsidR="001E68E7">
          <w:rPr>
            <w:rFonts w:ascii="Times New Roman" w:hAnsi="Times New Roman" w:cs="Times New Roman"/>
          </w:rPr>
          <w:t xml:space="preserve">. </w:t>
        </w:r>
      </w:ins>
    </w:p>
    <w:p w14:paraId="4F139EE0" w14:textId="12AFC9FD" w:rsidR="00E469AE" w:rsidRPr="00602FA5" w:rsidDel="008500B7" w:rsidRDefault="00AD7F58" w:rsidP="008500B7">
      <w:pPr>
        <w:pStyle w:val="BodyText"/>
        <w:spacing w:line="480" w:lineRule="auto"/>
        <w:ind w:firstLine="720"/>
        <w:rPr>
          <w:del w:id="69" w:author="Madeline Galbraith" w:date="2022-04-25T15:03:00Z"/>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r w:rsidR="008E27F2" w:rsidRPr="00602FA5" w:rsidDel="008E27F2">
        <w:rPr>
          <w:rFonts w:ascii="Times New Roman" w:hAnsi="Times New Roman" w:cs="Times New Roman"/>
        </w:rPr>
        <w:t xml:space="preserve"> </w:t>
      </w:r>
      <w:del w:id="70" w:author="Madeline Galbraith" w:date="2022-04-25T15:03:00Z">
        <w:r w:rsidRPr="00602FA5" w:rsidDel="008500B7">
          <w:rPr>
            <w:rFonts w:ascii="Times New Roman" w:hAnsi="Times New Roman" w:cs="Times New Roman"/>
          </w:rPr>
          <w:delText xml:space="preserve"> </w:delText>
        </w:r>
      </w:del>
      <w:r w:rsidRPr="00602FA5">
        <w:rPr>
          <w:rFonts w:ascii="Times New Roman" w:hAnsi="Times New Roman" w:cs="Times New Roman"/>
        </w:rPr>
        <w:t xml:space="preserve">The full equations for </w:t>
      </w:r>
      <w:r w:rsidR="008E27F2">
        <w:rPr>
          <w:rFonts w:ascii="Times New Roman" w:hAnsi="Times New Roman" w:cs="Times New Roman"/>
        </w:rPr>
        <w:t xml:space="preserve">the dynamics of </w:t>
      </w:r>
      <w:r w:rsidRPr="00602FA5">
        <w:rPr>
          <w:rFonts w:ascii="Times New Roman" w:hAnsi="Times New Roman" w:cs="Times New Roman"/>
        </w:rPr>
        <w:t>all components of the circuit are given in SI Section 1.4 and the parameters along with a brief explanation are given in SI Section 1.5.</w:t>
      </w:r>
      <w:commentRangeStart w:id="71"/>
      <w:r w:rsidRPr="00602FA5">
        <w:rPr>
          <w:rFonts w:ascii="Times New Roman" w:hAnsi="Times New Roman" w:cs="Times New Roman"/>
        </w:rPr>
        <w:t xml:space="preserve"> </w:t>
      </w:r>
      <w:del w:id="72" w:author="Madeline Galbraith" w:date="2022-04-25T15:01:00Z">
        <w:r w:rsidRPr="00602FA5" w:rsidDel="006640B2">
          <w:rPr>
            <w:rFonts w:ascii="Times New Roman" w:hAnsi="Times New Roman" w:cs="Times New Roman"/>
          </w:rPr>
          <w:delText>Unless specified, all crosstalks are assumed to be in the inactive state</w:delText>
        </w:r>
        <w:r w:rsidR="00D26C5C" w:rsidRPr="00602FA5" w:rsidDel="006640B2">
          <w:rPr>
            <w:rFonts w:ascii="Times New Roman" w:hAnsi="Times New Roman" w:cs="Times New Roman"/>
          </w:rPr>
          <w:delText xml:space="preserve">; inactive means specifically that </w:delText>
        </w:r>
        <w:r w:rsidRPr="00602FA5" w:rsidDel="006640B2">
          <w:rPr>
            <w:rFonts w:ascii="Times New Roman" w:hAnsi="Times New Roman" w:cs="Times New Roman"/>
          </w:rPr>
          <w:delText>the fold</w:delText>
        </w:r>
        <w:r w:rsidR="00D26C5C" w:rsidRPr="00602FA5" w:rsidDel="006640B2">
          <w:rPr>
            <w:rFonts w:ascii="Times New Roman" w:hAnsi="Times New Roman" w:cs="Times New Roman"/>
          </w:rPr>
          <w:delText xml:space="preserve"> </w:delText>
        </w:r>
        <w:r w:rsidRPr="00602FA5" w:rsidDel="006640B2">
          <w:rPr>
            <w:rFonts w:ascii="Times New Roman" w:hAnsi="Times New Roman" w:cs="Times New Roman"/>
          </w:rPr>
          <w:delText xml:space="preserve">change, </w:delText>
        </w:r>
      </w:del>
      <m:oMath>
        <m:r>
          <w:del w:id="73" w:author="Madeline Galbraith" w:date="2022-04-25T15:01:00Z">
            <w:rPr>
              <w:rFonts w:ascii="Cambria Math" w:hAnsi="Cambria Math" w:cs="Times New Roman"/>
            </w:rPr>
            <m:t>λ</m:t>
          </w:del>
        </m:r>
      </m:oMath>
      <w:del w:id="74" w:author="Madeline Galbraith" w:date="2022-04-25T15:01:00Z">
        <w:r w:rsidRPr="00602FA5" w:rsidDel="006640B2">
          <w:rPr>
            <w:rFonts w:ascii="Times New Roman" w:hAnsi="Times New Roman" w:cs="Times New Roman"/>
          </w:rPr>
          <w:delText xml:space="preserve">, of </w:delText>
        </w:r>
        <w:r w:rsidR="00D26C5C" w:rsidRPr="00602FA5" w:rsidDel="006640B2">
          <w:rPr>
            <w:rFonts w:ascii="Times New Roman" w:hAnsi="Times New Roman" w:cs="Times New Roman"/>
          </w:rPr>
          <w:delText>all</w:delText>
        </w:r>
        <w:r w:rsidRPr="00602FA5" w:rsidDel="006640B2">
          <w:rPr>
            <w:rFonts w:ascii="Times New Roman" w:hAnsi="Times New Roman" w:cs="Times New Roman"/>
          </w:rPr>
          <w:delText xml:space="preserve"> crosstalk</w:delText>
        </w:r>
        <w:r w:rsidR="00D26C5C" w:rsidRPr="00602FA5" w:rsidDel="006640B2">
          <w:rPr>
            <w:rFonts w:ascii="Times New Roman" w:hAnsi="Times New Roman" w:cs="Times New Roman"/>
          </w:rPr>
          <w:delText>s</w:delText>
        </w:r>
        <w:r w:rsidRPr="00602FA5" w:rsidDel="006640B2">
          <w:rPr>
            <w:rFonts w:ascii="Times New Roman" w:hAnsi="Times New Roman" w:cs="Times New Roman"/>
          </w:rPr>
          <w:delText xml:space="preserve"> </w:delText>
        </w:r>
        <w:r w:rsidR="00D26C5C" w:rsidRPr="00602FA5" w:rsidDel="006640B2">
          <w:rPr>
            <w:rFonts w:ascii="Times New Roman" w:hAnsi="Times New Roman" w:cs="Times New Roman"/>
          </w:rPr>
          <w:delText>are</w:delText>
        </w:r>
        <w:r w:rsidRPr="00602FA5" w:rsidDel="006640B2">
          <w:rPr>
            <w:rFonts w:ascii="Times New Roman" w:hAnsi="Times New Roman" w:cs="Times New Roman"/>
          </w:rPr>
          <w:delText xml:space="preserve"> equal to one </w:delText>
        </w:r>
        <w:r w:rsidR="004E0DF6" w:rsidRPr="00602FA5" w:rsidDel="006640B2">
          <w:rPr>
            <w:rFonts w:ascii="Times New Roman" w:hAnsi="Times New Roman" w:cs="Times New Roman"/>
          </w:rPr>
          <w:delText xml:space="preserve">and </w:delText>
        </w:r>
      </w:del>
      <w:del w:id="75"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del w:id="76" w:author="Madeline Galbraith" w:date="2022-04-25T15:01:00Z">
        <w:r w:rsidR="004E0DF6" w:rsidRPr="00602FA5" w:rsidDel="006640B2">
          <w:rPr>
            <w:rFonts w:ascii="Times New Roman" w:hAnsi="Times New Roman" w:cs="Times New Roman"/>
          </w:rPr>
          <w:delText xml:space="preserve"> </w:delText>
        </w:r>
      </w:del>
      <m:oMath>
        <m:sSub>
          <m:sSubPr>
            <m:ctrlPr>
              <w:del w:id="77" w:author="Madeline Galbraith" w:date="2022-04-25T15:01:00Z">
                <w:rPr>
                  <w:rFonts w:ascii="Cambria Math" w:hAnsi="Cambria Math" w:cs="Times New Roman"/>
                </w:rPr>
              </w:del>
            </m:ctrlPr>
          </m:sSubPr>
          <m:e>
            <m:r>
              <w:del w:id="78" w:author="Madeline Galbraith" w:date="2022-04-25T15:01:00Z">
                <w:rPr>
                  <w:rFonts w:ascii="Cambria Math" w:hAnsi="Cambria Math" w:cs="Times New Roman"/>
                </w:rPr>
                <m:t>μ</m:t>
              </w:del>
            </m:r>
          </m:e>
          <m:sub>
            <m:r>
              <w:del w:id="79" w:author="Madeline Galbraith" w:date="2022-04-25T15:01:00Z">
                <w:rPr>
                  <w:rFonts w:ascii="Cambria Math" w:hAnsi="Cambria Math" w:cs="Times New Roman"/>
                </w:rPr>
                <m:t>200</m:t>
              </w:del>
            </m:r>
          </m:sub>
        </m:sSub>
      </m:oMath>
      <w:del w:id="80" w:author="Madeline Galbraith" w:date="2022-04-25T15:01:00Z">
        <w:r w:rsidR="004E0DF6" w:rsidRPr="00602FA5" w:rsidDel="006640B2">
          <w:rPr>
            <w:rFonts w:ascii="Times New Roman" w:eastAsiaTheme="minorEastAsia" w:hAnsi="Times New Roman" w:cs="Times New Roman"/>
          </w:rPr>
          <w:delText xml:space="preserve"> </w:delText>
        </w:r>
      </w:del>
      <w:del w:id="81" w:author="Madeline Galbraith" w:date="2022-04-12T15:33:00Z">
        <w:r w:rsidR="00D26C5C" w:rsidRPr="00602FA5" w:rsidDel="002B530C">
          <w:rPr>
            <w:rFonts w:ascii="Times New Roman" w:eastAsiaTheme="minorEastAsia" w:hAnsi="Times New Roman" w:cs="Times New Roman"/>
          </w:rPr>
          <w:delText xml:space="preserve">is obtained </w:delText>
        </w:r>
      </w:del>
      <w:del w:id="82" w:author="Madeline Galbraith" w:date="2022-04-25T15:01:00Z">
        <w:r w:rsidR="004E0DF6" w:rsidRPr="00602FA5" w:rsidDel="006640B2">
          <w:rPr>
            <w:rFonts w:ascii="Times New Roman" w:eastAsiaTheme="minorEastAsia" w:hAnsi="Times New Roman" w:cs="Times New Roman"/>
          </w:rPr>
          <w:delText>by setting the</w:delText>
        </w:r>
        <w:commentRangeStart w:id="83"/>
        <w:commentRangeStart w:id="84"/>
        <w:r w:rsidRPr="00602FA5" w:rsidDel="006640B2">
          <w:rPr>
            <w:rFonts w:ascii="Times New Roman" w:hAnsi="Times New Roman" w:cs="Times New Roman"/>
          </w:rPr>
          <w:delText xml:space="preserve"> </w:delText>
        </w:r>
        <w:commentRangeStart w:id="85"/>
        <w:r w:rsidRPr="00602FA5" w:rsidDel="006640B2">
          <w:rPr>
            <w:rFonts w:ascii="Times New Roman" w:hAnsi="Times New Roman" w:cs="Times New Roman"/>
          </w:rPr>
          <w:delText xml:space="preserve">value of </w:delText>
        </w:r>
      </w:del>
      <m:oMath>
        <m:sSub>
          <m:sSubPr>
            <m:ctrlPr>
              <w:del w:id="86" w:author="Madeline Galbraith" w:date="2022-04-12T15:33:00Z">
                <w:rPr>
                  <w:rFonts w:ascii="Cambria Math" w:hAnsi="Cambria Math" w:cs="Times New Roman"/>
                </w:rPr>
              </w:del>
            </m:ctrlPr>
          </m:sSubPr>
          <m:e>
            <m:r>
              <w:del w:id="87" w:author="Madeline Galbraith" w:date="2022-04-12T15:33:00Z">
                <w:rPr>
                  <w:rFonts w:ascii="Cambria Math" w:hAnsi="Cambria Math" w:cs="Times New Roman"/>
                </w:rPr>
                <m:t>μ</m:t>
              </w:del>
            </m:r>
          </m:e>
          <m:sub>
            <m:r>
              <w:del w:id="88" w:author="Madeline Galbraith" w:date="2022-04-12T15:33:00Z">
                <w:rPr>
                  <w:rFonts w:ascii="Cambria Math" w:hAnsi="Cambria Math" w:cs="Times New Roman"/>
                </w:rPr>
                <m:t>200</m:t>
              </w:del>
            </m:r>
          </m:sub>
        </m:sSub>
        <m:r>
          <w:del w:id="89" w:author="Madeline Galbraith" w:date="2022-04-12T15:33:00Z">
            <w:rPr>
              <w:rFonts w:ascii="Cambria Math" w:hAnsi="Cambria Math" w:cs="Times New Roman"/>
            </w:rPr>
            <m:t>=0</m:t>
          </w:del>
        </m:r>
      </m:oMath>
      <w:del w:id="90" w:author="Madeline Galbraith" w:date="2022-04-12T15:33:00Z">
        <w:r w:rsidRPr="00602FA5" w:rsidDel="002B530C">
          <w:rPr>
            <w:rFonts w:ascii="Times New Roman" w:hAnsi="Times New Roman" w:cs="Times New Roman"/>
          </w:rPr>
          <w:delText xml:space="preserve"> </w:delText>
        </w:r>
      </w:del>
      <w:commentRangeEnd w:id="85"/>
      <w:del w:id="91" w:author="Madeline Galbraith" w:date="2022-04-25T15:01:00Z">
        <w:r w:rsidR="00D26C5C" w:rsidRPr="00602FA5" w:rsidDel="006640B2">
          <w:rPr>
            <w:rStyle w:val="CommentReference"/>
            <w:rFonts w:ascii="Times New Roman" w:hAnsi="Times New Roman" w:cs="Times New Roman"/>
            <w:sz w:val="24"/>
            <w:szCs w:val="24"/>
          </w:rPr>
          <w:commentReference w:id="85"/>
        </w:r>
      </w:del>
      <w:del w:id="92" w:author="Madeline Galbraith" w:date="2022-04-12T15:33:00Z">
        <w:r w:rsidRPr="00602FA5" w:rsidDel="002B530C">
          <w:rPr>
            <w:rFonts w:ascii="Times New Roman" w:hAnsi="Times New Roman" w:cs="Times New Roman"/>
          </w:rPr>
          <w:delText xml:space="preserve"> </w:delText>
        </w:r>
      </w:del>
      <w:commentRangeEnd w:id="83"/>
      <w:commentRangeEnd w:id="84"/>
      <w:del w:id="93" w:author="Madeline Galbraith" w:date="2022-04-25T15:01:00Z">
        <w:r w:rsidR="00E462F4" w:rsidRPr="00602FA5" w:rsidDel="006640B2">
          <w:rPr>
            <w:rStyle w:val="CommentReference"/>
            <w:rFonts w:ascii="Times New Roman" w:hAnsi="Times New Roman" w:cs="Times New Roman"/>
            <w:sz w:val="24"/>
            <w:szCs w:val="24"/>
          </w:rPr>
          <w:commentReference w:id="83"/>
        </w:r>
        <w:r w:rsidR="002A29C2" w:rsidRPr="00602FA5" w:rsidDel="006640B2">
          <w:rPr>
            <w:rStyle w:val="CommentReference"/>
            <w:rFonts w:ascii="Times New Roman" w:hAnsi="Times New Roman" w:cs="Times New Roman"/>
            <w:sz w:val="24"/>
            <w:szCs w:val="24"/>
          </w:rPr>
          <w:commentReference w:id="84"/>
        </w:r>
      </w:del>
      <w:del w:id="94" w:author="Madeline Galbraith" w:date="2022-03-07T11:24:00Z">
        <w:r w:rsidR="00DE2325" w:rsidRPr="00602FA5" w:rsidDel="00DE2325">
          <w:rPr>
            <w:rFonts w:ascii="Times New Roman" w:hAnsi="Times New Roman" w:cs="Times New Roman"/>
          </w:rPr>
          <w:delText xml:space="preserve"> </w:delText>
        </w:r>
      </w:del>
      <w:del w:id="95" w:author="Madeline Galbraith" w:date="2022-04-12T15:33:00Z">
        <w:r w:rsidRPr="00602FA5" w:rsidDel="002B530C">
          <w:rPr>
            <w:rFonts w:ascii="Times New Roman" w:hAnsi="Times New Roman" w:cs="Times New Roman"/>
          </w:rPr>
          <w:delText xml:space="preserve"> </w:delText>
        </w:r>
      </w:del>
      <m:oMath>
        <m:sSub>
          <m:sSubPr>
            <m:ctrlPr>
              <w:del w:id="96" w:author="Madeline Galbraith" w:date="2022-04-25T15:01:00Z">
                <w:rPr>
                  <w:rFonts w:ascii="Cambria Math" w:hAnsi="Cambria Math" w:cs="Times New Roman"/>
                </w:rPr>
              </w:del>
            </m:ctrlPr>
          </m:sSubPr>
          <m:e>
            <m:r>
              <w:del w:id="97" w:author="Madeline Galbraith" w:date="2022-04-25T15:01:00Z">
                <w:rPr>
                  <w:rFonts w:ascii="Cambria Math" w:hAnsi="Cambria Math" w:cs="Times New Roman"/>
                </w:rPr>
                <m:t>L</m:t>
              </w:del>
            </m:r>
          </m:e>
          <m:sub>
            <m:r>
              <w:del w:id="98" w:author="Madeline Galbraith" w:date="2022-04-25T15:01:00Z">
                <w:rPr>
                  <w:rFonts w:ascii="Cambria Math" w:hAnsi="Cambria Math" w:cs="Times New Roman"/>
                </w:rPr>
                <m:t>h</m:t>
              </w:del>
            </m:r>
          </m:sub>
        </m:sSub>
      </m:oMath>
      <w:del w:id="99" w:author="Madeline Galbraith" w:date="2022-04-25T15:01:00Z">
        <w:r w:rsidRPr="00602FA5" w:rsidDel="006640B2">
          <w:rPr>
            <w:rFonts w:ascii="Times New Roman" w:hAnsi="Times New Roman" w:cs="Times New Roman"/>
          </w:rPr>
          <w:delText xml:space="preserve">, </w:delText>
        </w:r>
      </w:del>
      <m:oMath>
        <m:sSub>
          <m:sSubPr>
            <m:ctrlPr>
              <w:del w:id="100" w:author="Madeline Galbraith" w:date="2022-04-25T15:01:00Z">
                <w:rPr>
                  <w:rFonts w:ascii="Cambria Math" w:hAnsi="Cambria Math" w:cs="Times New Roman"/>
                </w:rPr>
              </w:del>
            </m:ctrlPr>
          </m:sSubPr>
          <m:e>
            <m:r>
              <w:del w:id="101" w:author="Madeline Galbraith" w:date="2022-04-25T15:01:00Z">
                <w:rPr>
                  <w:rFonts w:ascii="Cambria Math" w:hAnsi="Cambria Math" w:cs="Times New Roman"/>
                </w:rPr>
                <m:t>Y</m:t>
              </w:del>
            </m:r>
          </m:e>
          <m:sub>
            <m:r>
              <w:del w:id="102" w:author="Madeline Galbraith" w:date="2022-04-25T15:01:00Z">
                <w:rPr>
                  <w:rFonts w:ascii="Cambria Math" w:hAnsi="Cambria Math" w:cs="Times New Roman"/>
                </w:rPr>
                <m:t>m,h</m:t>
              </w:del>
            </m:r>
          </m:sub>
        </m:sSub>
      </m:oMath>
      <w:del w:id="103" w:author="Madeline Galbraith" w:date="2022-04-25T15:01:00Z">
        <w:r w:rsidRPr="00602FA5" w:rsidDel="006640B2">
          <w:rPr>
            <w:rFonts w:ascii="Times New Roman" w:hAnsi="Times New Roman" w:cs="Times New Roman"/>
          </w:rPr>
          <w:delText xml:space="preserve">, and </w:delText>
        </w:r>
      </w:del>
      <m:oMath>
        <m:sSub>
          <m:sSubPr>
            <m:ctrlPr>
              <w:del w:id="104" w:author="Madeline Galbraith" w:date="2022-04-25T15:01:00Z">
                <w:rPr>
                  <w:rFonts w:ascii="Cambria Math" w:hAnsi="Cambria Math" w:cs="Times New Roman"/>
                </w:rPr>
              </w:del>
            </m:ctrlPr>
          </m:sSubPr>
          <m:e>
            <m:r>
              <w:del w:id="105" w:author="Madeline Galbraith" w:date="2022-04-25T15:01:00Z">
                <w:rPr>
                  <w:rFonts w:ascii="Cambria Math" w:hAnsi="Cambria Math" w:cs="Times New Roman"/>
                </w:rPr>
                <m:t>Y</m:t>
              </w:del>
            </m:r>
          </m:e>
          <m:sub>
            <m:r>
              <w:del w:id="106" w:author="Madeline Galbraith" w:date="2022-04-25T15:01:00Z">
                <w:rPr>
                  <w:rFonts w:ascii="Cambria Math" w:hAnsi="Cambria Math" w:cs="Times New Roman"/>
                </w:rPr>
                <m:t>μ,h</m:t>
              </w:del>
            </m:r>
          </m:sub>
        </m:sSub>
      </m:oMath>
      <w:del w:id="107" w:author="Madeline Galbraith" w:date="2022-03-07T11:25:00Z">
        <w:r w:rsidRPr="00602FA5" w:rsidDel="00136A64">
          <w:rPr>
            <w:rFonts w:ascii="Times New Roman" w:hAnsi="Times New Roman" w:cs="Times New Roman"/>
          </w:rPr>
          <w:delText xml:space="preserve"> equations</w:delText>
        </w:r>
      </w:del>
      <w:del w:id="108" w:author="Madeline Galbraith" w:date="2022-04-12T15:34:00Z">
        <w:r w:rsidRPr="00602FA5" w:rsidDel="002B530C">
          <w:rPr>
            <w:rFonts w:ascii="Times New Roman" w:hAnsi="Times New Roman" w:cs="Times New Roman"/>
          </w:rPr>
          <w:delText>)</w:delText>
        </w:r>
      </w:del>
      <w:del w:id="109" w:author="Madeline Galbraith" w:date="2022-04-25T15:01:00Z">
        <w:r w:rsidRPr="00602FA5" w:rsidDel="006640B2">
          <w:rPr>
            <w:rFonts w:ascii="Times New Roman" w:hAnsi="Times New Roman" w:cs="Times New Roman"/>
          </w:rPr>
          <w:delText>.</w:delText>
        </w:r>
        <w:commentRangeEnd w:id="71"/>
        <w:r w:rsidR="004E4352" w:rsidDel="006640B2">
          <w:rPr>
            <w:rStyle w:val="CommentReference"/>
          </w:rPr>
          <w:commentReference w:id="71"/>
        </w:r>
      </w:del>
    </w:p>
    <w:p w14:paraId="512370B2" w14:textId="62492DBE" w:rsidR="00E469AE" w:rsidRPr="00602FA5" w:rsidDel="008500B7" w:rsidRDefault="00AD7F58">
      <w:pPr>
        <w:pStyle w:val="BodyText"/>
        <w:spacing w:line="480" w:lineRule="auto"/>
        <w:ind w:firstLine="720"/>
        <w:rPr>
          <w:del w:id="110" w:author="Madeline Galbraith" w:date="2022-04-25T15:03:00Z"/>
          <w:rFonts w:ascii="Times New Roman" w:hAnsi="Times New Roman" w:cs="Times New Roman"/>
          <w:b/>
          <w:bCs/>
        </w:rPr>
        <w:pPrChange w:id="111" w:author="Madeline Galbraith" w:date="2022-04-25T15:03:00Z">
          <w:pPr>
            <w:pStyle w:val="BodyText"/>
            <w:spacing w:line="480" w:lineRule="auto"/>
            <w:jc w:val="center"/>
          </w:pPr>
        </w:pPrChange>
      </w:pPr>
      <w:bookmarkStart w:id="112" w:name="results"/>
      <w:del w:id="113" w:author="Madeline Galbraith" w:date="2022-04-25T15:03:00Z">
        <w:r w:rsidRPr="00602FA5" w:rsidDel="008500B7">
          <w:rPr>
            <w:rFonts w:ascii="Times New Roman" w:hAnsi="Times New Roman" w:cs="Times New Roman"/>
            <w:b/>
            <w:bCs/>
          </w:rPr>
          <w:delText>Results</w:delText>
        </w:r>
        <w:bookmarkEnd w:id="112"/>
      </w:del>
    </w:p>
    <w:p w14:paraId="57A74F01" w14:textId="4382407E" w:rsidR="00E469AE" w:rsidRPr="00602FA5" w:rsidRDefault="00AD7F58">
      <w:pPr>
        <w:pStyle w:val="BodyText"/>
        <w:spacing w:line="480" w:lineRule="auto"/>
        <w:ind w:firstLine="720"/>
        <w:rPr>
          <w:rFonts w:ascii="Times New Roman" w:hAnsi="Times New Roman" w:cs="Times New Roman"/>
          <w:b/>
          <w:bCs/>
        </w:rPr>
        <w:pPrChange w:id="114" w:author="Madeline Galbraith" w:date="2022-04-25T15:03:00Z">
          <w:pPr>
            <w:pStyle w:val="BodyText"/>
            <w:spacing w:line="480" w:lineRule="auto"/>
          </w:pPr>
        </w:pPrChange>
      </w:pPr>
      <w:bookmarkStart w:id="115" w:name="coupling-the-emt-and-metabolic-regulator"/>
      <w:commentRangeStart w:id="116"/>
      <w:del w:id="117" w:author="Madeline Galbraith" w:date="2022-04-25T15:03:00Z">
        <w:r w:rsidRPr="00602FA5" w:rsidDel="008500B7">
          <w:rPr>
            <w:rFonts w:ascii="Times New Roman" w:hAnsi="Times New Roman" w:cs="Times New Roman"/>
            <w:b/>
            <w:bCs/>
          </w:rPr>
          <w:delText>Coupling the EMT and metabolic regulatory networks results in nine possible states</w:delText>
        </w:r>
        <w:bookmarkEnd w:id="115"/>
        <w:commentRangeEnd w:id="116"/>
        <w:r w:rsidR="000915EB" w:rsidDel="008500B7">
          <w:rPr>
            <w:rStyle w:val="CommentReference"/>
          </w:rPr>
          <w:commentReference w:id="116"/>
        </w:r>
      </w:del>
    </w:p>
    <w:p w14:paraId="488EBA3F" w14:textId="3E5DF9DD" w:rsidR="00E469AE" w:rsidRPr="00602FA5" w:rsidRDefault="0003710F"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When the crosstalk links are inactive, there are nine possible couplings of the EMT and metabolic phenotypes: E-W, E-O, E-W/O, M-W, M-O, M-W/O, E/M-W, E/M-O, and E/M-W/O (Fig. 1</w:t>
      </w:r>
      <w:ins w:id="118" w:author="Madeline Galbraith" w:date="2022-04-26T12:20:00Z">
        <w:r w:rsidR="009146C5">
          <w:rPr>
            <w:rFonts w:ascii="Times New Roman" w:hAnsi="Times New Roman" w:cs="Times New Roman"/>
          </w:rPr>
          <w:t>D</w:t>
        </w:r>
      </w:ins>
      <w:del w:id="119" w:author="Madeline Galbraith" w:date="2022-04-26T12:20:00Z">
        <w:r w:rsidRPr="00602FA5" w:rsidDel="009146C5">
          <w:rPr>
            <w:rFonts w:ascii="Times New Roman" w:hAnsi="Times New Roman" w:cs="Times New Roman"/>
          </w:rPr>
          <w:delText>B</w:delText>
        </w:r>
      </w:del>
      <w:r w:rsidRPr="00602FA5">
        <w:rPr>
          <w:rFonts w:ascii="Times New Roman" w:hAnsi="Times New Roman" w:cs="Times New Roman"/>
        </w:rPr>
        <w:t xml:space="preserve">, details of simulation in section S2.1). </w:t>
      </w:r>
      <w:r w:rsidR="00AD7F58" w:rsidRPr="00602FA5">
        <w:rPr>
          <w:rFonts w:ascii="Times New Roman" w:hAnsi="Times New Roman" w:cs="Times New Roman"/>
        </w:rPr>
        <w:t xml:space="preserve">By including </w:t>
      </w:r>
      <w:r w:rsidRPr="00602FA5">
        <w:rPr>
          <w:rFonts w:ascii="Times New Roman" w:hAnsi="Times New Roman" w:cs="Times New Roman"/>
        </w:rPr>
        <w:t>active</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we </w:t>
      </w:r>
      <w:r w:rsidRPr="00602FA5">
        <w:rPr>
          <w:rFonts w:ascii="Times New Roman" w:hAnsi="Times New Roman" w:cs="Times New Roman"/>
        </w:rPr>
        <w:t xml:space="preserve">can </w:t>
      </w:r>
      <w:r w:rsidR="00AD7F58" w:rsidRPr="00602FA5">
        <w:rPr>
          <w:rFonts w:ascii="Times New Roman" w:hAnsi="Times New Roman" w:cs="Times New Roman"/>
        </w:rPr>
        <w:t xml:space="preserve">identify how the components of the networks interact and which </w:t>
      </w:r>
      <w:r w:rsidR="00407D3C">
        <w:rPr>
          <w:rFonts w:ascii="Times New Roman" w:hAnsi="Times New Roman" w:cs="Times New Roman"/>
        </w:rPr>
        <w:t xml:space="preserve">EMT </w:t>
      </w:r>
      <w:r w:rsidR="00AD7F58" w:rsidRPr="00602FA5">
        <w:rPr>
          <w:rFonts w:ascii="Times New Roman" w:hAnsi="Times New Roman" w:cs="Times New Roman"/>
        </w:rPr>
        <w:t>states</w:t>
      </w:r>
      <w:r w:rsidR="00407D3C">
        <w:rPr>
          <w:rFonts w:ascii="Times New Roman" w:hAnsi="Times New Roman" w:cs="Times New Roman"/>
        </w:rPr>
        <w:t xml:space="preserve"> and metabolic states</w:t>
      </w:r>
      <w:r w:rsidR="00AD7F58" w:rsidRPr="00602FA5">
        <w:rPr>
          <w:rFonts w:ascii="Times New Roman" w:hAnsi="Times New Roman" w:cs="Times New Roman"/>
        </w:rPr>
        <w:t xml:space="preserve"> </w:t>
      </w:r>
      <w:r w:rsidRPr="00602FA5">
        <w:rPr>
          <w:rFonts w:ascii="Times New Roman" w:hAnsi="Times New Roman" w:cs="Times New Roman"/>
        </w:rPr>
        <w:t>become</w:t>
      </w:r>
      <w:r w:rsidR="00AD7F58" w:rsidRPr="00602FA5">
        <w:rPr>
          <w:rFonts w:ascii="Times New Roman" w:hAnsi="Times New Roman" w:cs="Times New Roman"/>
        </w:rPr>
        <w:t xml:space="preserve"> coupled. </w:t>
      </w:r>
    </w:p>
    <w:p w14:paraId="1A925068" w14:textId="526FAD73" w:rsidR="00407D3C" w:rsidRPr="003D0A34" w:rsidRDefault="00407D3C" w:rsidP="003D0A34">
      <w:pPr>
        <w:pStyle w:val="BodyText"/>
        <w:spacing w:line="480" w:lineRule="auto"/>
        <w:ind w:firstLine="720"/>
        <w:rPr>
          <w:ins w:id="120" w:author="Madeline Galbraith" w:date="2022-04-21T12:37:00Z"/>
          <w:rFonts w:ascii="Times New Roman" w:hAnsi="Times New Roman" w:cs="Times New Roman"/>
        </w:rPr>
      </w:pPr>
      <w:r w:rsidRPr="00602FA5">
        <w:rPr>
          <w:rFonts w:ascii="Times New Roman" w:hAnsi="Times New Roman" w:cs="Times New Roman"/>
        </w:rPr>
        <w:t xml:space="preserve">While the Warburg state is characterized as high </w:t>
      </w:r>
      <w:r w:rsidR="005506B5">
        <w:rPr>
          <w:rFonts w:ascii="Times New Roman" w:hAnsi="Times New Roman" w:cs="Times New Roman"/>
        </w:rPr>
        <w:t>HIF-1</w:t>
      </w:r>
      <w:r w:rsidRPr="00602FA5">
        <w:rPr>
          <w:rFonts w:ascii="Times New Roman" w:hAnsi="Times New Roman" w:cs="Times New Roman"/>
        </w:rPr>
        <w:t>/</w:t>
      </w:r>
      <w:del w:id="121" w:author="Madeline Galbraith" w:date="2022-04-26T12:20:00Z">
        <w:r w:rsidDel="002D2C55">
          <w:rPr>
            <w:rFonts w:ascii="Times New Roman" w:hAnsi="Times New Roman" w:cs="Times New Roman"/>
          </w:rPr>
          <w:delText xml:space="preserve"> </w:delText>
        </w:r>
      </w:del>
      <w:r>
        <w:rPr>
          <w:rFonts w:ascii="Times New Roman" w:hAnsi="Times New Roman" w:cs="Times New Roman"/>
        </w:rPr>
        <w:t xml:space="preserve">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r w:rsidR="00D031C0">
        <w:rPr>
          <w:rFonts w:ascii="Times New Roman" w:hAnsi="Times New Roman" w:cs="Times New Roman"/>
        </w:rPr>
        <w:t>ZEB</w:t>
      </w:r>
      <w:r w:rsidR="00D031C0" w:rsidRPr="00602FA5">
        <w:rPr>
          <w:rFonts w:ascii="Times New Roman" w:hAnsi="Times New Roman" w:cs="Times New Roman"/>
        </w:rPr>
        <w:t xml:space="preserve"> </w:t>
      </w:r>
      <w:r w:rsidRPr="00602FA5">
        <w:rPr>
          <w:rFonts w:ascii="Times New Roman" w:hAnsi="Times New Roman" w:cs="Times New Roman"/>
        </w:rPr>
        <w:t>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S2.2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w:t>
      </w:r>
      <w:ins w:id="122" w:author="Madeline Galbraith" w:date="2022-04-26T12:22:00Z">
        <w:r w:rsidR="002D2C55">
          <w:rPr>
            <w:rFonts w:ascii="Times New Roman" w:hAnsi="Times New Roman" w:cs="Times New Roman"/>
          </w:rPr>
          <w:t>Fig. S6-S8</w:t>
        </w:r>
      </w:ins>
      <w:r>
        <w:rPr>
          <w:rFonts w:ascii="Times New Roman" w:hAnsi="Times New Roman" w:cs="Times New Roman"/>
        </w:rPr>
        <w:t>)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w:t>
      </w:r>
      <w:del w:id="123" w:author="Madeline Galbraith" w:date="2022-04-26T12:22:00Z">
        <w:r w:rsidRPr="00602FA5" w:rsidDel="002D2C55">
          <w:rPr>
            <w:rFonts w:ascii="Times New Roman" w:hAnsi="Times New Roman" w:cs="Times New Roman"/>
          </w:rPr>
          <w:delText xml:space="preserve"> (Fig. S6-S8)</w:delText>
        </w:r>
      </w:del>
      <w:r w:rsidRPr="00602FA5">
        <w:rPr>
          <w:rFonts w:ascii="Times New Roman" w:hAnsi="Times New Roman" w:cs="Times New Roman"/>
        </w:rPr>
        <w:t>. This result is just for one set of parameters and others may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631E06C3">
            <wp:extent cx="5168413" cy="462975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68413" cy="4629753"/>
                    </a:xfrm>
                    <a:prstGeom prst="rect">
                      <a:avLst/>
                    </a:prstGeom>
                    <a:noFill/>
                    <a:ln w="9525">
                      <a:noFill/>
                      <a:headEnd/>
                      <a:tailEnd/>
                    </a:ln>
                  </pic:spPr>
                </pic:pic>
              </a:graphicData>
            </a:graphic>
          </wp:inline>
        </w:drawing>
      </w:r>
    </w:p>
    <w:p w14:paraId="16D8CEAE" w14:textId="467E5673"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2402D1">
        <w:rPr>
          <w:rFonts w:ascii="Times New Roman" w:hAnsi="Times New Roman" w:cs="Times New Roman"/>
          <w:b/>
          <w:bCs/>
          <w:i w:val="0"/>
          <w:iCs/>
        </w:rPr>
        <w:t>(A)</w:t>
      </w:r>
      <w:r w:rsidR="002402D1">
        <w:rPr>
          <w:rFonts w:ascii="Times New Roman" w:hAnsi="Times New Roman" w:cs="Times New Roman"/>
          <w:i w:val="0"/>
          <w:iCs/>
        </w:rPr>
        <w:t xml:space="preserve"> The nullclines of the EMT core network. The system is </w:t>
      </w:r>
      <w:proofErr w:type="spellStart"/>
      <w:r w:rsidR="002402D1">
        <w:rPr>
          <w:rFonts w:ascii="Times New Roman" w:hAnsi="Times New Roman" w:cs="Times New Roman"/>
          <w:i w:val="0"/>
          <w:iCs/>
        </w:rPr>
        <w:t>tristable</w:t>
      </w:r>
      <w:proofErr w:type="spellEnd"/>
      <w:r w:rsidR="002402D1">
        <w:rPr>
          <w:rFonts w:ascii="Times New Roman" w:hAnsi="Times New Roman" w:cs="Times New Roman"/>
          <w:i w:val="0"/>
          <w:iCs/>
        </w:rPr>
        <w:t xml:space="preserve"> and the metastable states (high u200/low Zeb mRNA, low u200/high ZEB </w:t>
      </w:r>
      <w:proofErr w:type="spellStart"/>
      <w:r w:rsidR="002402D1">
        <w:rPr>
          <w:rFonts w:ascii="Times New Roman" w:hAnsi="Times New Roman" w:cs="Times New Roman"/>
          <w:i w:val="0"/>
          <w:iCs/>
        </w:rPr>
        <w:t>mrNA</w:t>
      </w:r>
      <w:proofErr w:type="spellEnd"/>
      <w:r w:rsidR="002402D1">
        <w:rPr>
          <w:rFonts w:ascii="Times New Roman" w:hAnsi="Times New Roman" w:cs="Times New Roman"/>
          <w:i w:val="0"/>
          <w:iCs/>
        </w:rPr>
        <w:t xml:space="preserve">, and intermediate u200/ZEB mRNA) correspond to the phenotypes (E, M, E/M). </w:t>
      </w:r>
      <w:r w:rsidR="00CE64DA">
        <w:rPr>
          <w:rFonts w:ascii="Times New Roman" w:hAnsi="Times New Roman" w:cs="Times New Roman"/>
          <w:b/>
          <w:bCs/>
          <w:i w:val="0"/>
          <w:iCs/>
        </w:rPr>
        <w:t>(B)</w:t>
      </w:r>
      <w:r w:rsidR="00CE64DA">
        <w:rPr>
          <w:rFonts w:ascii="Times New Roman" w:hAnsi="Times New Roman" w:cs="Times New Roman"/>
          <w:i w:val="0"/>
          <w:iCs/>
        </w:rPr>
        <w:t xml:space="preserve"> The nullclines of the metabolic core network for cancer cells. The system is </w:t>
      </w:r>
      <w:proofErr w:type="spellStart"/>
      <w:r w:rsidR="00CE64DA">
        <w:rPr>
          <w:rFonts w:ascii="Times New Roman" w:hAnsi="Times New Roman" w:cs="Times New Roman"/>
          <w:i w:val="0"/>
          <w:iCs/>
        </w:rPr>
        <w:t>tristable</w:t>
      </w:r>
      <w:proofErr w:type="spellEnd"/>
      <w:r w:rsidR="00CE64DA">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602FA5">
        <w:rPr>
          <w:rFonts w:ascii="Times New Roman" w:hAnsi="Times New Roman" w:cs="Times New Roman"/>
          <w:b/>
          <w:bCs/>
          <w:i w:val="0"/>
          <w:iCs/>
        </w:rPr>
        <w:t>(</w:t>
      </w:r>
      <w:r w:rsidR="003F19BA">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3F19BA">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49E56F8" w14:textId="4095A8CA" w:rsidR="008500B7" w:rsidRPr="008500B7" w:rsidRDefault="008500B7">
      <w:pPr>
        <w:pStyle w:val="BodyText"/>
        <w:spacing w:line="480" w:lineRule="auto"/>
        <w:jc w:val="center"/>
        <w:rPr>
          <w:ins w:id="124" w:author="Madeline Galbraith" w:date="2022-04-25T15:03:00Z"/>
          <w:rFonts w:ascii="Times New Roman" w:hAnsi="Times New Roman" w:cs="Times New Roman"/>
          <w:b/>
          <w:bCs/>
          <w:sz w:val="36"/>
          <w:szCs w:val="36"/>
          <w:rPrChange w:id="125" w:author="Madeline Galbraith" w:date="2022-04-25T15:04:00Z">
            <w:rPr>
              <w:ins w:id="126" w:author="Madeline Galbraith" w:date="2022-04-25T15:03:00Z"/>
              <w:rFonts w:ascii="Times New Roman" w:hAnsi="Times New Roman" w:cs="Times New Roman"/>
              <w:b/>
              <w:bCs/>
            </w:rPr>
          </w:rPrChange>
        </w:rPr>
        <w:pPrChange w:id="127" w:author="Madeline Galbraith" w:date="2022-04-25T15:04:00Z">
          <w:pPr>
            <w:pStyle w:val="BodyText"/>
            <w:spacing w:line="480" w:lineRule="auto"/>
          </w:pPr>
        </w:pPrChange>
      </w:pPr>
      <w:bookmarkStart w:id="128" w:name="individual-crosstalks-push-regulated-hal"/>
      <w:ins w:id="129" w:author="Madeline Galbraith" w:date="2022-04-25T15:03:00Z">
        <w:r w:rsidRPr="008500B7">
          <w:rPr>
            <w:rFonts w:ascii="Times New Roman" w:hAnsi="Times New Roman" w:cs="Times New Roman"/>
            <w:b/>
            <w:bCs/>
            <w:sz w:val="36"/>
            <w:szCs w:val="36"/>
            <w:rPrChange w:id="130" w:author="Madeline Galbraith" w:date="2022-04-25T15:04:00Z">
              <w:rPr>
                <w:rFonts w:ascii="Times New Roman" w:hAnsi="Times New Roman" w:cs="Times New Roman"/>
                <w:b/>
                <w:bCs/>
              </w:rPr>
            </w:rPrChange>
          </w:rPr>
          <w:t>Results</w:t>
        </w:r>
      </w:ins>
    </w:p>
    <w:p w14:paraId="7A21368E" w14:textId="76F0F2C5" w:rsidR="00334B17" w:rsidRPr="00602FA5" w:rsidRDefault="00334B17" w:rsidP="007B1B06">
      <w:pPr>
        <w:pStyle w:val="BodyText"/>
        <w:spacing w:line="480" w:lineRule="auto"/>
        <w:rPr>
          <w:rFonts w:ascii="Times New Roman" w:hAnsi="Times New Roman" w:cs="Times New Roman"/>
          <w:b/>
          <w:bCs/>
        </w:rPr>
      </w:pPr>
      <w:commentRangeStart w:id="131"/>
      <w:r w:rsidRPr="00602FA5">
        <w:rPr>
          <w:rFonts w:ascii="Times New Roman" w:hAnsi="Times New Roman" w:cs="Times New Roman"/>
          <w:b/>
          <w:bCs/>
        </w:rPr>
        <w:t>Individual crosstalk can push the downstream circuit towards a single state</w:t>
      </w:r>
      <w:commentRangeEnd w:id="131"/>
      <w:r>
        <w:rPr>
          <w:rStyle w:val="CommentReference"/>
        </w:rPr>
        <w:commentReference w:id="131"/>
      </w:r>
    </w:p>
    <w:bookmarkEnd w:id="128"/>
    <w:p w14:paraId="6BF69D59" w14:textId="1E5D87EC" w:rsidR="00E469AE" w:rsidRPr="00602FA5" w:rsidRDefault="00992141" w:rsidP="003B5628">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ins w:id="132" w:author="Madeline Galbraith" w:date="2022-04-21T12:37:00Z">
        <w:r w:rsidR="00407D3C">
          <w:rPr>
            <w:rFonts w:ascii="Times New Roman" w:hAnsi="Times New Roman" w:cs="Times New Roman"/>
          </w:rPr>
          <w:t>cross-</w:t>
        </w:r>
      </w:ins>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del w:id="133" w:author="Madeline Galbraith" w:date="2022-04-25T15:13:00Z">
        <w:r w:rsidR="00AD7F58" w:rsidRPr="00602FA5" w:rsidDel="009869AB">
          <w:rPr>
            <w:rFonts w:ascii="Times New Roman" w:hAnsi="Times New Roman" w:cs="Times New Roman"/>
          </w:rPr>
          <w:delText>Based on the network in Fig</w:delText>
        </w:r>
        <w:r w:rsidR="006165D3" w:rsidRPr="00602FA5" w:rsidDel="009869AB">
          <w:rPr>
            <w:rFonts w:ascii="Times New Roman" w:hAnsi="Times New Roman" w:cs="Times New Roman"/>
          </w:rPr>
          <w:delText>.</w:delText>
        </w:r>
        <w:r w:rsidR="00AD7F58" w:rsidRPr="00602FA5" w:rsidDel="009869AB">
          <w:rPr>
            <w:rFonts w:ascii="Times New Roman" w:hAnsi="Times New Roman" w:cs="Times New Roman"/>
          </w:rPr>
          <w:delText xml:space="preserve"> 1A, </w:delText>
        </w:r>
        <w:r w:rsidR="001D5E10" w:rsidDel="009869AB">
          <w:rPr>
            <w:rFonts w:ascii="Times New Roman" w:hAnsi="Times New Roman" w:cs="Times New Roman"/>
          </w:rPr>
          <w:delText xml:space="preserve">if </w:delText>
        </w:r>
      </w:del>
      <m:oMath>
        <m:sSub>
          <m:sSubPr>
            <m:ctrlPr>
              <w:del w:id="134" w:author="Madeline Galbraith" w:date="2022-04-25T15:13:00Z">
                <w:rPr>
                  <w:rFonts w:ascii="Cambria Math" w:hAnsi="Cambria Math" w:cs="Times New Roman"/>
                </w:rPr>
              </w:del>
            </m:ctrlPr>
          </m:sSubPr>
          <m:e>
            <m:r>
              <w:del w:id="135" w:author="Madeline Galbraith" w:date="2022-04-25T15:13:00Z">
                <w:rPr>
                  <w:rFonts w:ascii="Cambria Math" w:hAnsi="Cambria Math" w:cs="Times New Roman"/>
                </w:rPr>
                <m:t>μ</m:t>
              </w:del>
            </m:r>
          </m:e>
          <m:sub>
            <m:r>
              <w:del w:id="136" w:author="Madeline Galbraith" w:date="2022-04-25T15:13:00Z">
                <w:rPr>
                  <w:rFonts w:ascii="Cambria Math" w:hAnsi="Cambria Math" w:cs="Times New Roman"/>
                </w:rPr>
                <m:t>34</m:t>
              </w:del>
            </m:r>
          </m:sub>
        </m:sSub>
      </m:oMath>
      <w:del w:id="137" w:author="Madeline Galbraith" w:date="2022-04-25T15:13:00Z">
        <w:r w:rsidR="001D5E10" w:rsidDel="009869AB">
          <w:rPr>
            <w:rFonts w:ascii="Times New Roman" w:eastAsiaTheme="minorEastAsia" w:hAnsi="Times New Roman" w:cs="Times New Roman"/>
          </w:rPr>
          <w:delText xml:space="preserve"> upregulates ROS the link may stabilize the mixed metabolic state but is not clear unlike the downregulation of Hif-1 by </w:delText>
        </w:r>
      </w:del>
      <m:oMath>
        <m:sSub>
          <m:sSubPr>
            <m:ctrlPr>
              <w:del w:id="138" w:author="Madeline Galbraith" w:date="2022-04-25T15:13:00Z">
                <w:rPr>
                  <w:rFonts w:ascii="Cambria Math" w:hAnsi="Cambria Math" w:cs="Times New Roman"/>
                </w:rPr>
              </w:del>
            </m:ctrlPr>
          </m:sSubPr>
          <m:e>
            <m:r>
              <w:del w:id="139" w:author="Madeline Galbraith" w:date="2022-04-25T15:13:00Z">
                <w:rPr>
                  <w:rFonts w:ascii="Cambria Math" w:hAnsi="Cambria Math" w:cs="Times New Roman"/>
                </w:rPr>
                <m:t>μ</m:t>
              </w:del>
            </m:r>
          </m:e>
          <m:sub>
            <m:r>
              <w:del w:id="140" w:author="Madeline Galbraith" w:date="2022-04-25T15:13:00Z">
                <w:rPr>
                  <w:rFonts w:ascii="Cambria Math" w:hAnsi="Cambria Math" w:cs="Times New Roman"/>
                </w:rPr>
                <m:t>200</m:t>
              </w:del>
            </m:r>
          </m:sub>
        </m:sSub>
      </m:oMath>
      <w:del w:id="141" w:author="Madeline Galbraith" w:date="2022-04-25T15:13:00Z">
        <w:r w:rsidR="001D5E10" w:rsidDel="009869AB">
          <w:rPr>
            <w:rFonts w:ascii="Times New Roman" w:eastAsiaTheme="minorEastAsia" w:hAnsi="Times New Roman" w:cs="Times New Roman"/>
          </w:rPr>
          <w:delText xml:space="preserve"> which </w:delText>
        </w:r>
        <w:r w:rsidR="006704A3" w:rsidDel="009869AB">
          <w:rPr>
            <w:rFonts w:ascii="Times New Roman" w:eastAsiaTheme="minorEastAsia" w:hAnsi="Times New Roman" w:cs="Times New Roman"/>
          </w:rPr>
          <w:delText xml:space="preserve">should result in the inhibition of both the Warburg and mixed W/O states. Additionally, </w:delText>
        </w:r>
        <w:r w:rsidRPr="00602FA5" w:rsidDel="009869AB">
          <w:rPr>
            <w:rFonts w:ascii="Times New Roman" w:hAnsi="Times New Roman" w:cs="Times New Roman"/>
          </w:rPr>
          <w:delText xml:space="preserve">activating one of the crosstalk links emanating from </w:delText>
        </w:r>
        <w:r w:rsidR="00AD7F58" w:rsidRPr="00602FA5" w:rsidDel="009869AB">
          <w:rPr>
            <w:rFonts w:ascii="Times New Roman" w:hAnsi="Times New Roman" w:cs="Times New Roman"/>
          </w:rPr>
          <w:delText>AMPK (</w:delText>
        </w:r>
        <w:commentRangeStart w:id="142"/>
        <w:r w:rsidR="00AD7F58" w:rsidRPr="00602FA5" w:rsidDel="009869AB">
          <w:rPr>
            <w:rFonts w:ascii="Times New Roman" w:hAnsi="Times New Roman" w:cs="Times New Roman"/>
          </w:rPr>
          <w:delText xml:space="preserve">which downregulates </w:delText>
        </w:r>
        <w:r w:rsidR="00D031C0" w:rsidDel="009869AB">
          <w:delText>SNAIL</w:delText>
        </w:r>
        <w:r w:rsidR="00D031C0"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407D3C" w:rsidDel="009869AB">
          <w:rPr>
            <w:rFonts w:ascii="Times New Roman" w:hAnsi="Times New Roman" w:cs="Times New Roman"/>
          </w:rPr>
          <w:delText xml:space="preserve"> </w:delText>
        </w:r>
        <w:r w:rsidR="00D031C0" w:rsidDel="009869AB">
          <w:rPr>
            <w:rFonts w:ascii="Times New Roman" w:hAnsi="Times New Roman" w:cs="Times New Roman"/>
          </w:rPr>
          <w:delText>ZEB</w:delText>
        </w:r>
        <w:r w:rsidR="00D031C0"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AD7F58" w:rsidRPr="00602FA5" w:rsidDel="009869AB">
          <w:rPr>
            <w:rFonts w:ascii="Times New Roman" w:hAnsi="Times New Roman" w:cs="Times New Roman"/>
          </w:rPr>
          <w:delText xml:space="preserve"> upregulat</w:delText>
        </w:r>
        <w:r w:rsidR="00E42427" w:rsidDel="009869AB">
          <w:rPr>
            <w:rFonts w:ascii="Times New Roman" w:hAnsi="Times New Roman" w:cs="Times New Roman"/>
          </w:rPr>
          <w:delText>es</w:delText>
        </w:r>
        <w:r w:rsidR="00AD7F58" w:rsidRPr="00602FA5" w:rsidDel="009869AB">
          <w:rPr>
            <w:rFonts w:ascii="Times New Roman" w:hAnsi="Times New Roman" w:cs="Times New Roman"/>
          </w:rPr>
          <w:delText xml:space="preserve"> </w:delText>
        </w:r>
      </w:del>
      <m:oMath>
        <m:sSub>
          <m:sSubPr>
            <m:ctrlPr>
              <w:del w:id="143" w:author="Madeline Galbraith" w:date="2022-04-25T15:13:00Z">
                <w:rPr>
                  <w:rFonts w:ascii="Cambria Math" w:hAnsi="Cambria Math" w:cs="Times New Roman"/>
                </w:rPr>
              </w:del>
            </m:ctrlPr>
          </m:sSubPr>
          <m:e>
            <m:r>
              <w:del w:id="144" w:author="Madeline Galbraith" w:date="2022-04-25T15:13:00Z">
                <w:rPr>
                  <w:rFonts w:ascii="Cambria Math" w:hAnsi="Cambria Math" w:cs="Times New Roman"/>
                </w:rPr>
                <m:t>μ</m:t>
              </w:del>
            </m:r>
          </m:e>
          <m:sub>
            <m:r>
              <w:del w:id="145" w:author="Madeline Galbraith" w:date="2022-04-25T15:13:00Z">
                <w:rPr>
                  <w:rFonts w:ascii="Cambria Math" w:hAnsi="Cambria Math" w:cs="Times New Roman"/>
                </w:rPr>
                <m:t>200</m:t>
              </w:del>
            </m:r>
          </m:sub>
        </m:sSub>
      </m:oMath>
      <w:del w:id="146" w:author="Madeline Galbraith" w:date="2022-04-25T15:13:00Z">
        <w:r w:rsidR="00AD7F58" w:rsidRPr="00602FA5" w:rsidDel="009869AB">
          <w:rPr>
            <w:rFonts w:ascii="Times New Roman" w:hAnsi="Times New Roman" w:cs="Times New Roman"/>
          </w:rPr>
          <w:delText xml:space="preserve">) </w:delText>
        </w:r>
        <w:commentRangeEnd w:id="142"/>
        <w:r w:rsidRPr="00602FA5" w:rsidDel="009869AB">
          <w:rPr>
            <w:rStyle w:val="CommentReference"/>
            <w:rFonts w:ascii="Times New Roman" w:hAnsi="Times New Roman" w:cs="Times New Roman"/>
            <w:sz w:val="24"/>
            <w:szCs w:val="24"/>
          </w:rPr>
          <w:commentReference w:id="142"/>
        </w:r>
        <w:r w:rsidR="00AD7F58" w:rsidRPr="00602FA5" w:rsidDel="009869AB">
          <w:rPr>
            <w:rFonts w:ascii="Times New Roman" w:hAnsi="Times New Roman" w:cs="Times New Roman"/>
          </w:rPr>
          <w:delText>should push the system towards epithelial while Hif</w:delText>
        </w:r>
        <w:r w:rsidR="006704A3" w:rsidDel="009869AB">
          <w:rPr>
            <w:rFonts w:ascii="Times New Roman" w:hAnsi="Times New Roman" w:cs="Times New Roman"/>
          </w:rPr>
          <w:delText>-</w:delText>
        </w:r>
        <w:r w:rsidR="00AD7F58" w:rsidRPr="00602FA5" w:rsidDel="009869AB">
          <w:rPr>
            <w:rFonts w:ascii="Times New Roman" w:hAnsi="Times New Roman" w:cs="Times New Roman"/>
          </w:rPr>
          <w:delText xml:space="preserve">1 (which downregulates </w:delText>
        </w:r>
      </w:del>
      <m:oMath>
        <m:sSub>
          <m:sSubPr>
            <m:ctrlPr>
              <w:del w:id="147" w:author="Madeline Galbraith" w:date="2022-04-25T15:13:00Z">
                <w:rPr>
                  <w:rFonts w:ascii="Cambria Math" w:hAnsi="Cambria Math" w:cs="Times New Roman"/>
                </w:rPr>
              </w:del>
            </m:ctrlPr>
          </m:sSubPr>
          <m:e>
            <m:r>
              <w:del w:id="148" w:author="Madeline Galbraith" w:date="2022-04-25T15:13:00Z">
                <w:rPr>
                  <w:rFonts w:ascii="Cambria Math" w:hAnsi="Cambria Math" w:cs="Times New Roman"/>
                </w:rPr>
                <m:t>μ</m:t>
              </w:del>
            </m:r>
          </m:e>
          <m:sub>
            <m:r>
              <w:del w:id="149" w:author="Madeline Galbraith" w:date="2022-04-25T15:13:00Z">
                <w:rPr>
                  <w:rFonts w:ascii="Cambria Math" w:hAnsi="Cambria Math" w:cs="Times New Roman"/>
                </w:rPr>
                <m:t>200</m:t>
              </w:del>
            </m:r>
          </m:sub>
        </m:sSub>
      </m:oMath>
      <w:del w:id="150" w:author="Madeline Galbraith" w:date="2022-04-25T15:13:00Z">
        <w:r w:rsidR="00AD7F58"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E42427" w:rsidRPr="00602FA5" w:rsidDel="009869AB">
          <w:rPr>
            <w:rFonts w:ascii="Times New Roman" w:hAnsi="Times New Roman" w:cs="Times New Roman"/>
          </w:rPr>
          <w:delText xml:space="preserve"> </w:delText>
        </w:r>
        <w:r w:rsidR="00AD7F58" w:rsidRPr="00602FA5" w:rsidDel="009869AB">
          <w:rPr>
            <w:rFonts w:ascii="Times New Roman" w:hAnsi="Times New Roman" w:cs="Times New Roman"/>
          </w:rPr>
          <w:delText xml:space="preserve">upregulates </w:delText>
        </w:r>
        <w:r w:rsidR="00D031C0" w:rsidDel="009869AB">
          <w:delText>SNAIL</w:delText>
        </w:r>
        <w:r w:rsidR="00AD7F58" w:rsidRPr="00602FA5" w:rsidDel="009869AB">
          <w:rPr>
            <w:rFonts w:ascii="Times New Roman" w:hAnsi="Times New Roman" w:cs="Times New Roman"/>
          </w:rPr>
          <w:delText xml:space="preserve">) should push the system towards mesenchymal. If a single crosstalk is slowly increased/decreased, </w:delText>
        </w:r>
        <w:r w:rsidR="00EF5FC1" w:rsidDel="009869AB">
          <w:rPr>
            <w:rFonts w:ascii="Times New Roman" w:hAnsi="Times New Roman" w:cs="Times New Roman"/>
          </w:rPr>
          <w:delText xml:space="preserve">we would expect at most six of the nine coupled state </w:delText>
        </w:r>
        <w:r w:rsidR="00AD3720" w:rsidDel="009869AB">
          <w:rPr>
            <w:rFonts w:ascii="Times New Roman" w:hAnsi="Times New Roman" w:cs="Times New Roman"/>
          </w:rPr>
          <w:delText>to</w:delText>
        </w:r>
        <w:r w:rsidR="00EF5FC1" w:rsidDel="009869AB">
          <w:rPr>
            <w:rFonts w:ascii="Times New Roman" w:hAnsi="Times New Roman" w:cs="Times New Roman"/>
          </w:rPr>
          <w:delText xml:space="preserve"> vanish, but there are cases </w:delText>
        </w:r>
        <w:r w:rsidR="00C733C8" w:rsidDel="009869AB">
          <w:rPr>
            <w:rFonts w:ascii="Times New Roman" w:hAnsi="Times New Roman" w:cs="Times New Roman"/>
          </w:rPr>
          <w:delText>in which the link is essentially inactive unless the strength is very large.</w:delText>
        </w:r>
        <w:r w:rsidR="00C733C8" w:rsidRPr="00602FA5" w:rsidDel="009869AB">
          <w:rPr>
            <w:rFonts w:ascii="Times New Roman" w:hAnsi="Times New Roman" w:cs="Times New Roman"/>
          </w:rPr>
          <w:delText xml:space="preserve"> </w:delText>
        </w:r>
      </w:del>
    </w:p>
    <w:p w14:paraId="1EED8C84" w14:textId="6C236F31" w:rsidR="00320BCE" w:rsidRDefault="00AD7F58" w:rsidP="002B0510">
      <w:pPr>
        <w:pStyle w:val="CaptionedFigure"/>
        <w:spacing w:line="480" w:lineRule="auto"/>
        <w:ind w:firstLine="720"/>
        <w:rPr>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w:t>
      </w:r>
      <w:ins w:id="151" w:author="Madeline Galbraith" w:date="2022-04-26T13:46:00Z">
        <w:r w:rsidR="00C63366">
          <w:rPr>
            <w:rFonts w:ascii="Times New Roman" w:hAnsi="Times New Roman" w:cs="Times New Roman"/>
          </w:rPr>
          <w:t xml:space="preserve"> the EMT network remains unaffected while</w:t>
        </w:r>
      </w:ins>
      <w:r w:rsidRPr="00602FA5">
        <w:rPr>
          <w:rFonts w:ascii="Times New Roman" w:hAnsi="Times New Roman" w:cs="Times New Roman"/>
        </w:rPr>
        <w:t xml:space="preserve"> the hybrid W/O state </w:t>
      </w:r>
      <w:del w:id="152" w:author="Madeline Galbraith" w:date="2022-04-26T13:46:00Z">
        <w:r w:rsidRPr="00602FA5" w:rsidDel="00C63366">
          <w:rPr>
            <w:rFonts w:ascii="Times New Roman" w:hAnsi="Times New Roman" w:cs="Times New Roman"/>
          </w:rPr>
          <w:delText xml:space="preserve">is upregulated along with </w:delText>
        </w:r>
      </w:del>
      <w:ins w:id="153" w:author="Madeline Galbraith" w:date="2022-04-26T13:46:00Z">
        <w:r w:rsidR="00C63366">
          <w:rPr>
            <w:rFonts w:ascii="Times New Roman" w:hAnsi="Times New Roman" w:cs="Times New Roman"/>
          </w:rPr>
          <w:t xml:space="preserve">and </w:t>
        </w:r>
      </w:ins>
      <w:r w:rsidRPr="00602FA5">
        <w:rPr>
          <w:rFonts w:ascii="Times New Roman" w:hAnsi="Times New Roman" w:cs="Times New Roman"/>
        </w:rPr>
        <w:t>the coupled E/M-W/O phenotype</w:t>
      </w:r>
      <w:ins w:id="154" w:author="Madeline Galbraith" w:date="2022-04-26T13:46:00Z">
        <w:r w:rsidR="00C63366">
          <w:rPr>
            <w:rFonts w:ascii="Times New Roman" w:hAnsi="Times New Roman" w:cs="Times New Roman"/>
          </w:rPr>
          <w:t xml:space="preserve"> are upregulated</w:t>
        </w:r>
      </w:ins>
      <w:r w:rsidRPr="00602FA5">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xml:space="preserve">), the E-W and E/M-W states are also the first suppressed states. Additionally, upregulating mtROS is also correlated </w:t>
      </w:r>
      <w:ins w:id="155" w:author="Madeline Galbraith" w:date="2022-04-26T13:49:00Z">
        <w:r w:rsidR="00F86D02">
          <w:rPr>
            <w:rFonts w:ascii="Times New Roman" w:hAnsi="Times New Roman" w:cs="Times New Roman"/>
          </w:rPr>
          <w:t>with</w:t>
        </w:r>
      </w:ins>
      <w:del w:id="156" w:author="Madeline Galbraith" w:date="2022-04-26T13:49:00Z">
        <w:r w:rsidRPr="00602FA5" w:rsidDel="00F86D02">
          <w:rPr>
            <w:rFonts w:ascii="Times New Roman" w:hAnsi="Times New Roman" w:cs="Times New Roman"/>
          </w:rPr>
          <w:delText>to</w:delText>
        </w:r>
      </w:del>
      <w:r w:rsidRPr="00602FA5">
        <w:rPr>
          <w:rFonts w:ascii="Times New Roman" w:hAnsi="Times New Roman" w:cs="Times New Roman"/>
        </w:rPr>
        <w:t xml:space="preserve">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w:t>
      </w:r>
      <w:ins w:id="157" w:author="Madeline Galbraith" w:date="2022-04-21T12:47:00Z">
        <w:r w:rsidR="00334B17" w:rsidRPr="00602FA5">
          <w:rPr>
            <w:rFonts w:ascii="Times New Roman" w:hAnsi="Times New Roman" w:cs="Times New Roman"/>
          </w:rPr>
          <w:t xml:space="preserve"> </w:t>
        </w:r>
        <w:commentRangeStart w:id="158"/>
        <w:commentRangeStart w:id="159"/>
        <w:commentRangeStart w:id="160"/>
        <w:r w:rsidR="00334B17" w:rsidRPr="00602FA5">
          <w:rPr>
            <w:rFonts w:ascii="Times New Roman" w:hAnsi="Times New Roman" w:cs="Times New Roman"/>
          </w:rPr>
          <w:t>Together, these results suggest ROS is critical to tumor progression, and mtROS may play a stronger role than noxROS.</w:t>
        </w:r>
        <w:commentRangeEnd w:id="158"/>
        <w:r w:rsidR="00334B17" w:rsidRPr="00602FA5">
          <w:rPr>
            <w:rStyle w:val="CommentReference"/>
            <w:rFonts w:ascii="Times New Roman" w:hAnsi="Times New Roman" w:cs="Times New Roman"/>
            <w:sz w:val="24"/>
            <w:szCs w:val="24"/>
          </w:rPr>
          <w:commentReference w:id="158"/>
        </w:r>
        <w:commentRangeEnd w:id="159"/>
        <w:r w:rsidR="00334B17">
          <w:rPr>
            <w:rStyle w:val="CommentReference"/>
          </w:rPr>
          <w:commentReference w:id="159"/>
        </w:r>
        <w:commentRangeEnd w:id="160"/>
        <w:r w:rsidR="00334B17">
          <w:rPr>
            <w:rStyle w:val="CommentReference"/>
          </w:rPr>
          <w:commentReference w:id="160"/>
        </w:r>
      </w:ins>
      <w:ins w:id="161"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both the E-W and M-W states are fully suppressed. The E/M-W coupled state con</w:t>
      </w:r>
      <w:proofErr w:type="spellStart"/>
      <w:r w:rsidRPr="00602FA5">
        <w:rPr>
          <w:rFonts w:ascii="Times New Roman" w:hAnsi="Times New Roman" w:cs="Times New Roman"/>
          <w:iCs/>
        </w:rPr>
        <w:t>tinues</w:t>
      </w:r>
      <w:proofErr w:type="spellEnd"/>
      <w:r w:rsidRPr="00602FA5">
        <w:rPr>
          <w:rFonts w:ascii="Times New Roman" w:hAnsi="Times New Roman" w:cs="Times New Roman"/>
          <w:iCs/>
        </w:rPr>
        <w:t xml:space="preserve">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5C2242A2" w:rsidR="00E469AE" w:rsidRPr="00602FA5" w:rsidRDefault="009F3C1E" w:rsidP="00C37D76">
      <w:pPr>
        <w:pStyle w:val="FirstParagraph"/>
        <w:spacing w:line="480" w:lineRule="auto"/>
        <w:ind w:firstLine="720"/>
        <w:rPr>
          <w:rFonts w:ascii="Times New Roman" w:hAnsi="Times New Roman" w:cs="Times New Roman"/>
        </w:rPr>
      </w:pPr>
      <w:ins w:id="162" w:author="Madeline Galbraith" w:date="2022-04-26T13:57:00Z">
        <w:r>
          <w:rPr>
            <w:rFonts w:ascii="Times New Roman" w:hAnsi="Times New Roman" w:cs="Times New Roman"/>
          </w:rPr>
          <w:t xml:space="preserve">While u34 </w:t>
        </w:r>
        <w:proofErr w:type="spellStart"/>
        <w:r>
          <w:rPr>
            <w:rFonts w:ascii="Times New Roman" w:hAnsi="Times New Roman" w:cs="Times New Roman"/>
          </w:rPr>
          <w:t>crosstalks</w:t>
        </w:r>
        <w:proofErr w:type="spellEnd"/>
        <w:r>
          <w:rPr>
            <w:rFonts w:ascii="Times New Roman" w:hAnsi="Times New Roman" w:cs="Times New Roman"/>
          </w:rPr>
          <w:t xml:space="preserve"> only affect the downstream network, t</w:t>
        </w:r>
      </w:ins>
      <w:ins w:id="163" w:author="Madeline Galbraith" w:date="2022-04-26T13:55:00Z">
        <w:r>
          <w:rPr>
            <w:rFonts w:ascii="Times New Roman" w:hAnsi="Times New Roman" w:cs="Times New Roman"/>
          </w:rPr>
          <w:t>he miRNA regulation of HIF-1 by u200</w:t>
        </w:r>
      </w:ins>
      <w:ins w:id="164" w:author="Madeline Galbraith" w:date="2022-04-26T13:57:00Z">
        <w:r>
          <w:rPr>
            <w:rFonts w:ascii="Times New Roman" w:hAnsi="Times New Roman" w:cs="Times New Roman"/>
          </w:rPr>
          <w:t xml:space="preserve"> can affect both networks.</w:t>
        </w:r>
      </w:ins>
      <w:r w:rsidR="00802858" w:rsidRPr="00602FA5">
        <w:rPr>
          <w:rFonts w:ascii="Times New Roman" w:hAnsi="Times New Roman" w:cs="Times New Roman"/>
        </w:rPr>
        <w:t xml:space="preserve"> </w:t>
      </w:r>
      <w:ins w:id="165" w:author="Madeline Galbraith" w:date="2022-04-26T13:54:00Z">
        <w:r w:rsidR="00D60675">
          <w:rPr>
            <w:rFonts w:ascii="Times New Roman" w:hAnsi="Times New Roman" w:cs="Times New Roman"/>
          </w:rPr>
          <w:t>In our model,</w:t>
        </w:r>
      </w:ins>
      <w:del w:id="166" w:author="Madeline Galbraith" w:date="2022-04-26T13:54:00Z">
        <w:r w:rsidR="00802858" w:rsidDel="00D60675">
          <w:rPr>
            <w:rFonts w:ascii="Times New Roman" w:hAnsi="Times New Roman" w:cs="Times New Roman"/>
          </w:rPr>
          <w:delText>T</w:delText>
        </w:r>
      </w:del>
      <w:del w:id="167" w:author="Madeline Galbraith" w:date="2022-04-26T13:57:00Z">
        <w:r w:rsidR="00802858" w:rsidDel="009F3C1E">
          <w:rPr>
            <w:rFonts w:ascii="Times New Roman" w:hAnsi="Times New Roman" w:cs="Times New Roman"/>
          </w:rPr>
          <w:delText xml:space="preserve">he </w:delText>
        </w:r>
      </w:del>
      <w:del w:id="168" w:author="Madeline Galbraith" w:date="2022-04-26T13:52:00Z">
        <w:r w:rsidR="00802858" w:rsidDel="00D60675">
          <w:rPr>
            <w:rFonts w:ascii="Times New Roman" w:hAnsi="Times New Roman" w:cs="Times New Roman"/>
          </w:rPr>
          <w:delText>inhibition of Hif-1 by</w:delText>
        </w:r>
      </w:del>
      <w:del w:id="169" w:author="Madeline Galbraith" w:date="2022-04-26T13:57:00Z">
        <w:r w:rsidR="00802858" w:rsidDel="009F3C1E">
          <w:rPr>
            <w:rFonts w:ascii="Times New Roman" w:hAnsi="Times New Roman" w:cs="Times New Roman"/>
          </w:rPr>
          <w:delText xml:space="preserve"> </w:delText>
        </w:r>
      </w:del>
      <m:oMath>
        <m:sSub>
          <m:sSubPr>
            <m:ctrlPr>
              <w:del w:id="170" w:author="Madeline Galbraith" w:date="2022-04-26T13:57:00Z">
                <w:rPr>
                  <w:rFonts w:ascii="Cambria Math" w:hAnsi="Cambria Math" w:cs="Times New Roman"/>
                </w:rPr>
              </w:del>
            </m:ctrlPr>
          </m:sSubPr>
          <m:e>
            <m:r>
              <w:del w:id="171" w:author="Madeline Galbraith" w:date="2022-04-26T13:57:00Z">
                <w:rPr>
                  <w:rFonts w:ascii="Cambria Math" w:hAnsi="Cambria Math" w:cs="Times New Roman"/>
                </w:rPr>
                <m:t>μ</m:t>
              </w:del>
            </m:r>
          </m:e>
          <m:sub>
            <m:r>
              <w:del w:id="172" w:author="Madeline Galbraith" w:date="2022-04-26T13:57:00Z">
                <w:rPr>
                  <w:rFonts w:ascii="Cambria Math" w:hAnsi="Cambria Math" w:cs="Times New Roman"/>
                </w:rPr>
                <m:t>200</m:t>
              </w:del>
            </m:r>
          </m:sub>
        </m:sSub>
      </m:oMath>
      <w:del w:id="173" w:author="Madeline Galbraith" w:date="2022-04-26T13:57:00Z">
        <w:r w:rsidR="00802858" w:rsidDel="009F3C1E">
          <w:rPr>
            <w:rFonts w:ascii="Times New Roman" w:hAnsi="Times New Roman" w:cs="Times New Roman"/>
          </w:rPr>
          <w:delText>is</w:delText>
        </w:r>
      </w:del>
      <w:r w:rsidR="00802858">
        <w:rPr>
          <w:rFonts w:ascii="Times New Roman" w:hAnsi="Times New Roman" w:cs="Times New Roman"/>
        </w:rPr>
        <w:t xml:space="preserve"> miRNA regulation</w:t>
      </w:r>
      <w:ins w:id="174" w:author="Madeline Galbraith" w:date="2022-04-26T13:58:00Z">
        <w:r>
          <w:rPr>
            <w:rFonts w:ascii="Times New Roman" w:hAnsi="Times New Roman" w:cs="Times New Roman"/>
          </w:rPr>
          <w:t xml:space="preserve"> is mathematically represented as three function (</w:t>
        </w:r>
        <w:proofErr w:type="spellStart"/>
        <w:r>
          <w:rPr>
            <w:rFonts w:ascii="Times New Roman" w:hAnsi="Times New Roman" w:cs="Times New Roman"/>
          </w:rPr>
          <w:t>Y</w:t>
        </w:r>
        <w:r w:rsidRPr="00A34A86">
          <w:rPr>
            <w:rFonts w:ascii="Times New Roman" w:hAnsi="Times New Roman" w:cs="Times New Roman"/>
            <w:vertAlign w:val="subscript"/>
          </w:rPr>
          <w:t>m</w:t>
        </w:r>
        <w:proofErr w:type="spellEnd"/>
        <w:r>
          <w:rPr>
            <w:rFonts w:ascii="Times New Roman" w:hAnsi="Times New Roman" w:cs="Times New Roman"/>
          </w:rPr>
          <w:t>, Y</w:t>
        </w:r>
        <w:r w:rsidRPr="00A34A86">
          <w:rPr>
            <w:rFonts w:ascii="Times New Roman" w:hAnsi="Times New Roman" w:cs="Times New Roman"/>
            <w:vertAlign w:val="subscript"/>
          </w:rPr>
          <w:t>u</w:t>
        </w:r>
        <w:r>
          <w:rPr>
            <w:rFonts w:ascii="Times New Roman" w:hAnsi="Times New Roman" w:cs="Times New Roman"/>
          </w:rPr>
          <w:t xml:space="preserve">, and L) that modify the degradation of HIF-1 mRNA, the degradation </w:t>
        </w:r>
      </w:ins>
      <w:ins w:id="175" w:author="Madeline Galbraith" w:date="2022-04-26T13:59:00Z">
        <w:r>
          <w:rPr>
            <w:rFonts w:ascii="Times New Roman" w:hAnsi="Times New Roman" w:cs="Times New Roman"/>
          </w:rPr>
          <w:t>of u200, and the production of HIF-1. T</w:t>
        </w:r>
      </w:ins>
      <w:del w:id="176" w:author="Madeline Galbraith" w:date="2022-04-26T13:59:00Z">
        <w:r w:rsidR="00802858" w:rsidDel="009F3C1E">
          <w:rPr>
            <w:rFonts w:ascii="Times New Roman" w:hAnsi="Times New Roman" w:cs="Times New Roman"/>
          </w:rPr>
          <w:delText>; t</w:delText>
        </w:r>
      </w:del>
      <w:r w:rsidR="00802858">
        <w:rPr>
          <w:rFonts w:ascii="Times New Roman" w:hAnsi="Times New Roman" w:cs="Times New Roman"/>
        </w:rPr>
        <w:t xml:space="preserve">herefore, </w:t>
      </w:r>
      <w:ins w:id="177" w:author="Madeline Galbraith" w:date="2022-04-26T13:59:00Z">
        <w:r w:rsidR="00A34A86">
          <w:rPr>
            <w:rFonts w:ascii="Times New Roman" w:hAnsi="Times New Roman" w:cs="Times New Roman"/>
          </w:rPr>
          <w:t>while the downstream metabolic network is effected</w:t>
        </w:r>
      </w:ins>
      <w:ins w:id="178" w:author="Madeline Galbraith" w:date="2022-04-26T14:00:00Z">
        <w:r w:rsidR="00A34A86">
          <w:rPr>
            <w:rFonts w:ascii="Times New Roman" w:hAnsi="Times New Roman" w:cs="Times New Roman"/>
          </w:rPr>
          <w:t>, the upstream EMT network is also affected via degradation of u200</w:t>
        </w:r>
      </w:ins>
      <w:del w:id="179" w:author="Madeline Galbraith" w:date="2022-04-26T14:00:00Z">
        <w:r w:rsidR="00802858" w:rsidDel="00A34A86">
          <w:rPr>
            <w:rFonts w:ascii="Times New Roman" w:hAnsi="Times New Roman" w:cs="Times New Roman"/>
          </w:rPr>
          <w:delText xml:space="preserve">the translation rate of Hif-1 changes and effects the metabolic circuit, but the translation also causes the degradation of </w:delText>
        </w:r>
      </w:del>
      <m:oMath>
        <m:sSub>
          <m:sSubPr>
            <m:ctrlPr>
              <w:del w:id="180" w:author="Madeline Galbraith" w:date="2022-04-26T14:00:00Z">
                <w:rPr>
                  <w:rFonts w:ascii="Cambria Math" w:hAnsi="Cambria Math" w:cs="Times New Roman"/>
                </w:rPr>
              </w:del>
            </m:ctrlPr>
          </m:sSubPr>
          <m:e>
            <m:r>
              <w:del w:id="181" w:author="Madeline Galbraith" w:date="2022-04-26T14:00:00Z">
                <w:rPr>
                  <w:rFonts w:ascii="Cambria Math" w:hAnsi="Cambria Math" w:cs="Times New Roman"/>
                </w:rPr>
                <m:t>μ</m:t>
              </w:del>
            </m:r>
          </m:e>
          <m:sub>
            <m:r>
              <w:del w:id="182" w:author="Madeline Galbraith" w:date="2022-04-26T14:00:00Z">
                <w:rPr>
                  <w:rFonts w:ascii="Cambria Math" w:hAnsi="Cambria Math" w:cs="Times New Roman"/>
                </w:rPr>
                <m:t>200</m:t>
              </w:del>
            </m:r>
          </m:sub>
        </m:sSub>
      </m:oMath>
      <w:del w:id="183" w:author="Madeline Galbraith" w:date="2022-04-26T14:00:00Z">
        <w:r w:rsidR="00802858" w:rsidDel="00A34A86">
          <w:rPr>
            <w:rFonts w:ascii="Times New Roman" w:eastAsiaTheme="minorEastAsia" w:hAnsi="Times New Roman" w:cs="Times New Roman"/>
          </w:rPr>
          <w:delText xml:space="preserve"> and also effects the EMT circuit.</w:delText>
        </w:r>
      </w:del>
      <w:r w:rsidR="00802858">
        <w:rPr>
          <w:rFonts w:ascii="Times New Roman" w:hAnsi="Times New Roman" w:cs="Times New Roman"/>
        </w:rPr>
        <w:t xml:space="preserve"> </w:t>
      </w:r>
      <w:ins w:id="184" w:author="Madeline Galbraith" w:date="2022-04-26T17:51:00Z">
        <w:r w:rsidR="008D1ABC">
          <w:rPr>
            <w:rFonts w:ascii="Times New Roman" w:hAnsi="Times New Roman" w:cs="Times New Roman"/>
          </w:rPr>
          <w:t>Additionally, these functions have multiple parameters therefore, we use a silencing function (</w:t>
        </w:r>
      </w:ins>
      <w:ins w:id="185" w:author="Madeline Galbraith" w:date="2022-04-26T17:52:00Z">
        <w:r w:rsidR="008D1ABC" w:rsidRPr="00602FA5">
          <w:rPr>
            <w:rFonts w:ascii="Times New Roman" w:hAnsi="Times New Roman" w:cs="Times New Roman"/>
          </w:rPr>
          <w:t xml:space="preserve">detail of silencing function </w:t>
        </w:r>
      </w:ins>
      <m:oMath>
        <m:sSub>
          <m:sSubPr>
            <m:ctrlPr>
              <w:ins w:id="186" w:author="Madeline Galbraith" w:date="2022-04-26T17:52:00Z">
                <w:rPr>
                  <w:rFonts w:ascii="Cambria Math" w:hAnsi="Cambria Math" w:cs="Times New Roman"/>
                </w:rPr>
              </w:ins>
            </m:ctrlPr>
          </m:sSubPr>
          <m:e>
            <m:r>
              <w:ins w:id="187" w:author="Madeline Galbraith" w:date="2022-04-26T17:52:00Z">
                <w:rPr>
                  <w:rFonts w:ascii="Cambria Math" w:hAnsi="Cambria Math" w:cs="Times New Roman"/>
                </w:rPr>
                <m:t>P</m:t>
              </w:ins>
            </m:r>
          </m:e>
          <m:sub>
            <m:r>
              <w:ins w:id="188" w:author="Madeline Galbraith" w:date="2022-04-26T17:52:00Z">
                <w:rPr>
                  <w:rFonts w:ascii="Cambria Math" w:hAnsi="Cambria Math" w:cs="Times New Roman"/>
                </w:rPr>
                <m:t>H</m:t>
              </w:ins>
            </m:r>
          </m:sub>
        </m:sSub>
        <m:r>
          <w:ins w:id="189" w:author="Madeline Galbraith" w:date="2022-04-26T17:52:00Z">
            <w:rPr>
              <w:rFonts w:ascii="Cambria Math" w:hAnsi="Cambria Math" w:cs="Times New Roman"/>
            </w:rPr>
            <m:t>(μ)</m:t>
          </w:ins>
        </m:r>
      </m:oMath>
      <w:ins w:id="190" w:author="Madeline Galbraith" w:date="2022-04-26T17:52:00Z">
        <w:r w:rsidR="008D1ABC" w:rsidRPr="00602FA5">
          <w:rPr>
            <w:rFonts w:ascii="Times New Roman" w:hAnsi="Times New Roman" w:cs="Times New Roman"/>
          </w:rPr>
          <w:t xml:space="preserve"> in section S2.3</w:t>
        </w:r>
        <w:r w:rsidR="008D1ABC">
          <w:rPr>
            <w:rFonts w:ascii="Times New Roman" w:hAnsi="Times New Roman" w:cs="Times New Roman"/>
          </w:rPr>
          <w:t xml:space="preserve">) that groups subsets </w:t>
        </w:r>
      </w:ins>
      <w:ins w:id="191" w:author="Madeline Galbraith" w:date="2022-04-26T17:53:00Z">
        <w:r w:rsidR="00B22835">
          <w:rPr>
            <w:rFonts w:ascii="Times New Roman" w:hAnsi="Times New Roman" w:cs="Times New Roman"/>
          </w:rPr>
          <w:t>of the results based on the par</w:t>
        </w:r>
      </w:ins>
      <w:ins w:id="192" w:author="Madeline Galbraith" w:date="2022-04-26T17:54:00Z">
        <w:r w:rsidR="00B22835">
          <w:rPr>
            <w:rFonts w:ascii="Times New Roman" w:hAnsi="Times New Roman" w:cs="Times New Roman"/>
          </w:rPr>
          <w:t>ameters and value of u200</w:t>
        </w:r>
      </w:ins>
      <w:ins w:id="193" w:author="Madeline Galbraith" w:date="2022-04-26T17:52:00Z">
        <w:r w:rsidR="008D1ABC">
          <w:rPr>
            <w:rFonts w:ascii="Times New Roman" w:hAnsi="Times New Roman" w:cs="Times New Roman"/>
          </w:rPr>
          <w:t xml:space="preserve">. </w:t>
        </w:r>
      </w:ins>
      <w:r w:rsidR="00802858" w:rsidRPr="00602FA5">
        <w:rPr>
          <w:rFonts w:ascii="Times New Roman" w:hAnsi="Times New Roman" w:cs="Times New Roman"/>
        </w:rPr>
        <w:t xml:space="preserve">While upregulating ROS pushes the system towards the </w:t>
      </w:r>
      <w:r w:rsidR="00802858">
        <w:rPr>
          <w:rFonts w:ascii="Times New Roman" w:hAnsi="Times New Roman" w:cs="Times New Roman"/>
        </w:rPr>
        <w:t>mixed</w:t>
      </w:r>
      <w:r w:rsidR="00802858" w:rsidRPr="00602FA5">
        <w:rPr>
          <w:rFonts w:ascii="Times New Roman" w:hAnsi="Times New Roman" w:cs="Times New Roman"/>
        </w:rPr>
        <w:t xml:space="preserve"> W/O metabolic phenotype,</w:t>
      </w:r>
      <w:r w:rsidR="00802858">
        <w:rPr>
          <w:rFonts w:ascii="Times New Roman" w:hAnsi="Times New Roman" w:cs="Times New Roman"/>
        </w:rPr>
        <w:t xml:space="preserve"> when</w:t>
      </w:r>
      <w:r w:rsidR="008028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602FA5">
        <w:rPr>
          <w:rFonts w:ascii="Times New Roman" w:hAnsi="Times New Roman" w:cs="Times New Roman"/>
        </w:rPr>
        <w:t xml:space="preserve"> </w:t>
      </w:r>
      <w:r w:rsidR="00802858">
        <w:rPr>
          <w:rFonts w:ascii="Times New Roman" w:hAnsi="Times New Roman" w:cs="Times New Roman"/>
        </w:rPr>
        <w:t>minimally silences</w:t>
      </w:r>
      <w:r w:rsidR="00802858" w:rsidRPr="00602FA5">
        <w:rPr>
          <w:rFonts w:ascii="Times New Roman" w:hAnsi="Times New Roman" w:cs="Times New Roman"/>
        </w:rPr>
        <w:t xml:space="preserve"> </w:t>
      </w:r>
      <w:r w:rsidR="005506B5">
        <w:rPr>
          <w:rFonts w:ascii="Times New Roman" w:hAnsi="Times New Roman" w:cs="Times New Roman"/>
        </w:rPr>
        <w:t>HIF-1</w:t>
      </w:r>
      <w:r w:rsidR="00802858" w:rsidRPr="00602FA5">
        <w:rPr>
          <w:rFonts w:ascii="Times New Roman" w:hAnsi="Times New Roman" w:cs="Times New Roman"/>
        </w:rPr>
        <w:t xml:space="preserve"> mRNA </w:t>
      </w:r>
      <w:r w:rsidR="0080285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 xml:space="preserve">(μ) near 1) </m:t>
        </m:r>
      </m:oMath>
      <w:r w:rsidR="00802858">
        <w:rPr>
          <w:rFonts w:ascii="Times New Roman" w:eastAsiaTheme="minorEastAsia" w:hAnsi="Times New Roman" w:cs="Times New Roman"/>
        </w:rPr>
        <w:t>all the metabolic phenotypes are only coupled to the mesenchymal state</w:t>
      </w:r>
      <w:ins w:id="194" w:author="Madeline Galbraith" w:date="2022-04-26T14:01:00Z">
        <w:r w:rsidR="006626FD">
          <w:rPr>
            <w:rFonts w:ascii="Times New Roman" w:eastAsiaTheme="minorEastAsia" w:hAnsi="Times New Roman" w:cs="Times New Roman"/>
          </w:rPr>
          <w:t>.</w:t>
        </w:r>
      </w:ins>
      <w:r w:rsidR="00802858">
        <w:rPr>
          <w:rFonts w:ascii="Times New Roman" w:eastAsiaTheme="minorEastAsia" w:hAnsi="Times New Roman" w:cs="Times New Roman"/>
        </w:rPr>
        <w:t xml:space="preserve"> </w:t>
      </w:r>
      <w:ins w:id="195" w:author="Madeline Galbraith" w:date="2022-04-26T14:01:00Z">
        <w:r w:rsidR="006626FD">
          <w:rPr>
            <w:rFonts w:ascii="Times New Roman" w:eastAsiaTheme="minorEastAsia" w:hAnsi="Times New Roman" w:cs="Times New Roman"/>
          </w:rPr>
          <w:t>A</w:t>
        </w:r>
      </w:ins>
      <w:del w:id="196" w:author="Madeline Galbraith" w:date="2022-04-26T14:01:00Z">
        <w:r w:rsidR="00802858" w:rsidDel="006626FD">
          <w:rPr>
            <w:rFonts w:ascii="Times New Roman" w:eastAsiaTheme="minorEastAsia" w:hAnsi="Times New Roman" w:cs="Times New Roman"/>
          </w:rPr>
          <w:delText>but a</w:delText>
        </w:r>
      </w:del>
      <w:r w:rsidR="00802858">
        <w:rPr>
          <w:rFonts w:ascii="Times New Roman" w:eastAsiaTheme="minorEastAsia" w:hAnsi="Times New Roman" w:cs="Times New Roman"/>
        </w:rPr>
        <w:t>s the silencing increases the mixed W/O, W, and M states are suppressed</w:t>
      </w:r>
      <w:ins w:id="197" w:author="Madeline Galbraith" w:date="2022-04-26T14:04:00Z">
        <w:r w:rsidR="006626FD">
          <w:rPr>
            <w:rFonts w:ascii="Times New Roman" w:eastAsiaTheme="minorEastAsia" w:hAnsi="Times New Roman" w:cs="Times New Roman"/>
          </w:rPr>
          <w:t>, sequentially. When HIF-1 mRNA is fully silenced,</w:t>
        </w:r>
      </w:ins>
      <w:del w:id="198" w:author="Madeline Galbraith" w:date="2022-04-26T14:04:00Z">
        <w:r w:rsidR="00802858" w:rsidDel="006626FD">
          <w:rPr>
            <w:rFonts w:ascii="Times New Roman" w:eastAsiaTheme="minorEastAsia" w:hAnsi="Times New Roman" w:cs="Times New Roman"/>
          </w:rPr>
          <w:delText xml:space="preserve"> leaving</w:delText>
        </w:r>
      </w:del>
      <w:r w:rsidR="00802858">
        <w:rPr>
          <w:rFonts w:ascii="Times New Roman" w:eastAsiaTheme="minorEastAsia" w:hAnsi="Times New Roman" w:cs="Times New Roman"/>
        </w:rPr>
        <w:t xml:space="preserve"> only the E-O and E/M-O coupled states </w:t>
      </w:r>
      <w:ins w:id="199" w:author="Madeline Galbraith" w:date="2022-04-26T14:04:00Z">
        <w:r w:rsidR="006626FD">
          <w:rPr>
            <w:rFonts w:ascii="Times New Roman" w:eastAsiaTheme="minorEastAsia" w:hAnsi="Times New Roman" w:cs="Times New Roman"/>
          </w:rPr>
          <w:t>exist</w:t>
        </w:r>
      </w:ins>
      <w:del w:id="200" w:author="Madeline Galbraith" w:date="2022-04-26T14:04:00Z">
        <w:r w:rsidR="00802858" w:rsidDel="006626FD">
          <w:rPr>
            <w:rFonts w:ascii="Times New Roman" w:eastAsiaTheme="minorEastAsia" w:hAnsi="Times New Roman" w:cs="Times New Roman"/>
          </w:rPr>
          <w:delText>when the Hif-1 mRNA is fully silenced</w:delText>
        </w:r>
      </w:del>
      <w:r w:rsidR="00476BDE">
        <w:rPr>
          <w:rFonts w:ascii="Times New Roman" w:eastAsiaTheme="minorEastAsia" w:hAnsi="Times New Roman" w:cs="Times New Roman"/>
        </w:rPr>
        <w:t xml:space="preserve"> </w:t>
      </w:r>
      <w:r w:rsidR="00802858" w:rsidRPr="00602FA5">
        <w:rPr>
          <w:rFonts w:ascii="Times New Roman" w:hAnsi="Times New Roman" w:cs="Times New Roman"/>
        </w:rPr>
        <w:t>(Fig. 3A,</w:t>
      </w:r>
      <w:del w:id="201" w:author="Madeline Galbraith" w:date="2022-04-26T17:52:00Z">
        <w:r w:rsidR="00802858" w:rsidRPr="00602FA5" w:rsidDel="008D1ABC">
          <w:rPr>
            <w:rFonts w:ascii="Times New Roman" w:hAnsi="Times New Roman" w:cs="Times New Roman"/>
          </w:rPr>
          <w:delText xml:space="preserve"> detail of silencing function </w:delText>
        </w:r>
      </w:del>
      <m:oMath>
        <m:sSub>
          <m:sSubPr>
            <m:ctrlPr>
              <w:del w:id="202" w:author="Madeline Galbraith" w:date="2022-04-26T17:52:00Z">
                <w:rPr>
                  <w:rFonts w:ascii="Cambria Math" w:hAnsi="Cambria Math" w:cs="Times New Roman"/>
                </w:rPr>
              </w:del>
            </m:ctrlPr>
          </m:sSubPr>
          <m:e>
            <m:r>
              <w:del w:id="203" w:author="Madeline Galbraith" w:date="2022-04-26T17:52:00Z">
                <w:rPr>
                  <w:rFonts w:ascii="Cambria Math" w:hAnsi="Cambria Math" w:cs="Times New Roman"/>
                </w:rPr>
                <m:t>P</m:t>
              </w:del>
            </m:r>
          </m:e>
          <m:sub>
            <m:r>
              <w:del w:id="204" w:author="Madeline Galbraith" w:date="2022-04-26T17:52:00Z">
                <w:rPr>
                  <w:rFonts w:ascii="Cambria Math" w:hAnsi="Cambria Math" w:cs="Times New Roman"/>
                </w:rPr>
                <m:t>H</m:t>
              </w:del>
            </m:r>
          </m:sub>
        </m:sSub>
        <m:r>
          <w:del w:id="205" w:author="Madeline Galbraith" w:date="2022-04-26T17:52:00Z">
            <w:rPr>
              <w:rFonts w:ascii="Cambria Math" w:hAnsi="Cambria Math" w:cs="Times New Roman"/>
            </w:rPr>
            <m:t>(μ)</m:t>
          </w:del>
        </m:r>
      </m:oMath>
      <w:del w:id="206" w:author="Madeline Galbraith" w:date="2022-04-26T17:52:00Z">
        <w:r w:rsidR="00802858" w:rsidRPr="00602FA5" w:rsidDel="008D1ABC">
          <w:rPr>
            <w:rFonts w:ascii="Times New Roman" w:hAnsi="Times New Roman" w:cs="Times New Roman"/>
          </w:rPr>
          <w:delText xml:space="preserve"> in section S2.3</w:delText>
        </w:r>
      </w:del>
      <w:r w:rsidR="00802858" w:rsidRPr="00602FA5">
        <w:rPr>
          <w:rFonts w:ascii="Times New Roman" w:hAnsi="Times New Roman" w:cs="Times New Roman"/>
        </w:rPr>
        <w:t xml:space="preserve">). </w:t>
      </w:r>
      <w:r w:rsidR="00802858">
        <w:rPr>
          <w:rFonts w:ascii="Times New Roman" w:hAnsi="Times New Roman" w:cs="Times New Roman"/>
        </w:rPr>
        <w:t xml:space="preserve">Further,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Pr>
          <w:rFonts w:ascii="Times New Roman" w:eastAsiaTheme="minorEastAsia" w:hAnsi="Times New Roman" w:cs="Times New Roman"/>
        </w:rPr>
        <w:t xml:space="preserve"> silencing Hif-1 mRNA.</w:t>
      </w:r>
      <w:ins w:id="207" w:author="Madeline Galbraith" w:date="2022-04-26T14:06:00Z">
        <w:r w:rsidR="008D7664">
          <w:rPr>
            <w:rFonts w:ascii="Times New Roman" w:eastAsiaTheme="minorEastAsia" w:hAnsi="Times New Roman" w:cs="Times New Roman"/>
          </w:rPr>
          <w:t xml:space="preserve"> These results suggest u200 overexpression could destabilize the E/M-W/O phenotype. </w:t>
        </w:r>
      </w:ins>
    </w:p>
    <w:p w14:paraId="79C3D140" w14:textId="77777777" w:rsidR="007809DA" w:rsidRDefault="00730DAF" w:rsidP="007809DA">
      <w:pPr>
        <w:pStyle w:val="Caption"/>
        <w:keepNext/>
        <w:jc w:val="center"/>
      </w:pPr>
      <w:r>
        <w:rPr>
          <w:rFonts w:ascii="Times New Roman" w:hAnsi="Times New Roman" w:cs="Times New Roman"/>
          <w:i w:val="0"/>
          <w:iCs/>
          <w:noProof/>
        </w:rPr>
        <w:drawing>
          <wp:inline distT="0" distB="0" distL="0" distR="0" wp14:anchorId="2A88A557" wp14:editId="4B247D63">
            <wp:extent cx="6288816" cy="166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51" cy="1669243"/>
                    </a:xfrm>
                    <a:prstGeom prst="rect">
                      <a:avLst/>
                    </a:prstGeom>
                  </pic:spPr>
                </pic:pic>
              </a:graphicData>
            </a:graphic>
          </wp:inline>
        </w:drawing>
      </w:r>
    </w:p>
    <w:p w14:paraId="1D6D1385" w14:textId="7C578EEE" w:rsidR="00E469AE" w:rsidRPr="006735CD" w:rsidRDefault="007809DA" w:rsidP="00B52736">
      <w:pPr>
        <w:pStyle w:val="Caption"/>
        <w:rPr>
          <w:rFonts w:ascii="Times New Roman" w:hAnsi="Times New Roman" w:cs="Times New Roman"/>
          <w:b/>
          <w:bCs/>
          <w:i w:val="0"/>
          <w:iCs/>
        </w:rPr>
      </w:pPr>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r w:rsidRPr="00B52736">
        <w:rPr>
          <w:rFonts w:ascii="Times New Roman" w:hAnsi="Times New Roman" w:cs="Times New Roman"/>
          <w:i w:val="0"/>
          <w:iCs/>
        </w:rPr>
        <w:fldChar w:fldCharType="separate"/>
      </w:r>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ins w:id="208" w:author="Madeline Galbraith" w:date="2022-04-27T12:31:00Z">
        <w:r w:rsidR="007F4238">
          <w:rPr>
            <w:rFonts w:ascii="Times New Roman" w:hAnsi="Times New Roman" w:cs="Times New Roman"/>
            <w:b/>
            <w:bCs/>
            <w:i w:val="0"/>
            <w:iCs/>
          </w:rPr>
          <w:t>(A)</w:t>
        </w:r>
        <w:r w:rsidR="007F4238">
          <w:rPr>
            <w:rFonts w:ascii="Times New Roman" w:hAnsi="Times New Roman" w:cs="Times New Roman"/>
            <w:i w:val="0"/>
            <w:iCs/>
          </w:rPr>
          <w:t xml:space="preserve"> </w:t>
        </w:r>
      </w:ins>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02FA5">
        <w:rPr>
          <w:rFonts w:ascii="Times New Roman" w:hAnsi="Times New Roman" w:cs="Times New Roman"/>
          <w:i w:val="0"/>
          <w:iCs/>
        </w:rPr>
        <w:t>.</w:t>
      </w:r>
      <w:r>
        <w:rPr>
          <w:rFonts w:ascii="Times New Roman" w:hAnsi="Times New Roman" w:cs="Times New Roman"/>
          <w:i w:val="0"/>
          <w:iCs/>
        </w:rPr>
        <w:t xml:space="preserve"> At minimal silencing (P</w:t>
      </w:r>
      <w:r>
        <w:rPr>
          <w:rFonts w:ascii="Times New Roman" w:hAnsi="Times New Roman" w:cs="Times New Roman"/>
          <w:i w:val="0"/>
          <w:iCs/>
          <w:vertAlign w:val="subscript"/>
        </w:rPr>
        <w:t>H</w:t>
      </w:r>
      <w:r>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Pr>
          <w:rFonts w:ascii="Times New Roman" w:hAnsi="Times New Roman" w:cs="Times New Roman"/>
          <w:i w:val="0"/>
          <w:iCs/>
        </w:rPr>
        <w:t xml:space="preserve"> near 1) only the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state becomes E/M-W, and </w:t>
      </w:r>
      <w:r w:rsidR="00EC38A7">
        <w:rPr>
          <w:rFonts w:ascii="Times New Roman" w:hAnsi="Times New Roman" w:cs="Times New Roman"/>
          <w:i w:val="0"/>
          <w:iCs/>
        </w:rPr>
        <w:t xml:space="preserve">after that only the coupled states with OXPHOS metabolic phenotype are accessible. At complete silencing of the Hif-1 mRNA only the E-O and E/M-O states are accessible. </w:t>
      </w:r>
      <w:r w:rsidR="007F4238">
        <w:rPr>
          <w:rFonts w:ascii="Times New Roman" w:hAnsi="Times New Roman" w:cs="Times New Roman"/>
          <w:b/>
          <w:bCs/>
          <w:i w:val="0"/>
          <w:iCs/>
        </w:rPr>
        <w:t>(B)</w:t>
      </w:r>
      <w:r w:rsidR="007F4238" w:rsidRPr="00602FA5">
        <w:rPr>
          <w:rFonts w:ascii="Times New Roman" w:hAnsi="Times New Roman" w:cs="Times New Roman"/>
          <w:i w:val="0"/>
          <w:iCs/>
        </w:rPr>
        <w:t xml:space="preserve"> The number of initial conditions leading to an E/M, M, or E phenotype as Hif-1 upregulates</w:t>
      </w:r>
      <w:r w:rsidR="007F4238" w:rsidRPr="00602FA5">
        <w:rPr>
          <w:rFonts w:ascii="Times New Roman" w:eastAsiaTheme="minorEastAsia" w:hAnsi="Times New Roman" w:cs="Times New Roman"/>
          <w:i w:val="0"/>
          <w:iCs/>
        </w:rPr>
        <w:t xml:space="preserve"> </w:t>
      </w:r>
      <w:r w:rsidR="007F4238" w:rsidRPr="001A5774">
        <w:rPr>
          <w:i w:val="0"/>
          <w:iCs/>
        </w:rPr>
        <w:t>SNAIL</w:t>
      </w:r>
      <w:r w:rsidR="007F4238" w:rsidRPr="00602FA5">
        <w:rPr>
          <w:rFonts w:ascii="Times New Roman" w:hAnsi="Times New Roman" w:cs="Times New Roman"/>
          <w:i w:val="0"/>
          <w:iCs/>
        </w:rPr>
        <w:t xml:space="preserve">. The hybrid E/M phenotype is suppressed quickly as the system is driven towards mesenchymal. </w:t>
      </w:r>
      <w:r w:rsidR="006735CD" w:rsidRPr="006735CD">
        <w:rPr>
          <w:rFonts w:ascii="Times New Roman" w:hAnsi="Times New Roman" w:cs="Times New Roman"/>
          <w:b/>
          <w:bCs/>
          <w:i w:val="0"/>
          <w:iCs/>
        </w:rPr>
        <w:t>(C)</w:t>
      </w:r>
      <w:ins w:id="209" w:author="Madeline Galbraith" w:date="2022-04-27T12:35:00Z">
        <w:r w:rsidR="006735CD">
          <w:rPr>
            <w:rFonts w:ascii="Times New Roman" w:hAnsi="Times New Roman" w:cs="Times New Roman"/>
            <w:b/>
            <w:bCs/>
            <w:i w:val="0"/>
            <w:iCs/>
          </w:rPr>
          <w:t xml:space="preserve"> </w:t>
        </w:r>
      </w:ins>
      <w:r w:rsidR="007F4238" w:rsidRPr="00602FA5">
        <w:rPr>
          <w:rFonts w:ascii="Times New Roman" w:hAnsi="Times New Roman" w:cs="Times New Roman"/>
          <w:i w:val="0"/>
          <w:iCs/>
        </w:rPr>
        <w:t>Similar to (</w:t>
      </w:r>
      <w:r w:rsidR="007F4238">
        <w:rPr>
          <w:rFonts w:ascii="Times New Roman" w:hAnsi="Times New Roman" w:cs="Times New Roman"/>
          <w:i w:val="0"/>
          <w:iCs/>
        </w:rPr>
        <w:t>B)</w:t>
      </w:r>
      <w:r w:rsidR="007F4238" w:rsidRPr="00602FA5">
        <w:rPr>
          <w:rFonts w:ascii="Times New Roman" w:hAnsi="Times New Roman" w:cs="Times New Roman"/>
          <w:i w:val="0"/>
          <w:iCs/>
        </w:rPr>
        <w:t xml:space="preserve">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F4238" w:rsidRPr="00602FA5">
        <w:rPr>
          <w:rFonts w:ascii="Times New Roman" w:eastAsiaTheme="minorEastAsia" w:hAnsi="Times New Roman" w:cs="Times New Roman"/>
          <w:i w:val="0"/>
          <w:iCs/>
        </w:rPr>
        <w:t xml:space="preserve"> and </w:t>
      </w:r>
      <w:r w:rsidR="007F4238" w:rsidRPr="00602FA5">
        <w:rPr>
          <w:rFonts w:ascii="Times New Roman" w:hAnsi="Times New Roman" w:cs="Times New Roman"/>
          <w:i w:val="0"/>
          <w:iCs/>
        </w:rPr>
        <w:t>driving the system towards epithelial. The E/M state persists longer for Hif-1 regulation than AMPK.</w:t>
      </w:r>
    </w:p>
    <w:p w14:paraId="675CA9C0" w14:textId="611AE2AD" w:rsidR="00851F04" w:rsidRDefault="001D5E10" w:rsidP="006704A3">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To elucidate the way in which metabolic reprogramming drives EMT, we determine the </w:t>
      </w:r>
      <w:r w:rsidR="00654B6E">
        <w:rPr>
          <w:rFonts w:ascii="Times New Roman" w:hAnsi="Times New Roman" w:cs="Times New Roman"/>
        </w:rPr>
        <w:t>e</w:t>
      </w:r>
      <w:r w:rsidRPr="00602FA5">
        <w:rPr>
          <w:rFonts w:ascii="Times New Roman" w:hAnsi="Times New Roman" w:cs="Times New Roman"/>
        </w:rPr>
        <w:t>ffect of each metabolism driven crosstalk on the coupled states.</w:t>
      </w:r>
      <w:r w:rsidR="00851F04">
        <w:rPr>
          <w:rFonts w:ascii="Times New Roman" w:hAnsi="Times New Roman" w:cs="Times New Roman"/>
        </w:rPr>
        <w:t xml:space="preserve"> </w:t>
      </w:r>
      <w:proofErr w:type="gramStart"/>
      <w:r w:rsidR="00851F04">
        <w:rPr>
          <w:rFonts w:ascii="Times New Roman" w:hAnsi="Times New Roman" w:cs="Times New Roman"/>
        </w:rPr>
        <w:t>First</w:t>
      </w:r>
      <w:proofErr w:type="gramEnd"/>
      <w:r w:rsidR="00851F04">
        <w:rPr>
          <w:rFonts w:ascii="Times New Roman" w:hAnsi="Times New Roman" w:cs="Times New Roman"/>
        </w:rPr>
        <w:t xml:space="preserve"> we analyze</w:t>
      </w:r>
      <w:r w:rsidRPr="00602FA5">
        <w:rPr>
          <w:rFonts w:ascii="Times New Roman" w:hAnsi="Times New Roman" w:cs="Times New Roman"/>
        </w:rPr>
        <w:t xml:space="preserve">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w:t>
      </w:r>
      <w:r w:rsidR="006F6F61">
        <w:rPr>
          <w:rFonts w:ascii="Times New Roman" w:hAnsi="Times New Roman" w:cs="Times New Roman"/>
        </w:rPr>
        <w:t>HIF</w:t>
      </w:r>
      <w:r w:rsidRPr="00602FA5">
        <w:rPr>
          <w:rFonts w:ascii="Times New Roman" w:hAnsi="Times New Roman" w:cs="Times New Roman"/>
        </w:rPr>
        <w:t xml:space="preserve">-1 </w:t>
      </w:r>
      <w:r w:rsidR="00F8476A">
        <w:rPr>
          <w:rFonts w:ascii="Times New Roman" w:hAnsi="Times New Roman" w:cs="Times New Roman"/>
        </w:rPr>
        <w:t>up</w:t>
      </w:r>
      <w:r w:rsidRPr="00602FA5">
        <w:rPr>
          <w:rFonts w:ascii="Times New Roman" w:hAnsi="Times New Roman" w:cs="Times New Roman"/>
        </w:rPr>
        <w:t xml:space="preserve">regulates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(Fig. </w:t>
      </w:r>
      <w:r w:rsidR="009869AB">
        <w:rPr>
          <w:rFonts w:ascii="Times New Roman" w:hAnsi="Times New Roman" w:cs="Times New Roman"/>
        </w:rPr>
        <w:t>3B</w:t>
      </w:r>
      <w:r w:rsidRPr="00602FA5">
        <w:rPr>
          <w:rFonts w:ascii="Times New Roman" w:hAnsi="Times New Roman" w:cs="Times New Roman"/>
        </w:rPr>
        <w:t xml:space="preserve"> and S12) </w:t>
      </w:r>
      <w:r w:rsidR="00F8476A">
        <w:rPr>
          <w:rFonts w:ascii="Times New Roman" w:hAnsi="Times New Roman" w:cs="Times New Roman"/>
        </w:rPr>
        <w:t>or inhibits</w:t>
      </w:r>
      <w:r w:rsidR="00F8476A"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eastAsiaTheme="minorEastAsia" w:hAnsi="Times New Roman" w:cs="Times New Roman"/>
        </w:rPr>
        <w:t xml:space="preserve"> (Fig. S13)</w:t>
      </w:r>
      <w:r w:rsidR="00E217A7">
        <w:rPr>
          <w:rFonts w:ascii="Times New Roman" w:hAnsi="Times New Roman" w:cs="Times New Roman"/>
        </w:rPr>
        <w:t xml:space="preserve">. Both HIF-1 driven </w:t>
      </w:r>
      <w:proofErr w:type="spellStart"/>
      <w:r w:rsidR="00E217A7">
        <w:rPr>
          <w:rFonts w:ascii="Times New Roman" w:hAnsi="Times New Roman" w:cs="Times New Roman"/>
        </w:rPr>
        <w:t>crosstalks</w:t>
      </w:r>
      <w:proofErr w:type="spellEnd"/>
      <w:r w:rsidR="00E217A7">
        <w:rPr>
          <w:rFonts w:ascii="Times New Roman" w:hAnsi="Times New Roman" w:cs="Times New Roman"/>
        </w:rPr>
        <w:t xml:space="preserve"> </w:t>
      </w:r>
      <w:r w:rsidRPr="00602FA5">
        <w:rPr>
          <w:rFonts w:ascii="Times New Roman" w:hAnsi="Times New Roman" w:cs="Times New Roman"/>
        </w:rPr>
        <w:t>push the system towards the mesenchymal state. Further, both the epithelial and hybrid E/M states are most associated with the OXPHOS metabolic state while the mesenchymal state is initially associated with the Warburg state.</w:t>
      </w:r>
      <w:ins w:id="210" w:author="Madeline Galbraith" w:date="2022-04-27T16:19:00Z">
        <w:r w:rsidR="00F672F0">
          <w:rPr>
            <w:rFonts w:ascii="Times New Roman" w:hAnsi="Times New Roman" w:cs="Times New Roman"/>
          </w:rPr>
          <w:t xml:space="preserve"> Similarly</w:t>
        </w:r>
        <w:r w:rsidR="00F672F0" w:rsidRPr="00602FA5">
          <w:rPr>
            <w:rFonts w:ascii="Times New Roman" w:hAnsi="Times New Roman" w:cs="Times New Roman"/>
          </w:rPr>
          <w:t xml:space="preserve">, modulating the input to </w:t>
        </w:r>
        <w:r w:rsidR="00F672F0">
          <w:t>SNAIL</w:t>
        </w:r>
        <w:r w:rsidR="00F672F0" w:rsidRPr="00602FA5" w:rsidDel="00D031C0">
          <w:rPr>
            <w:rFonts w:ascii="Times New Roman" w:hAnsi="Times New Roman" w:cs="Times New Roman"/>
          </w:rPr>
          <w:t xml:space="preserve"> </w:t>
        </w:r>
        <w:r w:rsidR="00F672F0" w:rsidRPr="00602FA5">
          <w:rPr>
            <w:rFonts w:ascii="Times New Roman" w:hAnsi="Times New Roman" w:cs="Times New Roman"/>
          </w:rPr>
          <w:t xml:space="preserve">can alter the </w:t>
        </w:r>
        <w:r w:rsidR="00F672F0">
          <w:rPr>
            <w:rFonts w:ascii="Times New Roman" w:hAnsi="Times New Roman" w:cs="Times New Roman"/>
          </w:rPr>
          <w:t>presence of the E/M state and increasing the input pushes the system towards mesenchymal</w:t>
        </w:r>
        <w:r w:rsidR="00F672F0" w:rsidRPr="00602FA5">
          <w:rPr>
            <w:rFonts w:ascii="Times New Roman" w:hAnsi="Times New Roman" w:cs="Times New Roman"/>
          </w:rPr>
          <w:t xml:space="preserve"> (see Fig. S17). </w:t>
        </w:r>
      </w:ins>
      <w:r w:rsidR="00851F04" w:rsidRPr="00851F04">
        <w:rPr>
          <w:rFonts w:ascii="Times New Roman" w:hAnsi="Times New Roman" w:cs="Times New Roman"/>
        </w:rPr>
        <w:t xml:space="preserve"> </w:t>
      </w:r>
      <w:r w:rsidR="00851F04" w:rsidRPr="00602FA5">
        <w:rPr>
          <w:rFonts w:ascii="Times New Roman" w:hAnsi="Times New Roman" w:cs="Times New Roman"/>
        </w:rPr>
        <w:t xml:space="preserve">Opposite to Hif-1 driven </w:t>
      </w:r>
      <w:proofErr w:type="spellStart"/>
      <w:r w:rsidR="00851F04" w:rsidRPr="00602FA5">
        <w:rPr>
          <w:rFonts w:ascii="Times New Roman" w:hAnsi="Times New Roman" w:cs="Times New Roman"/>
        </w:rPr>
        <w:t>crosstalks</w:t>
      </w:r>
      <w:proofErr w:type="spellEnd"/>
      <w:r w:rsidR="00851F04" w:rsidRPr="00602FA5">
        <w:rPr>
          <w:rFonts w:ascii="Times New Roman" w:hAnsi="Times New Roman" w:cs="Times New Roman"/>
        </w:rPr>
        <w:t xml:space="preserve">, AMPK </w:t>
      </w:r>
      <w:ins w:id="211" w:author="Madeline Galbraith" w:date="2022-04-27T16:20:00Z">
        <w:r w:rsidR="000662BA">
          <w:rPr>
            <w:rFonts w:ascii="Times New Roman" w:hAnsi="Times New Roman" w:cs="Times New Roman"/>
          </w:rPr>
          <w:t>upregulating u</w:t>
        </w:r>
      </w:ins>
      <w:ins w:id="212" w:author="Madeline Galbraith" w:date="2022-04-27T16:21:00Z">
        <w:r w:rsidR="000662BA">
          <w:rPr>
            <w:rFonts w:ascii="Times New Roman" w:hAnsi="Times New Roman" w:cs="Times New Roman"/>
          </w:rPr>
          <w:t xml:space="preserve">200 </w:t>
        </w:r>
      </w:ins>
      <w:r w:rsidR="00851F04" w:rsidRPr="00602FA5">
        <w:rPr>
          <w:rFonts w:ascii="Times New Roman" w:hAnsi="Times New Roman" w:cs="Times New Roman"/>
        </w:rPr>
        <w:t xml:space="preserve">pushes the EMT network to adopt an epithelial phenotype and suppresses the E/M state before the mesenchymal state (Fig. </w:t>
      </w:r>
      <w:r w:rsidR="00851F04">
        <w:rPr>
          <w:rFonts w:ascii="Times New Roman" w:hAnsi="Times New Roman" w:cs="Times New Roman"/>
        </w:rPr>
        <w:t>3C</w:t>
      </w:r>
      <w:ins w:id="213" w:author="Madeline Galbraith" w:date="2022-04-27T16:21:00Z">
        <w:r w:rsidR="000662BA">
          <w:rPr>
            <w:rFonts w:ascii="Times New Roman" w:hAnsi="Times New Roman" w:cs="Times New Roman"/>
          </w:rPr>
          <w:t xml:space="preserve"> and S</w:t>
        </w:r>
      </w:ins>
      <w:ins w:id="214" w:author="Madeline Galbraith" w:date="2022-04-27T16:22:00Z">
        <w:r w:rsidR="000662BA">
          <w:rPr>
            <w:rFonts w:ascii="Times New Roman" w:hAnsi="Times New Roman" w:cs="Times New Roman"/>
          </w:rPr>
          <w:t>6</w:t>
        </w:r>
      </w:ins>
      <w:r w:rsidR="00851F04" w:rsidRPr="00602FA5">
        <w:rPr>
          <w:rFonts w:ascii="Times New Roman" w:hAnsi="Times New Roman" w:cs="Times New Roman"/>
        </w:rPr>
        <w:t xml:space="preserve">). </w:t>
      </w:r>
      <w:ins w:id="215" w:author="Madeline Galbraith" w:date="2022-04-27T16:22:00Z">
        <w:r w:rsidR="004869E7">
          <w:rPr>
            <w:rFonts w:ascii="Times New Roman" w:hAnsi="Times New Roman" w:cs="Times New Roman"/>
          </w:rPr>
          <w:t>Similarly, AMPK downregu</w:t>
        </w:r>
      </w:ins>
      <w:ins w:id="216" w:author="Madeline Galbraith" w:date="2022-04-27T16:23:00Z">
        <w:r w:rsidR="004869E7">
          <w:rPr>
            <w:rFonts w:ascii="Times New Roman" w:hAnsi="Times New Roman" w:cs="Times New Roman"/>
          </w:rPr>
          <w:t xml:space="preserve">lation ZEB or SNAIL has a corresponding effect on the expression of the E/M state and the systems saturate near fully mesenchymal (Fig. S14 and S15). </w:t>
        </w:r>
      </w:ins>
      <w:r w:rsidR="00851F04" w:rsidRPr="00602FA5">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Pr>
          <w:rFonts w:ascii="Times New Roman" w:hAnsi="Times New Roman" w:cs="Times New Roman"/>
        </w:rPr>
        <w:t>. However,</w:t>
      </w:r>
      <w:r w:rsidR="00851F04" w:rsidRPr="00602FA5">
        <w:rPr>
          <w:rFonts w:ascii="Times New Roman" w:hAnsi="Times New Roman" w:cs="Times New Roman"/>
        </w:rPr>
        <w:t xml:space="preserve"> the E/M state </w:t>
      </w:r>
      <w:r w:rsidR="00A218E9">
        <w:rPr>
          <w:rFonts w:ascii="Times New Roman" w:hAnsi="Times New Roman" w:cs="Times New Roman"/>
        </w:rPr>
        <w:t xml:space="preserve">for AMPK driven </w:t>
      </w:r>
      <w:proofErr w:type="spellStart"/>
      <w:r w:rsidR="00A218E9">
        <w:rPr>
          <w:rFonts w:ascii="Times New Roman" w:hAnsi="Times New Roman" w:cs="Times New Roman"/>
        </w:rPr>
        <w:t>crosstalks</w:t>
      </w:r>
      <w:proofErr w:type="spellEnd"/>
      <w:r w:rsidR="00A218E9">
        <w:rPr>
          <w:rFonts w:ascii="Times New Roman" w:hAnsi="Times New Roman" w:cs="Times New Roman"/>
        </w:rPr>
        <w:t xml:space="preserve"> </w:t>
      </w:r>
      <w:r w:rsidR="00851F04" w:rsidRPr="00602FA5">
        <w:rPr>
          <w:rFonts w:ascii="Times New Roman" w:hAnsi="Times New Roman" w:cs="Times New Roman"/>
        </w:rPr>
        <w:t>is associated with the Warburg state</w:t>
      </w:r>
      <w:r w:rsidR="00A218E9">
        <w:rPr>
          <w:rFonts w:ascii="Times New Roman" w:hAnsi="Times New Roman" w:cs="Times New Roman"/>
        </w:rPr>
        <w:t xml:space="preserve">. This is in direct contract to HIF-1 driven </w:t>
      </w:r>
      <w:proofErr w:type="spellStart"/>
      <w:r w:rsidR="00A218E9">
        <w:rPr>
          <w:rFonts w:ascii="Times New Roman" w:hAnsi="Times New Roman" w:cs="Times New Roman"/>
        </w:rPr>
        <w:t>crosstalks</w:t>
      </w:r>
      <w:proofErr w:type="spellEnd"/>
      <w:r w:rsidR="00A218E9">
        <w:rPr>
          <w:rFonts w:ascii="Times New Roman" w:hAnsi="Times New Roman" w:cs="Times New Roman"/>
        </w:rPr>
        <w:t xml:space="preserve"> in which the E/M state is coupled with OXPHOS metabolism. The dependence of the coupled metabolic phenotype on the regulator of the crosstalk link ,</w:t>
      </w:r>
      <w:r w:rsidR="00A218E9" w:rsidRPr="00602FA5">
        <w:rPr>
          <w:rFonts w:ascii="Times New Roman" w:hAnsi="Times New Roman" w:cs="Times New Roman"/>
        </w:rPr>
        <w:t xml:space="preserve"> suggests neither OXPHOS nor Warburg metabolism is strongly associated with the E/M phenotype.</w:t>
      </w:r>
      <w:r w:rsidR="00A218E9">
        <w:rPr>
          <w:rFonts w:ascii="Times New Roman" w:hAnsi="Times New Roman" w:cs="Times New Roman"/>
        </w:rPr>
        <w:t xml:space="preserve"> </w:t>
      </w:r>
    </w:p>
    <w:p w14:paraId="4ED7FB30" w14:textId="4998599A" w:rsidR="00A5060C" w:rsidRPr="0047062E" w:rsidRDefault="00A5060C" w:rsidP="006735CD">
      <w:pPr>
        <w:pStyle w:val="BodyText"/>
        <w:spacing w:line="480" w:lineRule="auto"/>
        <w:ind w:firstLine="720"/>
        <w:rPr>
          <w:rFonts w:ascii="Times New Roman" w:hAnsi="Times New Roman" w:cs="Times New Roman"/>
        </w:rPr>
      </w:pPr>
      <w:r w:rsidRPr="006735CD">
        <w:rPr>
          <w:rFonts w:ascii="Times New Roman" w:hAnsi="Times New Roman" w:cs="Times New Roman"/>
        </w:rPr>
        <w:t xml:space="preserve">The sets of coupled phenotypes present can be compared between different </w:t>
      </w:r>
      <w:proofErr w:type="spellStart"/>
      <w:r w:rsidRPr="006735CD">
        <w:rPr>
          <w:rFonts w:ascii="Times New Roman" w:hAnsi="Times New Roman" w:cs="Times New Roman"/>
        </w:rPr>
        <w:t>crosstalks</w:t>
      </w:r>
      <w:proofErr w:type="spellEnd"/>
      <w:r w:rsidRPr="006735CD">
        <w:rPr>
          <w:rFonts w:ascii="Times New Roman" w:hAnsi="Times New Roman" w:cs="Times New Roman"/>
        </w:rPr>
        <w:t xml:space="preserve"> as the regulation is increased.</w:t>
      </w:r>
      <w:r w:rsidR="00633A28" w:rsidRPr="006735CD">
        <w:rPr>
          <w:rFonts w:ascii="Times New Roman" w:hAnsi="Times New Roman" w:cs="Times New Roman"/>
        </w:rPr>
        <w:t xml:space="preserve"> Comparing between noxROS and mtROS upregulation, the E-W and E/M-W coupled states are the first suppressed. Additionally, both </w:t>
      </w:r>
      <w:proofErr w:type="spellStart"/>
      <w:r w:rsidR="00633A28" w:rsidRPr="006735CD">
        <w:rPr>
          <w:rFonts w:ascii="Times New Roman" w:hAnsi="Times New Roman" w:cs="Times New Roman"/>
        </w:rPr>
        <w:t>crosstalks</w:t>
      </w:r>
      <w:proofErr w:type="spellEnd"/>
      <w:r w:rsidR="00633A28" w:rsidRPr="006735CD">
        <w:rPr>
          <w:rFonts w:ascii="Times New Roman" w:hAnsi="Times New Roman" w:cs="Times New Roman"/>
        </w:rPr>
        <w:t xml:space="preserve"> upregulate the </w:t>
      </w:r>
      <w:r w:rsidR="00C91143" w:rsidRPr="006735CD">
        <w:rPr>
          <w:rFonts w:ascii="Times New Roman" w:hAnsi="Times New Roman" w:cs="Times New Roman"/>
        </w:rPr>
        <w:t>E/M-</w:t>
      </w:r>
      <w:r w:rsidR="00633A28" w:rsidRPr="006735CD">
        <w:rPr>
          <w:rFonts w:ascii="Times New Roman" w:hAnsi="Times New Roman" w:cs="Times New Roman"/>
        </w:rPr>
        <w:t>W/O state</w:t>
      </w:r>
      <w:r w:rsidR="00655AC8" w:rsidRPr="006735CD">
        <w:rPr>
          <w:rFonts w:ascii="Times New Roman" w:hAnsi="Times New Roman" w:cs="Times New Roman"/>
        </w:rPr>
        <w:t xml:space="preserve">, although when mtROS is upregulated only the </w:t>
      </w:r>
      <w:r w:rsidR="0073377B" w:rsidRPr="006735CD">
        <w:rPr>
          <w:rFonts w:ascii="Times New Roman" w:hAnsi="Times New Roman" w:cs="Times New Roman"/>
        </w:rPr>
        <w:t>mesenchymal</w:t>
      </w:r>
      <w:r w:rsidR="00655AC8" w:rsidRPr="006735CD">
        <w:rPr>
          <w:rFonts w:ascii="Times New Roman" w:hAnsi="Times New Roman" w:cs="Times New Roman"/>
        </w:rPr>
        <w:t xml:space="preserve"> phenotype is coupled with OXPHOS metabolism</w:t>
      </w:r>
      <w:r w:rsidR="00633A28" w:rsidRPr="006735CD">
        <w:rPr>
          <w:rFonts w:ascii="Times New Roman" w:hAnsi="Times New Roman" w:cs="Times New Roman"/>
        </w:rPr>
        <w:t>.</w:t>
      </w:r>
      <w:r w:rsidRPr="006735CD">
        <w:rPr>
          <w:rFonts w:ascii="Times New Roman" w:hAnsi="Times New Roman" w:cs="Times New Roman"/>
        </w:rPr>
        <w:t xml:space="preserve"> </w:t>
      </w:r>
      <w:r w:rsidR="00840B4F" w:rsidRPr="006735CD">
        <w:rPr>
          <w:rFonts w:ascii="Times New Roman" w:hAnsi="Times New Roman" w:cs="Times New Roman"/>
        </w:rPr>
        <w:t>The</w:t>
      </w:r>
      <w:r w:rsidR="00B060CD" w:rsidRPr="006735CD">
        <w:rPr>
          <w:rFonts w:ascii="Times New Roman" w:hAnsi="Times New Roman" w:cs="Times New Roman"/>
        </w:rPr>
        <w:t xml:space="preserve"> phases are</w:t>
      </w:r>
      <w:r w:rsidR="008854A9" w:rsidRPr="006735CD">
        <w:rPr>
          <w:rFonts w:ascii="Times New Roman" w:hAnsi="Times New Roman" w:cs="Times New Roman"/>
        </w:rPr>
        <w:t xml:space="preserve"> also</w:t>
      </w:r>
      <w:r w:rsidR="00B060CD" w:rsidRPr="006735CD">
        <w:rPr>
          <w:rFonts w:ascii="Times New Roman" w:hAnsi="Times New Roman" w:cs="Times New Roman"/>
        </w:rPr>
        <w:t xml:space="preserve"> very similar whether HIF-1 inhibits u200 or upregulates Snail. However, the E/M-W/O state does persist longer when HIF-1 inhibits u200 (Fig. S12 and S13). </w:t>
      </w:r>
      <w:r w:rsidR="00390322" w:rsidRPr="006735CD">
        <w:rPr>
          <w:rFonts w:ascii="Times New Roman" w:hAnsi="Times New Roman" w:cs="Times New Roman"/>
        </w:rPr>
        <w:t xml:space="preserve">Lastly, the AMPK driven </w:t>
      </w:r>
      <w:proofErr w:type="spellStart"/>
      <w:r w:rsidR="00390322" w:rsidRPr="006735CD">
        <w:rPr>
          <w:rFonts w:ascii="Times New Roman" w:hAnsi="Times New Roman" w:cs="Times New Roman"/>
        </w:rPr>
        <w:t>crosstalks</w:t>
      </w:r>
      <w:proofErr w:type="spellEnd"/>
      <w:r w:rsidR="00390322" w:rsidRPr="006735CD">
        <w:rPr>
          <w:rFonts w:ascii="Times New Roman" w:hAnsi="Times New Roman" w:cs="Times New Roman"/>
        </w:rPr>
        <w:t xml:space="preserve"> are initially very similar. In fact, the phases are nearly identical when AMPK inhibits ZEB or SNAIL (Fig. S14 and S15). However, AMPK upregulating u200 </w:t>
      </w:r>
      <w:r w:rsidR="004715D9" w:rsidRPr="006735CD">
        <w:rPr>
          <w:rFonts w:ascii="Times New Roman" w:hAnsi="Times New Roman" w:cs="Times New Roman"/>
        </w:rPr>
        <w:t>has slightly different phases before saturating at epithelial (Fig. S16).</w:t>
      </w:r>
      <w:r w:rsidR="00D060C8" w:rsidRPr="006735CD">
        <w:rPr>
          <w:rFonts w:ascii="Times New Roman" w:hAnsi="Times New Roman" w:cs="Times New Roman"/>
        </w:rPr>
        <w:t xml:space="preserve"> These similarities between </w:t>
      </w:r>
      <w:proofErr w:type="spellStart"/>
      <w:r w:rsidR="00D060C8" w:rsidRPr="006735CD">
        <w:rPr>
          <w:rFonts w:ascii="Times New Roman" w:hAnsi="Times New Roman" w:cs="Times New Roman"/>
        </w:rPr>
        <w:t>crosstalks</w:t>
      </w:r>
      <w:proofErr w:type="spellEnd"/>
      <w:r w:rsidR="00D060C8" w:rsidRPr="006735CD">
        <w:rPr>
          <w:rFonts w:ascii="Times New Roman" w:hAnsi="Times New Roman" w:cs="Times New Roman"/>
        </w:rPr>
        <w:t xml:space="preserve"> suggests a preferential pathway exists if EMT drive metabolic reprogramming, or vice versa. </w:t>
      </w:r>
      <w:r w:rsidR="004715D9" w:rsidRPr="006735CD">
        <w:rPr>
          <w:rFonts w:ascii="Times New Roman" w:hAnsi="Times New Roman" w:cs="Times New Roman"/>
        </w:rPr>
        <w:t xml:space="preserve"> </w:t>
      </w:r>
      <w:r w:rsidR="00B060CD" w:rsidRPr="006735CD">
        <w:rPr>
          <w:rFonts w:ascii="Times New Roman" w:hAnsi="Times New Roman" w:cs="Times New Roman"/>
        </w:rPr>
        <w:t xml:space="preserve"> </w:t>
      </w:r>
    </w:p>
    <w:p w14:paraId="1A24C235" w14:textId="0DE24A73" w:rsidR="001D5E10" w:rsidRPr="00602FA5" w:rsidRDefault="001D5E10"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r w:rsidR="00944CA5">
        <w:rPr>
          <w:rFonts w:ascii="Times New Roman" w:hAnsi="Times New Roman" w:cs="Times New Roman"/>
          <w:b/>
          <w:bCs/>
        </w:rPr>
        <w:t>s</w:t>
      </w:r>
      <w:r w:rsidRPr="00602FA5">
        <w:rPr>
          <w:rFonts w:ascii="Times New Roman" w:hAnsi="Times New Roman" w:cs="Times New Roman"/>
          <w:b/>
          <w:bCs/>
        </w:rPr>
        <w:t xml:space="preserve"> of the EMT network can stabilize the W/O metabolic phenotype</w:t>
      </w:r>
    </w:p>
    <w:p w14:paraId="10BB3234" w14:textId="6D8DFFA3" w:rsidR="009427A9" w:rsidRDefault="00BF217A" w:rsidP="00D628F5">
      <w:pPr>
        <w:pStyle w:val="BodyText"/>
        <w:spacing w:line="480" w:lineRule="auto"/>
        <w:ind w:firstLine="720"/>
        <w:rPr>
          <w:ins w:id="217" w:author="Madeline Galbraith" w:date="2022-04-27T14:18:00Z"/>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w:t>
      </w:r>
      <w:del w:id="218" w:author="Madeline Galbraith" w:date="2022-04-27T12:43:00Z">
        <w:r w:rsidR="00AD7F58" w:rsidRPr="00602FA5" w:rsidDel="007F583B">
          <w:rPr>
            <w:rFonts w:ascii="Times New Roman" w:hAnsi="Times New Roman" w:cs="Times New Roman"/>
          </w:rPr>
          <w:delText xml:space="preserve">the </w:delText>
        </w:r>
      </w:del>
      <w:del w:id="219" w:author="Madeline Galbraith" w:date="2022-04-27T12:42:00Z">
        <w:r w:rsidR="00AD7F58" w:rsidRPr="00602FA5" w:rsidDel="007F583B">
          <w:rPr>
            <w:rFonts w:ascii="Times New Roman" w:hAnsi="Times New Roman" w:cs="Times New Roman"/>
          </w:rPr>
          <w:delText xml:space="preserve">metabolism </w:delText>
        </w:r>
      </w:del>
      <w:ins w:id="220" w:author="Madeline Galbraith" w:date="2022-04-27T12:42:00Z">
        <w:r w:rsidR="007F583B">
          <w:rPr>
            <w:rFonts w:ascii="Times New Roman" w:hAnsi="Times New Roman" w:cs="Times New Roman"/>
          </w:rPr>
          <w:t>metabolic</w:t>
        </w:r>
        <w:r w:rsidR="007F583B" w:rsidRPr="00602FA5">
          <w:rPr>
            <w:rFonts w:ascii="Times New Roman" w:hAnsi="Times New Roman" w:cs="Times New Roman"/>
          </w:rPr>
          <w:t xml:space="preserve"> </w:t>
        </w:r>
      </w:ins>
      <w:del w:id="221" w:author="Madeline Galbraith" w:date="2022-04-27T12:42:00Z">
        <w:r w:rsidR="00AD7F58" w:rsidRPr="00602FA5" w:rsidDel="007F583B">
          <w:rPr>
            <w:rFonts w:ascii="Times New Roman" w:hAnsi="Times New Roman" w:cs="Times New Roman"/>
          </w:rPr>
          <w:delText>network</w:delText>
        </w:r>
      </w:del>
      <w:ins w:id="222" w:author="Madeline Galbraith" w:date="2022-04-27T12:42:00Z">
        <w:r w:rsidR="007F583B">
          <w:rPr>
            <w:rFonts w:ascii="Times New Roman" w:hAnsi="Times New Roman" w:cs="Times New Roman"/>
          </w:rPr>
          <w:t>reprogramming</w:t>
        </w:r>
      </w:ins>
      <w:r w:rsidR="00AD7F58" w:rsidRPr="00602FA5">
        <w:rPr>
          <w:rFonts w:ascii="Times New Roman" w:hAnsi="Times New Roman" w:cs="Times New Roman"/>
        </w:rPr>
        <w:t xml:space="preserve">,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r w:rsidR="009459FD" w:rsidRPr="00602FA5">
        <w:rPr>
          <w:rFonts w:ascii="Times New Roman" w:hAnsi="Times New Roman" w:cs="Times New Roman"/>
        </w:rPr>
        <w:t xml:space="preserve">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459FD" w:rsidRPr="00602FA5">
        <w:rPr>
          <w:rFonts w:ascii="Times New Roman" w:hAnsi="Times New Roman" w:cs="Times New Roman"/>
        </w:rPr>
        <w:t xml:space="preserve"> the E/M-W/O state is further upregulated (Fig. S11).</w:t>
      </w:r>
      <w:r w:rsidR="009459FD">
        <w:rPr>
          <w:rFonts w:ascii="Times New Roman" w:hAnsi="Times New Roman" w:cs="Times New Roman"/>
        </w:rPr>
        <w:t xml:space="preserve"> While </w:t>
      </w:r>
      <w:r w:rsidR="00CA07F4">
        <w:rPr>
          <w:rFonts w:ascii="Times New Roman" w:hAnsi="Times New Roman" w:cs="Times New Roman"/>
        </w:rPr>
        <w:t>upregulation of ROS  causes an increase in the hybrid E/M-W/O</w:t>
      </w:r>
      <w:r w:rsidR="009459FD">
        <w:rPr>
          <w:rFonts w:ascii="Times New Roman" w:hAnsi="Times New Roman" w:cs="Times New Roman"/>
        </w:rPr>
        <w:t>,</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223" w:author="Madeline Galbraith" w:date="2022-04-27T12:43:00Z">
        <w:r w:rsidR="00BC6A5D">
          <w:rPr>
            <w:rFonts w:ascii="Times New Roman" w:eastAsiaTheme="minorEastAsia" w:hAnsi="Times New Roman" w:cs="Times New Roman"/>
          </w:rPr>
          <w:t xml:space="preserve"> </w:t>
        </w:r>
      </w:ins>
      <w:r w:rsidR="00885780">
        <w:rPr>
          <w:rFonts w:ascii="Times New Roman" w:hAnsi="Times New Roman" w:cs="Times New Roman"/>
        </w:rPr>
        <w:t>silencing H</w:t>
      </w:r>
      <w:ins w:id="224" w:author="Madeline Galbraith" w:date="2022-04-27T12:43:00Z">
        <w:r w:rsidR="00BC6A5D">
          <w:rPr>
            <w:rFonts w:ascii="Times New Roman" w:hAnsi="Times New Roman" w:cs="Times New Roman"/>
          </w:rPr>
          <w:t>IF</w:t>
        </w:r>
      </w:ins>
      <w:del w:id="225" w:author="Madeline Galbraith" w:date="2022-04-27T12:43:00Z">
        <w:r w:rsidR="00885780" w:rsidDel="00BC6A5D">
          <w:rPr>
            <w:rFonts w:ascii="Times New Roman" w:hAnsi="Times New Roman" w:cs="Times New Roman"/>
          </w:rPr>
          <w:delText>if</w:delText>
        </w:r>
      </w:del>
      <w:r w:rsidR="00885780">
        <w:rPr>
          <w:rFonts w:ascii="Times New Roman" w:hAnsi="Times New Roman" w:cs="Times New Roman"/>
        </w:rPr>
        <w:t>-1 mRNA suppresses the hybrid E/M-W/O state</w:t>
      </w:r>
      <w:r w:rsidR="009459FD">
        <w:rPr>
          <w:rFonts w:ascii="Times New Roman" w:hAnsi="Times New Roman" w:cs="Times New Roman"/>
        </w:rPr>
        <w:t>;</w:t>
      </w:r>
      <w:r w:rsidR="00885780">
        <w:rPr>
          <w:rFonts w:ascii="Times New Roman" w:hAnsi="Times New Roman" w:cs="Times New Roman"/>
        </w:rPr>
        <w:t xml:space="preserve"> </w:t>
      </w:r>
      <w:r w:rsidR="009459FD">
        <w:rPr>
          <w:rFonts w:ascii="Times New Roman" w:hAnsi="Times New Roman" w:cs="Times New Roman"/>
        </w:rPr>
        <w:t>t</w:t>
      </w:r>
      <w:r w:rsidR="00885780">
        <w:rPr>
          <w:rFonts w:ascii="Times New Roman" w:hAnsi="Times New Roman" w:cs="Times New Roman"/>
        </w:rPr>
        <w:t xml:space="preserve">herefore, </w:t>
      </w:r>
      <w:r w:rsidR="00E66591">
        <w:rPr>
          <w:rFonts w:ascii="Times New Roman" w:hAnsi="Times New Roman" w:cs="Times New Roman"/>
        </w:rPr>
        <w:t>some suppression of the hybrid E/M-W/O state is expected when u200 and u34 regulate HIF</w:t>
      </w:r>
      <w:ins w:id="226" w:author="Madeline Galbraith" w:date="2022-04-27T12:43:00Z">
        <w:r w:rsidR="00BC6A5D">
          <w:rPr>
            <w:rFonts w:ascii="Times New Roman" w:hAnsi="Times New Roman" w:cs="Times New Roman"/>
          </w:rPr>
          <w:t>-1</w:t>
        </w:r>
      </w:ins>
      <w:r w:rsidR="00E66591">
        <w:rPr>
          <w:rFonts w:ascii="Times New Roman" w:hAnsi="Times New Roman" w:cs="Times New Roman"/>
        </w:rPr>
        <w:t xml:space="preserve"> and ROS, respectively. Interestingly, the hybrid E/M-W/O state is fully suppressed </w:t>
      </w:r>
      <w:r w:rsidR="00CA07F4">
        <w:rPr>
          <w:rFonts w:ascii="Times New Roman" w:hAnsi="Times New Roman" w:cs="Times New Roman"/>
        </w:rPr>
        <w:t>when</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66591">
        <w:rPr>
          <w:rFonts w:ascii="Times New Roman" w:eastAsiaTheme="minorEastAsia" w:hAnsi="Times New Roman" w:cs="Times New Roman"/>
        </w:rPr>
        <w:t xml:space="preserve"> </w:t>
      </w:r>
      <w:r w:rsidR="00885780">
        <w:rPr>
          <w:rFonts w:ascii="Times New Roman" w:hAnsi="Times New Roman" w:cs="Times New Roman"/>
        </w:rPr>
        <w:t xml:space="preserve">downregulates </w:t>
      </w:r>
      <w:r w:rsidR="005506B5">
        <w:rPr>
          <w:rFonts w:ascii="Times New Roman" w:hAnsi="Times New Roman" w:cs="Times New Roman"/>
        </w:rPr>
        <w:t>HIF-1</w:t>
      </w:r>
      <w:r w:rsidR="0088578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Pr>
          <w:rFonts w:ascii="Times New Roman" w:hAnsi="Times New Roman" w:cs="Times New Roman"/>
        </w:rPr>
        <w:t>upregulates noxROS</w:t>
      </w:r>
      <w:r w:rsidR="001258A6">
        <w:rPr>
          <w:rFonts w:ascii="Times New Roman" w:hAnsi="Times New Roman" w:cs="Times New Roman"/>
        </w:rPr>
        <w:t xml:space="preserve">,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258A6">
        <w:rPr>
          <w:rFonts w:ascii="Times New Roman" w:eastAsiaTheme="minorEastAsia" w:hAnsi="Times New Roman" w:cs="Times New Roman"/>
        </w:rPr>
        <w:t xml:space="preserve"> </w:t>
      </w:r>
      <w:r w:rsidR="001258A6">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1258A6">
        <w:rPr>
          <w:rFonts w:ascii="Times New Roman" w:hAnsi="Times New Roman" w:cs="Times New Roman"/>
        </w:rPr>
        <w:t xml:space="preserve">upregulates mtROS </w:t>
      </w:r>
      <w:del w:id="227" w:author="Madeline Galbraith" w:date="2022-04-27T12:43:00Z">
        <w:r w:rsidR="005C5C1E" w:rsidDel="00D57C42">
          <w:rPr>
            <w:rFonts w:ascii="Times New Roman" w:hAnsi="Times New Roman" w:cs="Times New Roman"/>
          </w:rPr>
          <w:delText xml:space="preserve"> </w:delText>
        </w:r>
      </w:del>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w:t>
      </w:r>
      <w:ins w:id="228" w:author="Madeline Galbraith" w:date="2022-04-27T16:03:00Z">
        <w:r w:rsidR="004047D5">
          <w:rPr>
            <w:rFonts w:ascii="Times New Roman" w:hAnsi="Times New Roman" w:cs="Times New Roman"/>
          </w:rPr>
          <w:t xml:space="preserve">These results suggest </w:t>
        </w:r>
      </w:ins>
      <w:ins w:id="229" w:author="Madeline Galbraith" w:date="2022-04-27T16:08:00Z">
        <w:r w:rsidR="004F11EA">
          <w:rPr>
            <w:rFonts w:ascii="Times New Roman" w:hAnsi="Times New Roman" w:cs="Times New Roman"/>
          </w:rPr>
          <w:t>the ty</w:t>
        </w:r>
      </w:ins>
      <w:ins w:id="230" w:author="Madeline Galbraith" w:date="2022-04-27T16:09:00Z">
        <w:r w:rsidR="004F11EA">
          <w:rPr>
            <w:rFonts w:ascii="Times New Roman" w:hAnsi="Times New Roman" w:cs="Times New Roman"/>
          </w:rPr>
          <w:t>pe of ROS present can affect expression of the E/M-W/O state.</w:t>
        </w:r>
      </w:ins>
    </w:p>
    <w:p w14:paraId="7865E5FF" w14:textId="5266F2B9" w:rsidR="00D628F5" w:rsidDel="000D7EB5" w:rsidRDefault="00692C32" w:rsidP="00D628F5">
      <w:pPr>
        <w:pStyle w:val="BodyText"/>
        <w:spacing w:line="480" w:lineRule="auto"/>
        <w:ind w:firstLine="720"/>
        <w:rPr>
          <w:del w:id="231" w:author="Madeline Galbraith" w:date="2022-04-27T14:19:00Z"/>
          <w:rFonts w:ascii="Times New Roman" w:hAnsi="Times New Roman" w:cs="Times New Roman"/>
        </w:rPr>
      </w:pPr>
      <w:ins w:id="232" w:author="Madeline Galbraith" w:date="2022-04-27T14:27:00Z">
        <w:r>
          <w:rPr>
            <w:rFonts w:ascii="Times New Roman" w:hAnsi="Times New Roman" w:cs="Times New Roman"/>
          </w:rPr>
          <w:t xml:space="preserve">The </w:t>
        </w:r>
      </w:ins>
      <w:ins w:id="233" w:author="Madeline Galbraith" w:date="2022-04-27T14:28:00Z">
        <w:r>
          <w:rPr>
            <w:rFonts w:ascii="Times New Roman" w:hAnsi="Times New Roman" w:cs="Times New Roman"/>
          </w:rPr>
          <w:t xml:space="preserve">hybrid </w:t>
        </w:r>
      </w:ins>
      <w:ins w:id="234" w:author="Madeline Galbraith" w:date="2022-04-27T16:03:00Z">
        <w:r w:rsidR="00DB03DD">
          <w:rPr>
            <w:rFonts w:ascii="Times New Roman" w:hAnsi="Times New Roman" w:cs="Times New Roman"/>
          </w:rPr>
          <w:t>E/M-</w:t>
        </w:r>
      </w:ins>
      <w:ins w:id="235" w:author="Madeline Galbraith" w:date="2022-04-27T16:04:00Z">
        <w:r w:rsidR="00DB03DD">
          <w:rPr>
            <w:rFonts w:ascii="Times New Roman" w:hAnsi="Times New Roman" w:cs="Times New Roman"/>
          </w:rPr>
          <w:t xml:space="preserve">W/O </w:t>
        </w:r>
      </w:ins>
      <w:ins w:id="236" w:author="Madeline Galbraith" w:date="2022-04-27T14:28:00Z">
        <w:r>
          <w:rPr>
            <w:rFonts w:ascii="Times New Roman" w:hAnsi="Times New Roman" w:cs="Times New Roman"/>
          </w:rPr>
          <w:t xml:space="preserve">state is stabilized if mtROS is upregulated, but noxROS upregulation has minimal </w:t>
        </w:r>
        <w:proofErr w:type="spellStart"/>
        <w:r>
          <w:rPr>
            <w:rFonts w:ascii="Times New Roman" w:hAnsi="Times New Roman" w:cs="Times New Roman"/>
          </w:rPr>
          <w:t>affect</w:t>
        </w:r>
        <w:proofErr w:type="spellEnd"/>
        <w:r>
          <w:rPr>
            <w:rFonts w:ascii="Times New Roman" w:hAnsi="Times New Roman" w:cs="Times New Roman"/>
          </w:rPr>
          <w:t xml:space="preserve"> on the hybrid E/M-W/O state. </w:t>
        </w:r>
      </w:ins>
      <w:r w:rsidR="00827803">
        <w:rPr>
          <w:rFonts w:ascii="Times New Roman" w:hAnsi="Times New Roman" w:cs="Times New Roman"/>
        </w:rPr>
        <w:t>Strikingly</w:t>
      </w:r>
      <w:r w:rsidR="00AD7F58" w:rsidRPr="00602FA5">
        <w:rPr>
          <w:rFonts w:ascii="Times New Roman" w:hAnsi="Times New Roman" w:cs="Times New Roman"/>
        </w:rPr>
        <w:t xml:space="preserve">,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w:t>
      </w:r>
      <w:moveToRangeStart w:id="237" w:author="Madeline Galbraith" w:date="2022-04-27T14:30:00Z" w:name="move101962261"/>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moveTo w:id="238" w:author="Madeline Galbraith" w:date="2022-04-27T14:30:00Z">
        <w:r w:rsidR="00CD3FBE" w:rsidRPr="00602FA5">
          <w:rPr>
            <w:rFonts w:ascii="Times New Roman" w:hAnsi="Times New Roman" w:cs="Times New Roman"/>
          </w:rPr>
          <w:t xml:space="preserve"> silencing </w:t>
        </w:r>
        <w:r w:rsidR="00CD3FBE">
          <w:rPr>
            <w:rFonts w:ascii="Times New Roman" w:hAnsi="Times New Roman" w:cs="Times New Roman"/>
          </w:rPr>
          <w:t>HIF-1</w:t>
        </w:r>
        <w:r w:rsidR="00CD3FBE" w:rsidRPr="00602FA5">
          <w:rPr>
            <w:rFonts w:ascii="Times New Roman" w:hAnsi="Times New Roman" w:cs="Times New Roman"/>
          </w:rPr>
          <w:t xml:space="preserve">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moveTo w:id="239" w:author="Madeline Galbraith" w:date="2022-04-27T14:30:00Z">
          <w:r w:rsidR="00CD3FBE" w:rsidRPr="00602FA5">
            <w:rPr>
              <w:rFonts w:ascii="Times New Roman" w:hAnsi="Times New Roman" w:cs="Times New Roman"/>
            </w:rPr>
            <w:t xml:space="preserve"> upregulating noxROS and mtROS</w:t>
          </w:r>
        </w:moveTo>
        <w:moveToRangeEnd w:id="237"/>
        <w:ins w:id="240" w:author="Madeline Galbraith" w:date="2022-04-27T14:30:00Z">
          <w:r w:rsidR="00CD3FBE">
            <w:rPr>
              <w:rFonts w:ascii="Times New Roman" w:hAnsi="Times New Roman" w:cs="Times New Roman"/>
            </w:rPr>
            <w:t xml:space="preserve">, </w:t>
          </w:r>
        </w:ins>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A</w:t>
        </w:r>
        <w:r w:rsidR="00AD7F58" w:rsidRPr="00602FA5">
          <w:rPr>
            <w:rFonts w:ascii="Times New Roman" w:hAnsi="Times New Roman" w:cs="Times New Roman"/>
          </w:rPr>
          <w:t>) the E/M-W/O coupled state may be suppressed</w:t>
        </w:r>
        <w:r w:rsidR="0018219A">
          <w:rPr>
            <w:rFonts w:ascii="Times New Roman" w:hAnsi="Times New Roman" w:cs="Times New Roman"/>
          </w:rPr>
          <w:t xml:space="preserve"> even if the W/O state is present</w:t>
        </w:r>
        <w:r w:rsidR="00AD7F58" w:rsidRPr="00602FA5">
          <w:rPr>
            <w:rFonts w:ascii="Times New Roman" w:hAnsi="Times New Roman" w:cs="Times New Roman"/>
          </w:rPr>
          <w:t xml:space="preser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B</w:t>
        </w:r>
        <w:r w:rsidR="00AD7F58" w:rsidRPr="00602FA5">
          <w:rPr>
            <w:rFonts w:ascii="Times New Roman" w:hAnsi="Times New Roman" w:cs="Times New Roman"/>
          </w:rPr>
          <w:t xml:space="preserve">). </w:t>
        </w:r>
        <w:ins w:id="241" w:author="Madeline Galbraith" w:date="2022-04-27T12:44:00Z">
          <w:r w:rsidR="00D57C42">
            <w:rPr>
              <w:rFonts w:ascii="Times New Roman" w:hAnsi="Times New Roman" w:cs="Times New Roman"/>
            </w:rPr>
            <w:t xml:space="preserve">Further, </w:t>
          </w:r>
        </w:ins>
        <w:del w:id="242" w:author="Madeline Galbraith" w:date="2022-04-27T12:44:00Z">
          <w:r w:rsidR="00AD7F58" w:rsidRPr="00602FA5" w:rsidDel="00D57C42">
            <w:rPr>
              <w:rFonts w:ascii="Times New Roman" w:hAnsi="Times New Roman" w:cs="Times New Roman"/>
            </w:rPr>
            <w:delText>T</w:delText>
          </w:r>
        </w:del>
        <w:ins w:id="243" w:author="Madeline Galbraith" w:date="2022-04-27T12:44:00Z">
          <w:r w:rsidR="00D57C42">
            <w:rPr>
              <w:rFonts w:ascii="Times New Roman" w:hAnsi="Times New Roman" w:cs="Times New Roman"/>
            </w:rPr>
            <w:t>t</w:t>
          </w:r>
        </w:ins>
        <w:r w:rsidR="00AD7F58" w:rsidRPr="00602FA5">
          <w:rPr>
            <w:rFonts w:ascii="Times New Roman" w:hAnsi="Times New Roman" w:cs="Times New Roman"/>
          </w:rPr>
          <w:t xml:space="preserve">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C53283">
          <w:rPr>
            <w:rFonts w:ascii="Times New Roman" w:hAnsi="Times New Roman" w:cs="Times New Roman"/>
          </w:rPr>
          <w:t xml:space="preserve"> (Fig. 4B).</w:t>
        </w:r>
        <w:del w:id="244" w:author="Madeline Galbraith" w:date="2022-04-27T14:19:00Z">
          <w:r w:rsidR="00C53283" w:rsidDel="000D7EB5">
            <w:rPr>
              <w:rFonts w:ascii="Times New Roman" w:hAnsi="Times New Roman" w:cs="Times New Roman"/>
            </w:rPr>
            <w:delText xml:space="preserve"> </w:delText>
          </w:r>
        </w:del>
        <w:del w:id="245" w:author="Madeline Galbraith" w:date="2022-04-27T12:47:00Z">
          <w:r w:rsidR="00C53283" w:rsidDel="00D57C42">
            <w:rPr>
              <w:rFonts w:ascii="Times New Roman" w:hAnsi="Times New Roman" w:cs="Times New Roman"/>
            </w:rPr>
            <w:delText>Further,</w:delText>
          </w:r>
        </w:del>
        <w:del w:id="246" w:author="Madeline Galbraith" w:date="2022-04-27T14:19:00Z">
          <w:r w:rsidR="00C53283" w:rsidDel="000D7EB5">
            <w:rPr>
              <w:rFonts w:ascii="Times New Roman" w:hAnsi="Times New Roman" w:cs="Times New Roman"/>
            </w:rPr>
            <w:delText xml:space="preserve"> </w:delText>
          </w:r>
          <w:r w:rsidR="005B6839" w:rsidDel="000D7EB5">
            <w:rPr>
              <w:rFonts w:ascii="Times New Roman" w:hAnsi="Times New Roman" w:cs="Times New Roman"/>
            </w:rPr>
            <w:delText xml:space="preserve">u200 </w:delText>
          </w:r>
        </w:del>
        <w:del w:id="247" w:author="Madeline Galbraith" w:date="2022-04-27T12:49:00Z">
          <w:r w:rsidR="005B6839" w:rsidDel="004C4B8C">
            <w:rPr>
              <w:rFonts w:ascii="Times New Roman" w:hAnsi="Times New Roman" w:cs="Times New Roman"/>
            </w:rPr>
            <w:delText>also seems to control the existence of</w:delText>
          </w:r>
        </w:del>
        <w:del w:id="248" w:author="Madeline Galbraith" w:date="2022-04-27T14:19:00Z">
          <w:r w:rsidR="005B6839" w:rsidDel="000D7EB5">
            <w:rPr>
              <w:rFonts w:ascii="Times New Roman" w:hAnsi="Times New Roman" w:cs="Times New Roman"/>
            </w:rPr>
            <w:delText xml:space="preserve"> the hybrid E/M-W/O state</w:delText>
          </w:r>
          <w:r w:rsidR="00CF7EF3" w:rsidDel="000D7EB5">
            <w:rPr>
              <w:rFonts w:ascii="Times New Roman" w:hAnsi="Times New Roman" w:cs="Times New Roman"/>
            </w:rPr>
            <w:delText xml:space="preserve"> (Fig 4</w:delText>
          </w:r>
        </w:del>
        <w:del w:id="249" w:author="Madeline Galbraith" w:date="2022-04-27T12:45:00Z">
          <w:r w:rsidR="00CF7EF3" w:rsidDel="00D57C42">
            <w:rPr>
              <w:rFonts w:ascii="Times New Roman" w:hAnsi="Times New Roman" w:cs="Times New Roman"/>
            </w:rPr>
            <w:delText>D</w:delText>
          </w:r>
        </w:del>
        <w:del w:id="250" w:author="Madeline Galbraith" w:date="2022-04-27T14:19:00Z">
          <w:r w:rsidR="00CF7EF3" w:rsidDel="000D7EB5">
            <w:rPr>
              <w:rFonts w:ascii="Times New Roman" w:hAnsi="Times New Roman" w:cs="Times New Roman"/>
            </w:rPr>
            <w:delText>).</w:delText>
          </w:r>
        </w:del>
        <w:del w:id="251" w:author="Madeline Galbraith" w:date="2022-04-27T14:09:00Z">
          <w:r w:rsidR="00CF7EF3" w:rsidDel="00754886">
            <w:rPr>
              <w:rFonts w:ascii="Times New Roman" w:hAnsi="Times New Roman" w:cs="Times New Roman"/>
            </w:rPr>
            <w:delText xml:space="preserve"> </w:delText>
          </w:r>
        </w:del>
        <w:del w:id="252" w:author="Madeline Galbraith" w:date="2022-04-27T14:19:00Z">
          <w:r w:rsidR="00CF7EF3" w:rsidDel="000D7EB5">
            <w:rPr>
              <w:rFonts w:ascii="Times New Roman" w:hAnsi="Times New Roman" w:cs="Times New Roman"/>
            </w:rPr>
            <w:delText>These results</w:delText>
          </w:r>
          <w:r w:rsidR="00E62645" w:rsidRPr="00602FA5" w:rsidDel="000D7EB5">
            <w:rPr>
              <w:rFonts w:ascii="Times New Roman" w:hAnsi="Times New Roman" w:cs="Times New Roman"/>
            </w:rPr>
            <w:delText xml:space="preserve"> </w:delText>
          </w:r>
          <w:r w:rsidR="00AD7F58" w:rsidRPr="00602FA5" w:rsidDel="000D7EB5">
            <w:rPr>
              <w:rFonts w:ascii="Times New Roman" w:hAnsi="Times New Roman" w:cs="Times New Roman"/>
            </w:rPr>
            <w:delText xml:space="preserve">suggest a feedback loop between mtROS, </w:delText>
          </w:r>
          <w:r w:rsidR="005506B5" w:rsidDel="000D7EB5">
            <w:rPr>
              <w:rFonts w:ascii="Times New Roman" w:hAnsi="Times New Roman" w:cs="Times New Roman"/>
            </w:rPr>
            <w:delText>HIF-1</w:delText>
          </w:r>
          <w:r w:rsidR="00AD7F58" w:rsidRPr="00602FA5" w:rsidDel="000D7EB5">
            <w:rPr>
              <w:rFonts w:ascii="Times New Roman" w:hAnsi="Times New Roman" w:cs="Times New Roman"/>
            </w:rPr>
            <w:delText xml:space="preserve"> and </w:delText>
          </w:r>
        </w:del>
        <m:oMath>
          <m:sSub>
            <m:sSubPr>
              <m:ctrlPr>
                <w:del w:id="253" w:author="Madeline Galbraith" w:date="2022-04-27T14:19:00Z">
                  <w:rPr>
                    <w:rFonts w:ascii="Cambria Math" w:hAnsi="Cambria Math" w:cs="Times New Roman"/>
                  </w:rPr>
                </w:del>
              </m:ctrlPr>
            </m:sSubPr>
            <m:e>
              <m:r>
                <w:del w:id="254" w:author="Madeline Galbraith" w:date="2022-04-27T14:19:00Z">
                  <w:rPr>
                    <w:rFonts w:ascii="Cambria Math" w:hAnsi="Cambria Math" w:cs="Times New Roman"/>
                  </w:rPr>
                  <m:t>μ</m:t>
                </w:del>
              </m:r>
            </m:e>
            <m:sub>
              <m:r>
                <w:del w:id="255" w:author="Madeline Galbraith" w:date="2022-04-27T14:19:00Z">
                  <w:rPr>
                    <w:rFonts w:ascii="Cambria Math" w:hAnsi="Cambria Math" w:cs="Times New Roman"/>
                  </w:rPr>
                  <m:t>200</m:t>
                </w:del>
              </m:r>
            </m:sub>
          </m:sSub>
        </m:oMath>
        <w:del w:id="256" w:author="Madeline Galbraith" w:date="2022-04-27T14:19:00Z">
          <w:r w:rsidR="00AD7F58" w:rsidRPr="00602FA5" w:rsidDel="000D7EB5">
            <w:rPr>
              <w:rFonts w:ascii="Times New Roman" w:hAnsi="Times New Roman" w:cs="Times New Roman"/>
            </w:rPr>
            <w:delText xml:space="preserve"> controls the expression of the E/M-W/O state.</w:delText>
          </w:r>
        </w:del>
        <w:r w:rsidR="00D628F5" w:rsidRPr="00D628F5">
          <w:rPr>
            <w:rFonts w:ascii="Times New Roman" w:hAnsi="Times New Roman" w:cs="Times New Roman"/>
          </w:rPr>
          <w:t xml:space="preserve"> </w:t>
        </w:r>
      </w:moveTo>
    </w:p>
    <w:p w14:paraId="211A7BDF" w14:textId="1010064C" w:rsidR="000D7EB5" w:rsidRPr="00602FA5" w:rsidRDefault="00D628F5" w:rsidP="00926A3C">
      <w:pPr>
        <w:pStyle w:val="BodyText"/>
        <w:spacing w:line="480" w:lineRule="auto"/>
        <w:ind w:firstLine="720"/>
        <w:rPr>
          <w:rFonts w:ascii="Times New Roman" w:hAnsi="Times New Roman" w:cs="Times New Roman"/>
        </w:rPr>
      </w:pPr>
      <w:del w:id="257" w:author="Madeline Galbraith" w:date="2022-04-27T14:30:00Z">
        <w:r w:rsidRPr="00602FA5" w:rsidDel="007F42BE">
          <w:rPr>
            <w:rFonts w:ascii="Times New Roman" w:hAnsi="Times New Roman" w:cs="Times New Roman"/>
          </w:rPr>
          <w:delText xml:space="preserve">Identifying </w:delText>
        </w:r>
      </w:del>
      <w:ins w:id="258" w:author="Madeline Galbraith" w:date="2022-04-27T14:30:00Z">
        <w:r w:rsidR="007F42BE">
          <w:rPr>
            <w:rFonts w:ascii="Times New Roman" w:hAnsi="Times New Roman" w:cs="Times New Roman"/>
          </w:rPr>
          <w:t>Analyzing</w:t>
        </w:r>
        <w:r w:rsidR="007F42BE" w:rsidRPr="00602FA5">
          <w:rPr>
            <w:rFonts w:ascii="Times New Roman" w:hAnsi="Times New Roman" w:cs="Times New Roman"/>
          </w:rPr>
          <w:t xml:space="preserve"> </w:t>
        </w:r>
      </w:ins>
      <w:r w:rsidRPr="00602FA5">
        <w:rPr>
          <w:rFonts w:ascii="Times New Roman" w:hAnsi="Times New Roman" w:cs="Times New Roman"/>
        </w:rPr>
        <w:t>the</w:t>
      </w:r>
      <w:ins w:id="259" w:author="Madeline Galbraith" w:date="2022-04-27T14:31:00Z">
        <w:r w:rsidR="007F42BE">
          <w:rPr>
            <w:rFonts w:ascii="Times New Roman" w:hAnsi="Times New Roman" w:cs="Times New Roman"/>
          </w:rPr>
          <w:t xml:space="preserve"> coupled state phases</w:t>
        </w:r>
      </w:ins>
      <w:del w:id="260" w:author="Madeline Galbraith" w:date="2022-04-27T14:31:00Z">
        <w:r w:rsidRPr="00602FA5" w:rsidDel="007F42BE">
          <w:rPr>
            <w:rFonts w:ascii="Times New Roman" w:hAnsi="Times New Roman" w:cs="Times New Roman"/>
          </w:rPr>
          <w:delText xml:space="preserve"> </w:delText>
        </w:r>
      </w:del>
      <w:del w:id="261" w:author="Madeline Galbraith" w:date="2022-04-27T14:30:00Z">
        <w:r w:rsidRPr="00602FA5" w:rsidDel="007F42BE">
          <w:rPr>
            <w:rFonts w:ascii="Times New Roman" w:hAnsi="Times New Roman" w:cs="Times New Roman"/>
          </w:rPr>
          <w:delText>phases</w:delText>
        </w:r>
      </w:del>
      <w:del w:id="262" w:author="Madeline Galbraith" w:date="2022-04-27T14:31:00Z">
        <w:r w:rsidRPr="00602FA5" w:rsidDel="007F42BE">
          <w:rPr>
            <w:rFonts w:ascii="Times New Roman" w:hAnsi="Times New Roman" w:cs="Times New Roman"/>
          </w:rPr>
          <w:delText xml:space="preserve"> present when all metabolism regulating crosstalks (</w:delText>
        </w:r>
        <w:moveFromRangeStart w:id="263" w:author="Madeline Galbraith" w:date="2022-04-27T14:30:00Z" w:name="move101962261"/>
      </w:del>
      <m:oMath>
        <m:sSub>
          <m:sSubPr>
            <m:ctrlPr>
              <w:del w:id="264" w:author="Madeline Galbraith" w:date="2022-04-27T14:31:00Z">
                <w:rPr>
                  <w:rFonts w:ascii="Cambria Math" w:hAnsi="Cambria Math" w:cs="Times New Roman"/>
                </w:rPr>
              </w:del>
            </m:ctrlPr>
          </m:sSubPr>
          <m:e>
            <m:r>
              <w:del w:id="265" w:author="Madeline Galbraith" w:date="2022-04-27T14:31:00Z">
                <w:rPr>
                  <w:rFonts w:ascii="Cambria Math" w:hAnsi="Cambria Math" w:cs="Times New Roman"/>
                </w:rPr>
                <m:t>μ</m:t>
              </w:del>
            </m:r>
          </m:e>
          <m:sub>
            <m:r>
              <w:del w:id="266" w:author="Madeline Galbraith" w:date="2022-04-27T14:31:00Z">
                <w:rPr>
                  <w:rFonts w:ascii="Cambria Math" w:hAnsi="Cambria Math" w:cs="Times New Roman"/>
                </w:rPr>
                <m:t>200</m:t>
              </w:del>
            </m:r>
          </m:sub>
        </m:sSub>
      </m:oMath>
      <w:moveFrom w:id="267" w:author="Madeline Galbraith" w:date="2022-04-27T14:30:00Z">
        <w:del w:id="268" w:author="Madeline Galbraith" w:date="2022-04-27T14:31:00Z">
          <w:r w:rsidRPr="00602FA5" w:rsidDel="007F42BE">
            <w:rPr>
              <w:rFonts w:ascii="Times New Roman" w:hAnsi="Times New Roman" w:cs="Times New Roman"/>
            </w:rPr>
            <w:delText xml:space="preserve"> silencing </w:delText>
          </w:r>
          <w:r w:rsidR="005506B5" w:rsidDel="007F42BE">
            <w:rPr>
              <w:rFonts w:ascii="Times New Roman" w:hAnsi="Times New Roman" w:cs="Times New Roman"/>
            </w:rPr>
            <w:delText>HIF-1</w:delText>
          </w:r>
          <w:r w:rsidRPr="00602FA5" w:rsidDel="007F42BE">
            <w:rPr>
              <w:rFonts w:ascii="Times New Roman" w:hAnsi="Times New Roman" w:cs="Times New Roman"/>
            </w:rPr>
            <w:delText xml:space="preserve"> mRNA and </w:delText>
          </w:r>
        </w:del>
        <m:oMath>
          <m:sSub>
            <m:sSubPr>
              <m:ctrlPr>
                <w:del w:id="269" w:author="Madeline Galbraith" w:date="2022-04-27T14:31:00Z">
                  <w:rPr>
                    <w:rFonts w:ascii="Cambria Math" w:hAnsi="Cambria Math" w:cs="Times New Roman"/>
                  </w:rPr>
                </w:del>
              </m:ctrlPr>
            </m:sSubPr>
            <m:e>
              <m:r>
                <w:del w:id="270" w:author="Madeline Galbraith" w:date="2022-04-27T14:31:00Z">
                  <w:rPr>
                    <w:rFonts w:ascii="Cambria Math" w:hAnsi="Cambria Math" w:cs="Times New Roman"/>
                  </w:rPr>
                  <m:t>μ</m:t>
                </w:del>
              </m:r>
            </m:e>
            <m:sub>
              <m:r>
                <w:del w:id="271" w:author="Madeline Galbraith" w:date="2022-04-27T14:31:00Z">
                  <w:rPr>
                    <w:rFonts w:ascii="Cambria Math" w:hAnsi="Cambria Math" w:cs="Times New Roman"/>
                  </w:rPr>
                  <m:t>34</m:t>
                </w:del>
              </m:r>
            </m:sub>
          </m:sSub>
        </m:oMath>
        <w:moveFrom w:id="272" w:author="Madeline Galbraith" w:date="2022-04-27T14:30:00Z">
          <w:del w:id="273" w:author="Madeline Galbraith" w:date="2022-04-27T14:31:00Z">
            <w:r w:rsidRPr="00602FA5" w:rsidDel="007F42BE">
              <w:rPr>
                <w:rFonts w:ascii="Times New Roman" w:hAnsi="Times New Roman" w:cs="Times New Roman"/>
              </w:rPr>
              <w:delText xml:space="preserve"> </w:delText>
            </w:r>
          </w:del>
          <w:r w:rsidRPr="00602FA5" w:rsidDel="00CD3FBE">
            <w:rPr>
              <w:rFonts w:ascii="Times New Roman" w:hAnsi="Times New Roman" w:cs="Times New Roman"/>
            </w:rPr>
            <w:t>upregulating noxROS and mtROS</w:t>
          </w:r>
        </w:moveFrom>
        <w:moveFromRangeEnd w:id="263"/>
        <w:r w:rsidRPr="00602FA5">
          <w:rPr>
            <w:rFonts w:ascii="Times New Roman" w:hAnsi="Times New Roman" w:cs="Times New Roman"/>
          </w:rPr>
          <w:t xml:space="preserve">) </w:t>
        </w:r>
        <w:ins w:id="274" w:author="Madeline Galbraith" w:date="2022-04-27T14:31:00Z">
          <w:r w:rsidR="007F42BE">
            <w:rPr>
              <w:rFonts w:ascii="Times New Roman" w:hAnsi="Times New Roman" w:cs="Times New Roman"/>
            </w:rPr>
            <w:t xml:space="preserve"> </w:t>
          </w:r>
        </w:ins>
        <w:del w:id="275" w:author="Madeline Galbraith" w:date="2022-04-27T14:31:00Z">
          <w:r w:rsidRPr="00602FA5" w:rsidDel="007F42BE">
            <w:rPr>
              <w:rFonts w:ascii="Times New Roman" w:hAnsi="Times New Roman" w:cs="Times New Roman"/>
            </w:rPr>
            <w:delText xml:space="preserve">are active </w:delText>
          </w:r>
        </w:del>
        <w:ins w:id="276" w:author="Madeline Galbraith" w:date="2022-04-27T16:04:00Z">
          <w:r w:rsidR="00871785">
            <w:rPr>
              <w:rFonts w:ascii="Times New Roman" w:hAnsi="Times New Roman" w:cs="Times New Roman"/>
            </w:rPr>
            <w:t xml:space="preserve"> </w:t>
          </w:r>
        </w:ins>
        <w:r w:rsidRPr="00602FA5">
          <w:rPr>
            <w:rFonts w:ascii="Times New Roman" w:hAnsi="Times New Roman" w:cs="Times New Roman"/>
          </w:rPr>
          <w:t xml:space="preserve">shows the E/M-W/O state is suppressed when mtROS is only slightly upregulated (Fig. </w:t>
        </w:r>
        <w:r w:rsidR="006039AB">
          <w:rPr>
            <w:rFonts w:ascii="Times New Roman" w:hAnsi="Times New Roman" w:cs="Times New Roman"/>
          </w:rPr>
          <w:t>4</w:t>
        </w:r>
        <w:ins w:id="277" w:author="Madeline Galbraith" w:date="2022-04-27T14:30:00Z">
          <w:r w:rsidR="00B5681E">
            <w:rPr>
              <w:rFonts w:ascii="Times New Roman" w:hAnsi="Times New Roman" w:cs="Times New Roman"/>
            </w:rPr>
            <w:t>C</w:t>
          </w:r>
        </w:ins>
        <w:del w:id="278" w:author="Madeline Galbraith" w:date="2022-04-27T14:30:00Z">
          <w:r w:rsidR="006039AB" w:rsidDel="00B5681E">
            <w:rPr>
              <w:rFonts w:ascii="Times New Roman" w:hAnsi="Times New Roman" w:cs="Times New Roman"/>
            </w:rPr>
            <w:delText>D</w:delText>
          </w:r>
        </w:del>
        <w:ins w:id="279" w:author="Madeline Galbraith" w:date="2022-04-27T14:31:00Z">
          <w:r w:rsidR="00444EFC">
            <w:rPr>
              <w:rFonts w:ascii="Times New Roman" w:hAnsi="Times New Roman" w:cs="Times New Roman"/>
            </w:rPr>
            <w:t xml:space="preserve">. </w:t>
          </w:r>
        </w:ins>
        <w:del w:id="280" w:author="Madeline Galbraith" w:date="2022-04-27T14:31:00Z">
          <w:r w:rsidRPr="00602FA5" w:rsidDel="00444EFC">
            <w:rPr>
              <w:rFonts w:ascii="Times New Roman" w:hAnsi="Times New Roman" w:cs="Times New Roman"/>
            </w:rPr>
            <w:delText xml:space="preserve"> shows the coupled states corresponding to the metabolic phenotypes in Fig. </w:delText>
          </w:r>
          <w:r w:rsidDel="00444EFC">
            <w:rPr>
              <w:rFonts w:ascii="Times New Roman" w:hAnsi="Times New Roman" w:cs="Times New Roman"/>
            </w:rPr>
            <w:delText>4</w:delText>
          </w:r>
          <w:r w:rsidR="006039AB" w:rsidDel="00444EFC">
            <w:rPr>
              <w:rFonts w:ascii="Times New Roman" w:hAnsi="Times New Roman" w:cs="Times New Roman"/>
            </w:rPr>
            <w:delText>B</w:delText>
          </w:r>
          <w:r w:rsidR="0088680F" w:rsidDel="00444EFC">
            <w:rPr>
              <w:rFonts w:ascii="Times New Roman" w:hAnsi="Times New Roman" w:cs="Times New Roman"/>
            </w:rPr>
            <w:delText>.</w:delText>
          </w:r>
        </w:del>
        <w:r w:rsidR="009B6E41">
          <w:rPr>
            <w:rFonts w:ascii="Times New Roman" w:hAnsi="Times New Roman" w:cs="Times New Roman"/>
          </w:rPr>
          <w:t xml:space="preserve"> </w:t>
        </w:r>
        <w:ins w:id="281" w:author="Madeline Galbraith" w:date="2022-04-27T12:53:00Z">
          <w:r w:rsidR="008D3608">
            <w:rPr>
              <w:rFonts w:ascii="Times New Roman" w:hAnsi="Times New Roman" w:cs="Times New Roman"/>
            </w:rPr>
            <w:t xml:space="preserve">For </w:t>
          </w:r>
        </w:ins>
        <w:ins w:id="282" w:author="Madeline Galbraith" w:date="2022-04-27T13:56:00Z">
          <w:r w:rsidR="008468D9">
            <w:rPr>
              <w:rFonts w:ascii="Times New Roman" w:hAnsi="Times New Roman" w:cs="Times New Roman"/>
            </w:rPr>
            <w:t>t</w:t>
          </w:r>
        </w:ins>
        <w:ins w:id="283" w:author="Madeline Galbraith" w:date="2022-04-27T13:57:00Z">
          <w:r w:rsidR="008468D9">
            <w:rPr>
              <w:rFonts w:ascii="Times New Roman" w:hAnsi="Times New Roman" w:cs="Times New Roman"/>
            </w:rPr>
            <w:t xml:space="preserve">he </w:t>
          </w:r>
        </w:ins>
        <w:ins w:id="284" w:author="Madeline Galbraith" w:date="2022-04-27T12:53:00Z">
          <w:r w:rsidR="008D3608">
            <w:rPr>
              <w:rFonts w:ascii="Times New Roman" w:hAnsi="Times New Roman" w:cs="Times New Roman"/>
            </w:rPr>
            <w:t>entire phase space see</w:t>
          </w:r>
        </w:ins>
        <w:ins w:id="285" w:author="Madeline Galbraith" w:date="2022-04-27T14:31:00Z">
          <w:r w:rsidR="00D73E90">
            <w:rPr>
              <w:rFonts w:ascii="Times New Roman" w:hAnsi="Times New Roman" w:cs="Times New Roman"/>
            </w:rPr>
            <w:t xml:space="preserve"> </w:t>
          </w:r>
        </w:ins>
        <w:del w:id="286" w:author="Madeline Galbraith" w:date="2022-04-27T12:53:00Z">
          <w:r w:rsidR="0088680F" w:rsidDel="008D3608">
            <w:rPr>
              <w:rFonts w:ascii="Times New Roman" w:hAnsi="Times New Roman" w:cs="Times New Roman"/>
            </w:rPr>
            <w:delText>F</w:delText>
          </w:r>
        </w:del>
        <w:del w:id="287" w:author="Madeline Galbraith" w:date="2022-04-27T12:52:00Z">
          <w:r w:rsidRPr="00602FA5" w:rsidDel="008D3608">
            <w:rPr>
              <w:rFonts w:ascii="Times New Roman" w:hAnsi="Times New Roman" w:cs="Times New Roman"/>
            </w:rPr>
            <w:delText>ull parameter ranges are</w:delText>
          </w:r>
        </w:del>
        <w:del w:id="288" w:author="Madeline Galbraith" w:date="2022-04-27T12:53:00Z">
          <w:r w:rsidRPr="00602FA5" w:rsidDel="008D3608">
            <w:rPr>
              <w:rFonts w:ascii="Times New Roman" w:hAnsi="Times New Roman" w:cs="Times New Roman"/>
            </w:rPr>
            <w:delText xml:space="preserve"> in </w:delText>
          </w:r>
        </w:del>
        <w:r w:rsidRPr="00602FA5">
          <w:rPr>
            <w:rFonts w:ascii="Times New Roman" w:hAnsi="Times New Roman" w:cs="Times New Roman"/>
          </w:rPr>
          <w:t xml:space="preserve">Fig. S19A).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w:t>
        </w:r>
        <w:del w:id="289" w:author="Madeline Galbraith" w:date="2022-04-27T14:41:00Z">
          <w:r w:rsidRPr="00602FA5" w:rsidDel="009538D3">
            <w:rPr>
              <w:rFonts w:ascii="Times New Roman" w:hAnsi="Times New Roman" w:cs="Times New Roman"/>
            </w:rPr>
            <w:delText>The upregulation of the E/M-W/O phenotype as the mtROS levels increase</w:delText>
          </w:r>
        </w:del>
        <w:del w:id="290" w:author="Madeline Galbraith" w:date="2022-04-27T14:32:00Z">
          <w:r w:rsidRPr="00602FA5" w:rsidDel="00193457">
            <w:rPr>
              <w:rFonts w:ascii="Times New Roman" w:hAnsi="Times New Roman" w:cs="Times New Roman"/>
            </w:rPr>
            <w:delText xml:space="preserve"> suggests ROS is necessary for the EMT.</w:delText>
          </w:r>
        </w:del>
        <w:ins w:id="291" w:author="Madeline Galbraith" w:date="2022-04-27T14:50:00Z">
          <w:r w:rsidR="00805F7E">
            <w:rPr>
              <w:rFonts w:ascii="Times New Roman" w:hAnsi="Times New Roman" w:cs="Times New Roman"/>
            </w:rPr>
            <w:t xml:space="preserve"> </w:t>
          </w:r>
        </w:ins>
        <w:ins w:id="292" w:author="Madeline Galbraith" w:date="2022-04-27T14:19:00Z">
          <w:r w:rsidR="000D7EB5">
            <w:rPr>
              <w:rFonts w:ascii="Times New Roman" w:hAnsi="Times New Roman" w:cs="Times New Roman"/>
            </w:rPr>
            <w:t>Additionally, depending on the initial conditions, if noxROS is maximally upregulated</w:t>
          </w:r>
        </w:ins>
        <w:ins w:id="293" w:author="Madeline Galbraith" w:date="2022-04-27T14:40:00Z">
          <w:r w:rsidR="009538D3">
            <w:rPr>
              <w:rFonts w:ascii="Times New Roman" w:hAnsi="Times New Roman" w:cs="Times New Roman"/>
            </w:rPr>
            <w:t>, mtROS is upregulated,</w:t>
          </w:r>
        </w:ins>
        <w:ins w:id="294" w:author="Madeline Galbraith" w:date="2022-04-27T14:19:00Z">
          <w:r w:rsidR="000D7EB5">
            <w:rPr>
              <w:rFonts w:ascii="Times New Roman" w:hAnsi="Times New Roman" w:cs="Times New Roman"/>
            </w:rPr>
            <w:t xml:space="preserve"> and HIF-1 is partially silenced by u200 the system can  access the hybrid E/M-W/O state (Fig 4</w:t>
          </w:r>
        </w:ins>
        <w:ins w:id="295" w:author="Madeline Galbraith" w:date="2022-04-27T16:05:00Z">
          <w:r w:rsidR="00E076DB">
            <w:rPr>
              <w:rFonts w:ascii="Times New Roman" w:hAnsi="Times New Roman" w:cs="Times New Roman"/>
            </w:rPr>
            <w:t>D</w:t>
          </w:r>
        </w:ins>
        <w:ins w:id="296" w:author="Madeline Galbraith" w:date="2022-04-27T14:19:00Z">
          <w:r w:rsidR="000D7EB5">
            <w:rPr>
              <w:rFonts w:ascii="Times New Roman" w:hAnsi="Times New Roman" w:cs="Times New Roman"/>
            </w:rPr>
            <w:t>). Also, while mtROS must be upregulated for the system to access the E/M-W/O state, the hybrid state is accessible for all levels of noxROS upregulation (SI Fig S</w:t>
          </w:r>
        </w:ins>
        <w:ins w:id="297" w:author="Madeline Galbraith" w:date="2022-04-27T15:13:00Z">
          <w:r w:rsidR="0084073D">
            <w:rPr>
              <w:rFonts w:ascii="Times New Roman" w:hAnsi="Times New Roman" w:cs="Times New Roman"/>
            </w:rPr>
            <w:t>?)</w:t>
          </w:r>
        </w:ins>
        <w:ins w:id="298" w:author="Madeline Galbraith" w:date="2022-04-27T15:10:00Z">
          <w:r w:rsidR="0084073D">
            <w:rPr>
              <w:rFonts w:ascii="Times New Roman" w:hAnsi="Times New Roman" w:cs="Times New Roman"/>
            </w:rPr>
            <w:t>.</w:t>
          </w:r>
        </w:ins>
        <w:ins w:id="299" w:author="Madeline Galbraith" w:date="2022-04-27T15:14:00Z">
          <w:r w:rsidR="0084073D">
            <w:rPr>
              <w:rFonts w:ascii="Times New Roman" w:hAnsi="Times New Roman" w:cs="Times New Roman"/>
            </w:rPr>
            <w:t xml:space="preserve"> The d</w:t>
          </w:r>
        </w:ins>
        <w:ins w:id="300" w:author="Madeline Galbraith" w:date="2022-04-27T15:15:00Z">
          <w:r w:rsidR="00B875B5">
            <w:rPr>
              <w:rFonts w:ascii="Times New Roman" w:hAnsi="Times New Roman" w:cs="Times New Roman"/>
            </w:rPr>
            <w:t xml:space="preserve">ifference in the </w:t>
          </w:r>
        </w:ins>
        <w:ins w:id="301" w:author="Madeline Galbraith" w:date="2022-04-27T16:05:00Z">
          <w:r w:rsidR="00123F43">
            <w:rPr>
              <w:rFonts w:ascii="Times New Roman" w:hAnsi="Times New Roman" w:cs="Times New Roman"/>
            </w:rPr>
            <w:t>e</w:t>
          </w:r>
        </w:ins>
        <w:ins w:id="302" w:author="Madeline Galbraith" w:date="2022-04-27T15:15:00Z">
          <w:r w:rsidR="00B875B5">
            <w:rPr>
              <w:rFonts w:ascii="Times New Roman" w:hAnsi="Times New Roman" w:cs="Times New Roman"/>
            </w:rPr>
            <w:t xml:space="preserve">ffect of noxROS and mtROS seems to </w:t>
          </w:r>
        </w:ins>
        <w:ins w:id="303" w:author="Madeline Galbraith" w:date="2022-04-27T16:05:00Z">
          <w:r w:rsidR="00004362">
            <w:rPr>
              <w:rFonts w:ascii="Times New Roman" w:hAnsi="Times New Roman" w:cs="Times New Roman"/>
            </w:rPr>
            <w:t>result from</w:t>
          </w:r>
        </w:ins>
        <w:ins w:id="304" w:author="Madeline Galbraith" w:date="2022-04-27T15:15:00Z">
          <w:r w:rsidR="00B875B5">
            <w:rPr>
              <w:rFonts w:ascii="Times New Roman" w:hAnsi="Times New Roman" w:cs="Times New Roman"/>
            </w:rPr>
            <w:t xml:space="preserve"> </w:t>
          </w:r>
        </w:ins>
        <w:ins w:id="305" w:author="Madeline Galbraith" w:date="2022-04-27T15:17:00Z">
          <w:r w:rsidR="00B875B5">
            <w:rPr>
              <w:rFonts w:ascii="Times New Roman" w:hAnsi="Times New Roman" w:cs="Times New Roman"/>
            </w:rPr>
            <w:t xml:space="preserve">the </w:t>
          </w:r>
        </w:ins>
        <w:ins w:id="306" w:author="Madeline Galbraith" w:date="2022-04-27T15:21:00Z">
          <w:r w:rsidR="003C18F2">
            <w:rPr>
              <w:rFonts w:ascii="Times New Roman" w:hAnsi="Times New Roman" w:cs="Times New Roman"/>
            </w:rPr>
            <w:t xml:space="preserve">frustrated regulation </w:t>
          </w:r>
        </w:ins>
        <w:ins w:id="307" w:author="Madeline Galbraith" w:date="2022-04-27T15:22:00Z">
          <w:r w:rsidR="003C18F2">
            <w:rPr>
              <w:rFonts w:ascii="Times New Roman" w:hAnsi="Times New Roman" w:cs="Times New Roman"/>
            </w:rPr>
            <w:t>on mtROS by HIF-1 and u34</w:t>
          </w:r>
        </w:ins>
        <w:ins w:id="308" w:author="Madeline Galbraith" w:date="2022-04-27T15:17:00Z">
          <w:r w:rsidR="00B875B5">
            <w:rPr>
              <w:rFonts w:ascii="Times New Roman" w:hAnsi="Times New Roman" w:cs="Times New Roman"/>
            </w:rPr>
            <w:t xml:space="preserve">. </w:t>
          </w:r>
        </w:ins>
        <w:ins w:id="309" w:author="Madeline Galbraith" w:date="2022-04-27T16:10:00Z">
          <w:r w:rsidR="00B56F53">
            <w:rPr>
              <w:rFonts w:ascii="Times New Roman" w:hAnsi="Times New Roman" w:cs="Times New Roman"/>
            </w:rPr>
            <w:t xml:space="preserve">Therefore, </w:t>
          </w:r>
          <w:r w:rsidR="00B56F53">
            <w:rPr>
              <w:rFonts w:ascii="Times New Roman" w:hAnsi="Times New Roman" w:cs="Times New Roman"/>
            </w:rPr>
            <w:t xml:space="preserve">a feedback </w:t>
          </w:r>
          <w:proofErr w:type="gramStart"/>
          <w:r w:rsidR="00B56F53">
            <w:rPr>
              <w:rFonts w:ascii="Times New Roman" w:hAnsi="Times New Roman" w:cs="Times New Roman"/>
            </w:rPr>
            <w:t>look</w:t>
          </w:r>
          <w:proofErr w:type="gramEnd"/>
          <w:r w:rsidR="00B56F53">
            <w:rPr>
              <w:rFonts w:ascii="Times New Roman" w:hAnsi="Times New Roman" w:cs="Times New Roman"/>
            </w:rPr>
            <w:t xml:space="preserve"> between mtROS, HIF-1, u34, and u200</w:t>
          </w:r>
          <w:r w:rsidR="00B56F53">
            <w:rPr>
              <w:rFonts w:ascii="Times New Roman" w:hAnsi="Times New Roman" w:cs="Times New Roman"/>
            </w:rPr>
            <w:t xml:space="preserve"> may</w:t>
          </w:r>
          <w:r w:rsidR="00B56F53">
            <w:rPr>
              <w:rFonts w:ascii="Times New Roman" w:hAnsi="Times New Roman" w:cs="Times New Roman"/>
            </w:rPr>
            <w:t xml:space="preserve"> control the expression of the E/M-W/O state.</w:t>
          </w:r>
        </w:ins>
      </w:moveFrom>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2617ABFE">
            <wp:extent cx="4800933" cy="3562336"/>
            <wp:effectExtent l="0" t="0" r="0" b="63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00933" cy="3562336"/>
                    </a:xfrm>
                    <a:prstGeom prst="rect">
                      <a:avLst/>
                    </a:prstGeom>
                    <a:noFill/>
                    <a:ln w="9525">
                      <a:noFill/>
                      <a:headEnd/>
                      <a:tailEnd/>
                    </a:ln>
                  </pic:spPr>
                </pic:pic>
              </a:graphicData>
            </a:graphic>
          </wp:inline>
        </w:drawing>
      </w:r>
    </w:p>
    <w:p w14:paraId="19F402C9" w14:textId="70F458BC" w:rsidR="00A8002A" w:rsidRPr="00D906C0"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r w:rsidR="00E9300C" w:rsidRPr="00602FA5">
        <w:rPr>
          <w:rFonts w:ascii="Times New Roman" w:hAnsi="Times New Roman" w:cs="Times New Roman"/>
          <w:b/>
          <w:bCs/>
          <w:i w:val="0"/>
          <w:iCs/>
        </w:rPr>
        <w:t>miRNA of the EMT regulatory network can upregulate the W/O phenotype.</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ins w:id="310" w:author="Madeline Galbraith" w:date="2022-04-27T16:11:00Z">
        <w:r w:rsidR="004C2846">
          <w:rPr>
            <w:rFonts w:ascii="Times New Roman" w:eastAsiaTheme="minorEastAsia" w:hAnsi="Times New Roman" w:cs="Times New Roman"/>
            <w:b/>
            <w:bCs/>
            <w:i w:val="0"/>
            <w:iCs/>
          </w:rPr>
          <w:t xml:space="preserve"> </w:t>
        </w:r>
      </w:ins>
      <w:del w:id="311" w:author="Madeline Galbraith" w:date="2022-04-27T16:11:00Z">
        <w:r w:rsidR="00A8002A" w:rsidRPr="00937D24" w:rsidDel="004C2846">
          <w:rPr>
            <w:rFonts w:ascii="Times New Roman" w:eastAsiaTheme="minorEastAsia" w:hAnsi="Times New Roman" w:cs="Times New Roman"/>
            <w:i w:val="0"/>
            <w:iCs/>
          </w:rPr>
          <w:delText xml:space="preserve"> </w:delText>
        </w:r>
      </w:del>
      <w:moveToRangeStart w:id="312" w:author="Madeline Galbraith" w:date="2022-04-27T16:11:00Z" w:name="move101968298"/>
      <w:moveTo w:id="313" w:author="Madeline Galbraith" w:date="2022-04-27T16:11:00Z">
        <w:r w:rsidR="0068645C" w:rsidRPr="00602FA5">
          <w:rPr>
            <w:rFonts w:ascii="Times New Roman" w:hAnsi="Times New Roman" w:cs="Times New Roman"/>
            <w:i w:val="0"/>
            <w:iCs/>
          </w:rPr>
          <w:t xml:space="preserve">The coupled states when only EMT driven </w:t>
        </w:r>
        <w:proofErr w:type="spellStart"/>
        <w:r w:rsidR="0068645C" w:rsidRPr="00602FA5">
          <w:rPr>
            <w:rFonts w:ascii="Times New Roman" w:hAnsi="Times New Roman" w:cs="Times New Roman"/>
            <w:i w:val="0"/>
            <w:iCs/>
          </w:rPr>
          <w:t>crosstalks</w:t>
        </w:r>
        <w:proofErr w:type="spellEnd"/>
        <w:r w:rsidR="0068645C"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To w:id="314" w:author="Madeline Galbraith" w:date="2022-04-27T16:11:00Z">
          <w:r w:rsidR="0068645C" w:rsidRPr="00602FA5">
            <w:rPr>
              <w:rFonts w:ascii="Times New Roman" w:eastAsiaTheme="minorEastAsia" w:hAnsi="Times New Roman" w:cs="Times New Roman"/>
              <w:i w:val="0"/>
              <w:iCs/>
            </w:rPr>
            <w:t xml:space="preserve"> downregulating </w:t>
          </w:r>
          <w:r w:rsidR="0068645C">
            <w:rPr>
              <w:rFonts w:ascii="Times New Roman" w:eastAsiaTheme="minorEastAsia" w:hAnsi="Times New Roman" w:cs="Times New Roman"/>
              <w:i w:val="0"/>
              <w:iCs/>
            </w:rPr>
            <w:t>HIF-1</w:t>
          </w:r>
          <w:r w:rsidR="0068645C" w:rsidRPr="00602FA5">
            <w:rPr>
              <w:rFonts w:ascii="Times New Roman" w:eastAsiaTheme="minorEastAsia" w:hAnsi="Times New Roman" w:cs="Times New Roman"/>
              <w:i w:val="0"/>
              <w:iCs/>
            </w:rPr>
            <w:t xml:space="preserve"> and</w:t>
          </w:r>
          <w:r w:rsidR="0068645C"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To w:id="315" w:author="Madeline Galbraith" w:date="2022-04-27T16:11:00Z">
            <w:r w:rsidR="0068645C" w:rsidRPr="00602FA5">
              <w:rPr>
                <w:rFonts w:ascii="Times New Roman" w:eastAsiaTheme="minorEastAsia" w:hAnsi="Times New Roman" w:cs="Times New Roman"/>
                <w:i w:val="0"/>
                <w:iCs/>
              </w:rPr>
              <w:t xml:space="preserve"> upregulating mtROS and noxROS</w:t>
            </w:r>
            <w:r w:rsidR="0068645C" w:rsidRPr="00602FA5">
              <w:rPr>
                <w:rFonts w:ascii="Times New Roman" w:hAnsi="Times New Roman" w:cs="Times New Roman"/>
                <w:i w:val="0"/>
                <w:iCs/>
              </w:rPr>
              <w:t>). The E/M-W/O state exists when mtROS is upregulated.</w:t>
            </w:r>
          </w:moveTo>
          <w:moveToRangeEnd w:id="312"/>
          <w:ins w:id="316" w:author="Madeline Galbraith" w:date="2022-04-27T16:11:00Z">
            <w:r w:rsidR="004C2846">
              <w:rPr>
                <w:rFonts w:ascii="Times New Roman" w:hAnsi="Times New Roman" w:cs="Times New Roman"/>
                <w:i w:val="0"/>
                <w:iCs/>
              </w:rPr>
              <w:t xml:space="preserve"> </w:t>
            </w:r>
          </w:ins>
          <w:del w:id="317" w:author="Madeline Galbraith" w:date="2022-04-27T16:11:00Z">
            <w:r w:rsidR="00A8002A" w:rsidRPr="00937D24" w:rsidDel="0068645C">
              <w:rPr>
                <w:rFonts w:ascii="Times New Roman" w:eastAsiaTheme="minorEastAsia" w:hAnsi="Times New Roman" w:cs="Times New Roman"/>
                <w:i w:val="0"/>
                <w:iCs/>
              </w:rPr>
              <w:delText>At maximum upregulation of mtROS</w:delText>
            </w:r>
            <w:r w:rsidR="00A8002A" w:rsidDel="0068645C">
              <w:rPr>
                <w:rFonts w:ascii="Times New Roman" w:eastAsiaTheme="minorEastAsia" w:hAnsi="Times New Roman" w:cs="Times New Roman"/>
                <w:i w:val="0"/>
                <w:iCs/>
              </w:rPr>
              <w:delText xml:space="preserve"> (</w:delText>
            </w:r>
          </w:del>
          <m:oMath>
            <m:sSub>
              <m:sSubPr>
                <m:ctrlPr>
                  <w:del w:id="318" w:author="Madeline Galbraith" w:date="2022-04-27T16:11:00Z">
                    <w:rPr>
                      <w:rFonts w:ascii="Cambria Math" w:eastAsiaTheme="minorEastAsia" w:hAnsi="Cambria Math" w:cs="Times New Roman"/>
                      <w:iCs/>
                    </w:rPr>
                  </w:del>
                </m:ctrlPr>
              </m:sSubPr>
              <m:e>
                <m:r>
                  <w:del w:id="319" w:author="Madeline Galbraith" w:date="2022-04-27T16:11:00Z">
                    <w:rPr>
                      <w:rFonts w:ascii="Cambria Math" w:eastAsiaTheme="minorEastAsia" w:hAnsi="Cambria Math" w:cs="Times New Roman"/>
                    </w:rPr>
                    <m:t>λ</m:t>
                  </w:del>
                </m:r>
                <m:ctrlPr>
                  <w:del w:id="320" w:author="Madeline Galbraith" w:date="2022-04-27T16:11:00Z">
                    <w:rPr>
                      <w:rFonts w:ascii="Cambria Math" w:eastAsiaTheme="minorEastAsia" w:hAnsi="Cambria Math" w:cs="Times New Roman"/>
                      <w:i w:val="0"/>
                      <w:iCs/>
                    </w:rPr>
                  </w:del>
                </m:ctrlPr>
              </m:e>
              <m:sub>
                <m:sSub>
                  <m:sSubPr>
                    <m:ctrlPr>
                      <w:del w:id="321" w:author="Madeline Galbraith" w:date="2022-04-27T16:11:00Z">
                        <w:rPr>
                          <w:rFonts w:ascii="Cambria Math" w:eastAsiaTheme="minorEastAsia" w:hAnsi="Cambria Math" w:cs="Times New Roman"/>
                          <w:iCs/>
                        </w:rPr>
                      </w:del>
                    </m:ctrlPr>
                  </m:sSubPr>
                  <m:e>
                    <m:r>
                      <w:del w:id="322" w:author="Madeline Galbraith" w:date="2022-04-27T16:11:00Z">
                        <w:rPr>
                          <w:rFonts w:ascii="Cambria Math" w:eastAsiaTheme="minorEastAsia" w:hAnsi="Cambria Math" w:cs="Times New Roman"/>
                        </w:rPr>
                        <m:t>μ</m:t>
                      </w:del>
                    </m:r>
                  </m:e>
                  <m:sub>
                    <m:r>
                      <w:del w:id="323" w:author="Madeline Galbraith" w:date="2022-04-27T16:11:00Z">
                        <w:rPr>
                          <w:rFonts w:ascii="Cambria Math" w:eastAsiaTheme="minorEastAsia" w:hAnsi="Cambria Math" w:cs="Times New Roman"/>
                        </w:rPr>
                        <m:t>34</m:t>
                      </w:del>
                    </m:r>
                  </m:sub>
                </m:sSub>
                <m:r>
                  <w:del w:id="324" w:author="Madeline Galbraith" w:date="2022-04-27T16:11:00Z">
                    <w:rPr>
                      <w:rFonts w:ascii="Cambria Math" w:eastAsiaTheme="minorEastAsia" w:hAnsi="Cambria Math" w:cs="Times New Roman"/>
                    </w:rPr>
                    <m:t>-&gt;mtROS</m:t>
                  </w:del>
                </m:r>
              </m:sub>
            </m:sSub>
          </m:oMath>
          <w:del w:id="325" w:author="Madeline Galbraith" w:date="2022-04-27T16:11:00Z">
            <w:r w:rsidR="00A8002A" w:rsidDel="0068645C">
              <w:rPr>
                <w:rFonts w:ascii="Times New Roman" w:eastAsiaTheme="minorEastAsia" w:hAnsi="Times New Roman" w:cs="Times New Roman"/>
                <w:i w:val="0"/>
                <w:iCs/>
              </w:rPr>
              <w:delText>=</w:delText>
            </w:r>
            <w:r w:rsidR="00DA1ABF" w:rsidDel="0068645C">
              <w:rPr>
                <w:rFonts w:ascii="Times New Roman" w:eastAsiaTheme="minorEastAsia" w:hAnsi="Times New Roman" w:cs="Times New Roman"/>
                <w:i w:val="0"/>
                <w:iCs/>
              </w:rPr>
              <w:delText>0</w:delText>
            </w:r>
            <w:r w:rsidR="00A8002A" w:rsidDel="0068645C">
              <w:rPr>
                <w:rFonts w:ascii="Times New Roman" w:eastAsiaTheme="minorEastAsia" w:hAnsi="Times New Roman" w:cs="Times New Roman"/>
                <w:i w:val="0"/>
                <w:iCs/>
              </w:rPr>
              <w:delText>)</w:delText>
            </w:r>
            <w:r w:rsidR="00DA1ABF" w:rsidDel="0068645C">
              <w:rPr>
                <w:rFonts w:ascii="Times New Roman" w:eastAsiaTheme="minorEastAsia" w:hAnsi="Times New Roman" w:cs="Times New Roman"/>
                <w:i w:val="0"/>
                <w:iCs/>
              </w:rPr>
              <w:delText>, as noxROS increases (x-axis) and Hif-1 is silenced (y-axis) there are regions where the E/M-W/O state is possible (black dotted regions).</w:delText>
            </w:r>
            <w:r w:rsidR="009C1530" w:rsidDel="0068645C">
              <w:rPr>
                <w:rFonts w:ascii="Times New Roman" w:eastAsiaTheme="minorEastAsia" w:hAnsi="Times New Roman" w:cs="Times New Roman"/>
                <w:i w:val="0"/>
                <w:iCs/>
              </w:rPr>
              <w:delText xml:space="preserve"> </w:delText>
            </w:r>
          </w:del>
          <w:r w:rsidR="00D906C0">
            <w:rPr>
              <w:rFonts w:ascii="Times New Roman" w:eastAsiaTheme="minorEastAsia" w:hAnsi="Times New Roman" w:cs="Times New Roman"/>
              <w:b/>
              <w:bCs/>
              <w:i w:val="0"/>
              <w:iCs/>
            </w:rPr>
            <w:t>(D)</w:t>
          </w:r>
          <w:ins w:id="326" w:author="Madeline Galbraith" w:date="2022-04-27T16:11:00Z">
            <w:r w:rsidR="0068645C">
              <w:rPr>
                <w:rFonts w:ascii="Times New Roman" w:eastAsiaTheme="minorEastAsia" w:hAnsi="Times New Roman" w:cs="Times New Roman"/>
                <w:b/>
                <w:bCs/>
                <w:i w:val="0"/>
                <w:iCs/>
              </w:rPr>
              <w:t xml:space="preserve"> </w:t>
            </w:r>
            <w:r w:rsidR="0068645C" w:rsidRPr="00937D24">
              <w:rPr>
                <w:rFonts w:ascii="Times New Roman" w:eastAsiaTheme="minorEastAsia" w:hAnsi="Times New Roman" w:cs="Times New Roman"/>
                <w:i w:val="0"/>
                <w:iCs/>
              </w:rPr>
              <w:t xml:space="preserve">At maximum upregulation of </w:t>
            </w:r>
            <w:r w:rsidR="0068645C">
              <w:rPr>
                <w:rFonts w:ascii="Times New Roman" w:eastAsiaTheme="minorEastAsia" w:hAnsi="Times New Roman" w:cs="Times New Roman"/>
                <w:i w:val="0"/>
                <w:iCs/>
              </w:rPr>
              <w:t>nox</w:t>
            </w:r>
            <w:r w:rsidR="0068645C" w:rsidRPr="00937D24">
              <w:rPr>
                <w:rFonts w:ascii="Times New Roman" w:eastAsiaTheme="minorEastAsia" w:hAnsi="Times New Roman" w:cs="Times New Roman"/>
                <w:i w:val="0"/>
                <w:iCs/>
              </w:rPr>
              <w:t>ROS</w:t>
            </w:r>
            <w:r w:rsidR="0068645C">
              <w:rPr>
                <w:rFonts w:ascii="Times New Roman" w:eastAsiaTheme="minorEastAsia" w:hAnsi="Times New Roman" w:cs="Times New Roman"/>
                <w:i w:val="0"/>
                <w:iCs/>
              </w:rPr>
              <w:t xml:space="preserve"> (</w:t>
            </w:r>
          </w:ins>
          <m:oMath>
            <m:sSub>
              <m:sSubPr>
                <m:ctrlPr>
                  <w:ins w:id="327" w:author="Madeline Galbraith" w:date="2022-04-27T16:11:00Z">
                    <w:rPr>
                      <w:rFonts w:ascii="Cambria Math" w:eastAsiaTheme="minorEastAsia" w:hAnsi="Cambria Math" w:cs="Times New Roman"/>
                      <w:iCs/>
                    </w:rPr>
                  </w:ins>
                </m:ctrlPr>
              </m:sSubPr>
              <m:e>
                <m:r>
                  <w:ins w:id="328" w:author="Madeline Galbraith" w:date="2022-04-27T16:11:00Z">
                    <w:rPr>
                      <w:rFonts w:ascii="Cambria Math" w:eastAsiaTheme="minorEastAsia" w:hAnsi="Cambria Math" w:cs="Times New Roman"/>
                    </w:rPr>
                    <m:t>λ</m:t>
                  </w:ins>
                </m:r>
                <m:ctrlPr>
                  <w:ins w:id="329" w:author="Madeline Galbraith" w:date="2022-04-27T16:11:00Z">
                    <w:rPr>
                      <w:rFonts w:ascii="Cambria Math" w:eastAsiaTheme="minorEastAsia" w:hAnsi="Cambria Math" w:cs="Times New Roman"/>
                      <w:i w:val="0"/>
                      <w:iCs/>
                    </w:rPr>
                  </w:ins>
                </m:ctrlPr>
              </m:e>
              <m:sub>
                <m:sSub>
                  <m:sSubPr>
                    <m:ctrlPr>
                      <w:ins w:id="330" w:author="Madeline Galbraith" w:date="2022-04-27T16:11:00Z">
                        <w:rPr>
                          <w:rFonts w:ascii="Cambria Math" w:eastAsiaTheme="minorEastAsia" w:hAnsi="Cambria Math" w:cs="Times New Roman"/>
                          <w:iCs/>
                        </w:rPr>
                      </w:ins>
                    </m:ctrlPr>
                  </m:sSubPr>
                  <m:e>
                    <m:r>
                      <w:ins w:id="331" w:author="Madeline Galbraith" w:date="2022-04-27T16:11:00Z">
                        <w:rPr>
                          <w:rFonts w:ascii="Cambria Math" w:eastAsiaTheme="minorEastAsia" w:hAnsi="Cambria Math" w:cs="Times New Roman"/>
                        </w:rPr>
                        <m:t>μ</m:t>
                      </w:ins>
                    </m:r>
                  </m:e>
                  <m:sub>
                    <m:r>
                      <w:ins w:id="332" w:author="Madeline Galbraith" w:date="2022-04-27T16:11:00Z">
                        <w:rPr>
                          <w:rFonts w:ascii="Cambria Math" w:eastAsiaTheme="minorEastAsia" w:hAnsi="Cambria Math" w:cs="Times New Roman"/>
                        </w:rPr>
                        <m:t>34</m:t>
                      </w:ins>
                    </m:r>
                  </m:sub>
                </m:sSub>
                <m:r>
                  <w:ins w:id="333" w:author="Madeline Galbraith" w:date="2022-04-27T16:11:00Z">
                    <w:rPr>
                      <w:rFonts w:ascii="Cambria Math" w:eastAsiaTheme="minorEastAsia" w:hAnsi="Cambria Math" w:cs="Times New Roman"/>
                    </w:rPr>
                    <m:t>-&gt;noxROS</m:t>
                  </w:ins>
                </m:r>
              </m:sub>
            </m:sSub>
          </m:oMath>
          <w:ins w:id="334" w:author="Madeline Galbraith" w:date="2022-04-27T16:11:00Z">
            <w:r w:rsidR="0068645C">
              <w:rPr>
                <w:rFonts w:ascii="Times New Roman" w:eastAsiaTheme="minorEastAsia" w:hAnsi="Times New Roman" w:cs="Times New Roman"/>
                <w:i w:val="0"/>
                <w:iCs/>
              </w:rPr>
              <w:t>=0), as mtROS increases (x-axis) and Hif-1 is silenced (y-axis) there are regions where the E/M-W/O state is possible (black dotted regions).</w:t>
            </w:r>
          </w:ins>
          <w:moveFromRangeStart w:id="335" w:author="Madeline Galbraith" w:date="2022-04-27T16:11:00Z" w:name="move101968298"/>
          <w:moveFrom w:id="336" w:author="Madeline Galbraith" w:date="2022-04-27T16:11:00Z">
            <w:r w:rsidR="00D35D03" w:rsidDel="0068645C">
              <w:rPr>
                <w:rFonts w:ascii="Times New Roman" w:eastAsiaTheme="minorEastAsia" w:hAnsi="Times New Roman" w:cs="Times New Roman"/>
                <w:b/>
                <w:bCs/>
                <w:i w:val="0"/>
                <w:iCs/>
              </w:rPr>
              <w:t xml:space="preserve"> </w:t>
            </w:r>
            <w:r w:rsidR="00D35D03" w:rsidRPr="00602FA5" w:rsidDel="0068645C">
              <w:rPr>
                <w:rFonts w:ascii="Times New Roman" w:hAnsi="Times New Roman" w:cs="Times New Roman"/>
                <w:i w:val="0"/>
                <w:iCs/>
              </w:rPr>
              <w:t>The coupled states when only EMT driven crosstalks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From w:id="337" w:author="Madeline Galbraith" w:date="2022-04-27T16:11:00Z">
              <w:r w:rsidR="00D35D03" w:rsidRPr="00602FA5" w:rsidDel="0068645C">
                <w:rPr>
                  <w:rFonts w:ascii="Times New Roman" w:eastAsiaTheme="minorEastAsia" w:hAnsi="Times New Roman" w:cs="Times New Roman"/>
                  <w:i w:val="0"/>
                  <w:iCs/>
                </w:rPr>
                <w:t xml:space="preserve"> downregulating </w:t>
              </w:r>
              <w:r w:rsidR="00D35D03" w:rsidDel="0068645C">
                <w:rPr>
                  <w:rFonts w:ascii="Times New Roman" w:eastAsiaTheme="minorEastAsia" w:hAnsi="Times New Roman" w:cs="Times New Roman"/>
                  <w:i w:val="0"/>
                  <w:iCs/>
                </w:rPr>
                <w:t>HIF-1</w:t>
              </w:r>
              <w:r w:rsidR="00D35D03" w:rsidRPr="00602FA5" w:rsidDel="0068645C">
                <w:rPr>
                  <w:rFonts w:ascii="Times New Roman" w:eastAsiaTheme="minorEastAsia" w:hAnsi="Times New Roman" w:cs="Times New Roman"/>
                  <w:i w:val="0"/>
                  <w:iCs/>
                </w:rPr>
                <w:t xml:space="preserve"> and</w:t>
              </w:r>
              <w:r w:rsidR="00D35D03" w:rsidRPr="00602FA5" w:rsidDel="0068645C">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From w:id="338" w:author="Madeline Galbraith" w:date="2022-04-27T16:11:00Z">
                <w:r w:rsidR="00D35D03" w:rsidRPr="00602FA5" w:rsidDel="0068645C">
                  <w:rPr>
                    <w:rFonts w:ascii="Times New Roman" w:eastAsiaTheme="minorEastAsia" w:hAnsi="Times New Roman" w:cs="Times New Roman"/>
                    <w:i w:val="0"/>
                    <w:iCs/>
                  </w:rPr>
                  <w:t xml:space="preserve"> upregulating mtROS and noxROS</w:t>
                </w:r>
                <w:r w:rsidR="00D35D03" w:rsidRPr="00602FA5" w:rsidDel="0068645C">
                  <w:rPr>
                    <w:rFonts w:ascii="Times New Roman" w:hAnsi="Times New Roman" w:cs="Times New Roman"/>
                    <w:i w:val="0"/>
                    <w:iCs/>
                  </w:rPr>
                  <w:t>). The E/M-W/O state exists when mtROS is upregulated.</w:t>
                </w:r>
              </w:moveFrom>
              <w:moveFromRangeEnd w:id="335"/>
            </w:moveFrom>
          </w:moveFrom>
        </w:moveTo>
      </w:moveTo>
    </w:p>
    <w:p w14:paraId="163054E1" w14:textId="77777777" w:rsidR="007B2764" w:rsidRDefault="007B2764" w:rsidP="001D5E10">
      <w:pPr>
        <w:pStyle w:val="BodyText"/>
        <w:spacing w:line="480" w:lineRule="auto"/>
        <w:rPr>
          <w:rFonts w:ascii="Times New Roman" w:hAnsi="Times New Roman" w:cs="Times New Roman"/>
          <w:b/>
          <w:bCs/>
        </w:rPr>
      </w:pPr>
      <w:bookmarkStart w:id="339" w:name="tfs-of-the-metabolic-network-can-stabili"/>
    </w:p>
    <w:p w14:paraId="77B2CEED" w14:textId="15D136CF" w:rsidR="00E469AE" w:rsidRPr="00602FA5" w:rsidRDefault="00AD7F58"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TFs of the metabolic network can stabilize the E/M metabolic phenotype</w:t>
      </w:r>
      <w:bookmarkEnd w:id="339"/>
    </w:p>
    <w:p w14:paraId="44ACDC01" w14:textId="4FDA9B04" w:rsidR="00D628F5" w:rsidRDefault="00AD7F58"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Pr>
          <w:rFonts w:ascii="Times New Roman" w:hAnsi="Times New Roman" w:cs="Times New Roman"/>
        </w:rPr>
        <w:t>HIF-1</w:t>
      </w:r>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1A5774">
        <w:rPr>
          <w:rFonts w:ascii="Times New Roman" w:hAnsi="Times New Roman" w:cs="Times New Roman"/>
        </w:rPr>
        <w:t>3B</w:t>
      </w:r>
      <w:r w:rsidRPr="00602FA5">
        <w:rPr>
          <w:rFonts w:ascii="Times New Roman" w:hAnsi="Times New Roman" w:cs="Times New Roman"/>
        </w:rPr>
        <w:t xml:space="preserve"> and </w:t>
      </w:r>
      <w:r w:rsidR="001A5774">
        <w:rPr>
          <w:rFonts w:ascii="Times New Roman" w:hAnsi="Times New Roman" w:cs="Times New Roman"/>
        </w:rPr>
        <w:t>3C</w:t>
      </w:r>
      <w:r w:rsidRPr="00602FA5">
        <w:rPr>
          <w:rFonts w:ascii="Times New Roman" w:hAnsi="Times New Roman" w:cs="Times New Roman"/>
        </w:rPr>
        <w:t xml:space="preserve">). </w:t>
      </w:r>
      <w:del w:id="340" w:author="Madeline Galbraith" w:date="2022-04-27T16:17:00Z">
        <w:r w:rsidRPr="00602FA5" w:rsidDel="00F672F0">
          <w:rPr>
            <w:rFonts w:ascii="Times New Roman" w:hAnsi="Times New Roman" w:cs="Times New Roman"/>
          </w:rPr>
          <w:delText xml:space="preserve">Further, modulating the input to </w:delText>
        </w:r>
        <w:r w:rsidR="00D031C0" w:rsidDel="00F672F0">
          <w:delText>SNAIL</w:delText>
        </w:r>
        <w:r w:rsidR="00D031C0" w:rsidRPr="00602FA5" w:rsidDel="00F672F0">
          <w:rPr>
            <w:rFonts w:ascii="Times New Roman" w:hAnsi="Times New Roman" w:cs="Times New Roman"/>
          </w:rPr>
          <w:delText xml:space="preserve"> </w:delText>
        </w:r>
        <w:r w:rsidRPr="00602FA5" w:rsidDel="00F672F0">
          <w:rPr>
            <w:rFonts w:ascii="Times New Roman" w:hAnsi="Times New Roman" w:cs="Times New Roman"/>
          </w:rPr>
          <w:delText>can alter the location of the E/M state (see Fig</w:delText>
        </w:r>
        <w:r w:rsidR="003352BC" w:rsidRPr="00602FA5" w:rsidDel="00F672F0">
          <w:rPr>
            <w:rFonts w:ascii="Times New Roman" w:hAnsi="Times New Roman" w:cs="Times New Roman"/>
          </w:rPr>
          <w:delText>.</w:delText>
        </w:r>
        <w:r w:rsidRPr="00602FA5" w:rsidDel="00F672F0">
          <w:rPr>
            <w:rFonts w:ascii="Times New Roman" w:hAnsi="Times New Roman" w:cs="Times New Roman"/>
          </w:rPr>
          <w:delText xml:space="preserve"> S1</w:delText>
        </w:r>
        <w:r w:rsidR="00FE7FF6" w:rsidRPr="00602FA5" w:rsidDel="00F672F0">
          <w:rPr>
            <w:rFonts w:ascii="Times New Roman" w:hAnsi="Times New Roman" w:cs="Times New Roman"/>
          </w:rPr>
          <w:delText>7</w:delText>
        </w:r>
        <w:r w:rsidRPr="00602FA5" w:rsidDel="00F672F0">
          <w:rPr>
            <w:rFonts w:ascii="Times New Roman" w:hAnsi="Times New Roman" w:cs="Times New Roman"/>
          </w:rPr>
          <w:delText xml:space="preserve">). </w:delText>
        </w:r>
      </w:del>
      <w:r w:rsidRPr="00602FA5">
        <w:rPr>
          <w:rFonts w:ascii="Times New Roman" w:hAnsi="Times New Roman" w:cs="Times New Roman"/>
        </w:rPr>
        <w:t xml:space="preserve">As AMPK and </w:t>
      </w:r>
      <w:r w:rsidR="005506B5">
        <w:rPr>
          <w:rFonts w:ascii="Times New Roman" w:hAnsi="Times New Roman" w:cs="Times New Roman"/>
        </w:rPr>
        <w:t>HIF-1</w:t>
      </w:r>
      <w:r w:rsidRPr="00602FA5">
        <w:rPr>
          <w:rFonts w:ascii="Times New Roman" w:hAnsi="Times New Roman" w:cs="Times New Roman"/>
        </w:rPr>
        <w:t xml:space="preserve"> push the system towards opposite states, having one </w:t>
      </w:r>
      <w:ins w:id="341" w:author="Madeline Galbraith" w:date="2022-04-27T16:25:00Z">
        <w:r w:rsidR="00CC29EF">
          <w:rPr>
            <w:rFonts w:ascii="Times New Roman" w:hAnsi="Times New Roman" w:cs="Times New Roman"/>
          </w:rPr>
          <w:t>active link drive by</w:t>
        </w:r>
      </w:ins>
      <w:del w:id="342" w:author="Madeline Galbraith" w:date="2022-04-27T16:25:00Z">
        <w:r w:rsidRPr="00602FA5" w:rsidDel="00CC29EF">
          <w:rPr>
            <w:rFonts w:ascii="Times New Roman" w:hAnsi="Times New Roman" w:cs="Times New Roman"/>
          </w:rPr>
          <w:delText xml:space="preserve">of </w:delText>
        </w:r>
      </w:del>
      <w:ins w:id="343" w:author="Madeline Galbraith" w:date="2022-04-27T16:25:00Z">
        <w:r w:rsidR="00E3439C">
          <w:rPr>
            <w:rFonts w:ascii="Times New Roman" w:hAnsi="Times New Roman" w:cs="Times New Roman"/>
          </w:rPr>
          <w:t xml:space="preserve"> </w:t>
        </w:r>
      </w:ins>
      <w:r w:rsidRPr="00602FA5">
        <w:rPr>
          <w:rFonts w:ascii="Times New Roman" w:hAnsi="Times New Roman" w:cs="Times New Roman"/>
        </w:rPr>
        <w:t xml:space="preserve">each would suggest the circuit </w:t>
      </w:r>
      <w:del w:id="344" w:author="Madeline Galbraith" w:date="2022-04-27T16:25:00Z">
        <w:r w:rsidRPr="00602FA5" w:rsidDel="00E3439C">
          <w:rPr>
            <w:rFonts w:ascii="Times New Roman" w:hAnsi="Times New Roman" w:cs="Times New Roman"/>
          </w:rPr>
          <w:delText>w</w:delText>
        </w:r>
      </w:del>
      <w:ins w:id="345" w:author="Madeline Galbraith" w:date="2022-04-27T16:25:00Z">
        <w:r w:rsidR="00E3439C">
          <w:rPr>
            <w:rFonts w:ascii="Times New Roman" w:hAnsi="Times New Roman" w:cs="Times New Roman"/>
          </w:rPr>
          <w:t>c</w:t>
        </w:r>
      </w:ins>
      <w:r w:rsidRPr="00602FA5">
        <w:rPr>
          <w:rFonts w:ascii="Times New Roman" w:hAnsi="Times New Roman" w:cs="Times New Roman"/>
        </w:rPr>
        <w:t>ould be pushed toward</w:t>
      </w:r>
      <w:ins w:id="346" w:author="Madeline Galbraith" w:date="2022-04-27T16:25:00Z">
        <w:r w:rsidR="00E3439C">
          <w:rPr>
            <w:rFonts w:ascii="Times New Roman" w:hAnsi="Times New Roman" w:cs="Times New Roman"/>
          </w:rPr>
          <w:t>s a</w:t>
        </w:r>
      </w:ins>
      <w:r w:rsidRPr="00602FA5">
        <w:rPr>
          <w:rFonts w:ascii="Times New Roman" w:hAnsi="Times New Roman" w:cs="Times New Roman"/>
        </w:rPr>
        <w:t xml:space="preserve"> hybrid</w:t>
      </w:r>
      <w:ins w:id="347" w:author="Madeline Galbraith" w:date="2022-04-27T16:25:00Z">
        <w:r w:rsidR="00E3439C">
          <w:rPr>
            <w:rFonts w:ascii="Times New Roman" w:hAnsi="Times New Roman" w:cs="Times New Roman"/>
          </w:rPr>
          <w:t xml:space="preserve"> state</w:t>
        </w:r>
      </w:ins>
      <w:r w:rsidRPr="00602FA5">
        <w:rPr>
          <w:rFonts w:ascii="Times New Roman" w:hAnsi="Times New Roman" w:cs="Times New Roman"/>
        </w:rPr>
        <w:t xml:space="preserve">.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w:t>
      </w:r>
      <w:r w:rsidR="005506B5">
        <w:rPr>
          <w:rFonts w:ascii="Times New Roman" w:hAnsi="Times New Roman" w:cs="Times New Roman"/>
        </w:rPr>
        <w:t>HIF-1</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r w:rsidR="00E72DA9" w:rsidRPr="00602FA5">
        <w:rPr>
          <w:rFonts w:ascii="Times New Roman" w:hAnsi="Times New Roman" w:cs="Times New Roman"/>
        </w:rPr>
        <w:t xml:space="preserve"> Additionally, if AMPK and Hif-1 target different EMT TFs, the E/M-W/O state may exist in more regions than if they target the same TF (Fig</w:t>
      </w:r>
      <w:r w:rsidR="00815647" w:rsidRPr="00602FA5">
        <w:rPr>
          <w:rFonts w:ascii="Times New Roman" w:hAnsi="Times New Roman" w:cs="Times New Roman"/>
        </w:rPr>
        <w:t>.</w:t>
      </w:r>
      <w:r w:rsidR="00E72DA9" w:rsidRPr="00602FA5">
        <w:rPr>
          <w:rFonts w:ascii="Times New Roman" w:hAnsi="Times New Roman" w:cs="Times New Roman"/>
        </w:rPr>
        <w:t xml:space="preserve"> S</w:t>
      </w:r>
      <w:r w:rsidR="001D6FB1" w:rsidRPr="00602FA5">
        <w:rPr>
          <w:rFonts w:ascii="Times New Roman" w:hAnsi="Times New Roman" w:cs="Times New Roman"/>
        </w:rPr>
        <w:t>18</w:t>
      </w:r>
      <w:r w:rsidR="00E72DA9" w:rsidRPr="00602FA5">
        <w:rPr>
          <w:rFonts w:ascii="Times New Roman" w:hAnsi="Times New Roman" w:cs="Times New Roman"/>
        </w:rPr>
        <w:t>), suggesting</w:t>
      </w:r>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r w:rsidR="009749FD" w:rsidRPr="00602FA5">
        <w:rPr>
          <w:rFonts w:ascii="Times New Roman" w:hAnsi="Times New Roman" w:cs="Times New Roman"/>
        </w:rPr>
        <w:t xml:space="preserve">and multiple gene regulators must be targeted </w:t>
      </w:r>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r w:rsidR="00E72DA9" w:rsidRPr="00602FA5">
        <w:rPr>
          <w:rFonts w:ascii="Times New Roman" w:hAnsi="Times New Roman" w:cs="Times New Roman"/>
        </w:rPr>
        <w:t>.</w:t>
      </w:r>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w:t>
      </w:r>
      <w:r w:rsidR="005506B5">
        <w:rPr>
          <w:rFonts w:ascii="Times New Roman" w:hAnsi="Times New Roman" w:cs="Times New Roman"/>
        </w:rPr>
        <w:t>HIF-1</w:t>
      </w:r>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A</w:t>
      </w:r>
      <w:r w:rsidRPr="00602FA5">
        <w:rPr>
          <w:rFonts w:ascii="Times New Roman" w:hAnsi="Times New Roman" w:cs="Times New Roman"/>
        </w:rPr>
        <w:t>)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B</w:t>
      </w:r>
      <w:r w:rsidRPr="00602FA5">
        <w:rPr>
          <w:rFonts w:ascii="Times New Roman" w:hAnsi="Times New Roman" w:cs="Times New Roman"/>
        </w:rPr>
        <w:t xml:space="preserve">). However, when analyzing the system for the existence of the E/M-W/O phenotype, it only exists in </w:t>
      </w:r>
      <w:del w:id="348" w:author="Madeline Galbraith" w:date="2022-04-27T16:27:00Z">
        <w:r w:rsidRPr="00602FA5" w:rsidDel="002742FA">
          <w:rPr>
            <w:rFonts w:ascii="Times New Roman" w:hAnsi="Times New Roman" w:cs="Times New Roman"/>
          </w:rPr>
          <w:delText xml:space="preserve">smaller </w:delText>
        </w:r>
      </w:del>
      <w:ins w:id="349" w:author="Madeline Galbraith" w:date="2022-04-27T16:27:00Z">
        <w:r w:rsidR="002742FA">
          <w:rPr>
            <w:rFonts w:ascii="Times New Roman" w:hAnsi="Times New Roman" w:cs="Times New Roman"/>
          </w:rPr>
          <w:t xml:space="preserve"> a small region</w:t>
        </w:r>
      </w:ins>
      <w:ins w:id="350" w:author="Madeline Galbraith" w:date="2022-04-27T16:28:00Z">
        <w:r w:rsidR="002742FA">
          <w:rPr>
            <w:rFonts w:ascii="Times New Roman" w:hAnsi="Times New Roman" w:cs="Times New Roman"/>
          </w:rPr>
          <w:t xml:space="preserve"> when u200 is minimally upregulated.</w:t>
        </w:r>
      </w:ins>
      <w:del w:id="351" w:author="Madeline Galbraith" w:date="2022-04-27T16:28:00Z">
        <w:r w:rsidRPr="00602FA5" w:rsidDel="002742FA">
          <w:rPr>
            <w:rFonts w:ascii="Times New Roman" w:hAnsi="Times New Roman" w:cs="Times New Roman"/>
          </w:rPr>
          <w:delText>regions compared to full regulation of the metabolism network (the black dotted regions of Fig</w:delText>
        </w:r>
        <w:r w:rsidR="003352BC" w:rsidRPr="00602FA5" w:rsidDel="002742FA">
          <w:rPr>
            <w:rFonts w:ascii="Times New Roman" w:hAnsi="Times New Roman" w:cs="Times New Roman"/>
          </w:rPr>
          <w:delText>.</w:delText>
        </w:r>
        <w:r w:rsidRPr="00602FA5" w:rsidDel="002742FA">
          <w:rPr>
            <w:rFonts w:ascii="Times New Roman" w:hAnsi="Times New Roman" w:cs="Times New Roman"/>
          </w:rPr>
          <w:delText xml:space="preserve"> </w:delText>
        </w:r>
        <w:r w:rsidR="00476BDE" w:rsidDel="002742FA">
          <w:rPr>
            <w:rFonts w:ascii="Times New Roman" w:hAnsi="Times New Roman" w:cs="Times New Roman"/>
          </w:rPr>
          <w:delText>5</w:delText>
        </w:r>
        <w:r w:rsidR="00603EB1" w:rsidDel="002742FA">
          <w:rPr>
            <w:rFonts w:ascii="Times New Roman" w:hAnsi="Times New Roman" w:cs="Times New Roman"/>
          </w:rPr>
          <w:delText>B-C</w:delText>
        </w:r>
        <w:r w:rsidRPr="00602FA5" w:rsidDel="002742FA">
          <w:rPr>
            <w:rFonts w:ascii="Times New Roman" w:hAnsi="Times New Roman" w:cs="Times New Roman"/>
          </w:rPr>
          <w:delText xml:space="preserve"> compared to Fig</w:delText>
        </w:r>
        <w:r w:rsidR="003352BC" w:rsidRPr="00602FA5" w:rsidDel="002742FA">
          <w:rPr>
            <w:rFonts w:ascii="Times New Roman" w:hAnsi="Times New Roman" w:cs="Times New Roman"/>
          </w:rPr>
          <w:delText>.</w:delText>
        </w:r>
        <w:r w:rsidRPr="00602FA5" w:rsidDel="002742FA">
          <w:rPr>
            <w:rFonts w:ascii="Times New Roman" w:hAnsi="Times New Roman" w:cs="Times New Roman"/>
          </w:rPr>
          <w:delText xml:space="preserve"> </w:delText>
        </w:r>
        <w:r w:rsidR="00476BDE" w:rsidDel="002742FA">
          <w:rPr>
            <w:rFonts w:ascii="Times New Roman" w:hAnsi="Times New Roman" w:cs="Times New Roman"/>
          </w:rPr>
          <w:delText>4</w:delText>
        </w:r>
        <w:r w:rsidR="00603EB1" w:rsidDel="002742FA">
          <w:rPr>
            <w:rFonts w:ascii="Times New Roman" w:hAnsi="Times New Roman" w:cs="Times New Roman"/>
          </w:rPr>
          <w:delText>B-</w:delText>
        </w:r>
        <w:r w:rsidRPr="00602FA5" w:rsidDel="002742FA">
          <w:rPr>
            <w:rFonts w:ascii="Times New Roman" w:hAnsi="Times New Roman" w:cs="Times New Roman"/>
          </w:rPr>
          <w:delText>D).</w:delText>
        </w:r>
      </w:del>
      <w:r w:rsidR="00707B64" w:rsidRPr="00602FA5">
        <w:rPr>
          <w:rFonts w:ascii="Times New Roman" w:hAnsi="Times New Roman" w:cs="Times New Roman"/>
        </w:rPr>
        <w:t xml:space="preserve"> </w:t>
      </w:r>
      <w:ins w:id="352" w:author="Madeline Galbraith" w:date="2022-04-27T16:30:00Z">
        <w:r w:rsidR="002742FA">
          <w:rPr>
            <w:rFonts w:ascii="Times New Roman" w:hAnsi="Times New Roman" w:cs="Times New Roman"/>
          </w:rPr>
          <w:t xml:space="preserve">Moreover, HIF-1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are able to maintain the E/M phenotype </w:t>
        </w:r>
      </w:ins>
      <w:ins w:id="353" w:author="Madeline Galbraith" w:date="2022-04-27T16:31:00Z">
        <w:r w:rsidR="002742FA">
          <w:rPr>
            <w:rFonts w:ascii="Times New Roman" w:hAnsi="Times New Roman" w:cs="Times New Roman"/>
          </w:rPr>
          <w:t xml:space="preserve">longer than AMPK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suggesting, the reduced regions of E/M-W/O existence </w:t>
        </w:r>
      </w:ins>
      <w:del w:id="354" w:author="Madeline Galbraith" w:date="2022-04-27T16:30:00Z">
        <w:r w:rsidR="00707B64" w:rsidRPr="00602FA5" w:rsidDel="002742FA">
          <w:rPr>
            <w:rFonts w:ascii="Times New Roman" w:hAnsi="Times New Roman" w:cs="Times New Roman"/>
          </w:rPr>
          <w:delText>This</w:delText>
        </w:r>
      </w:del>
      <w:del w:id="355" w:author="Madeline Galbraith" w:date="2022-04-27T16:31:00Z">
        <w:r w:rsidR="00707B64" w:rsidRPr="00602FA5" w:rsidDel="002742FA">
          <w:rPr>
            <w:rFonts w:ascii="Times New Roman" w:hAnsi="Times New Roman" w:cs="Times New Roman"/>
          </w:rPr>
          <w:delText xml:space="preserve"> small region where the E/M-W/O phenotype exists is most</w:delText>
        </w:r>
      </w:del>
      <w:ins w:id="356" w:author="Madeline Galbraith" w:date="2022-04-27T16:31:00Z">
        <w:r w:rsidR="002742FA">
          <w:rPr>
            <w:rFonts w:ascii="Times New Roman" w:hAnsi="Times New Roman" w:cs="Times New Roman"/>
          </w:rPr>
          <w:t>is</w:t>
        </w:r>
      </w:ins>
      <w:r w:rsidR="00707B64" w:rsidRPr="00602FA5">
        <w:rPr>
          <w:rFonts w:ascii="Times New Roman" w:hAnsi="Times New Roman" w:cs="Times New Roman"/>
        </w:rPr>
        <w:t xml:space="preserve"> likely due to the </w:t>
      </w:r>
      <w:ins w:id="357" w:author="Madeline Galbraith" w:date="2022-04-27T16:32:00Z">
        <w:r w:rsidR="002742FA">
          <w:rPr>
            <w:rFonts w:ascii="Times New Roman" w:hAnsi="Times New Roman" w:cs="Times New Roman"/>
          </w:rPr>
          <w:t xml:space="preserve">suppression of the E/M state by </w:t>
        </w:r>
      </w:ins>
      <w:r w:rsidR="00707B64" w:rsidRPr="00602FA5">
        <w:rPr>
          <w:rFonts w:ascii="Times New Roman" w:hAnsi="Times New Roman" w:cs="Times New Roman"/>
        </w:rPr>
        <w:t xml:space="preserve">AMPK regulated </w:t>
      </w:r>
      <w:proofErr w:type="spellStart"/>
      <w:r w:rsidR="00707B64" w:rsidRPr="00602FA5">
        <w:rPr>
          <w:rFonts w:ascii="Times New Roman" w:hAnsi="Times New Roman" w:cs="Times New Roman"/>
        </w:rPr>
        <w:t>crosstalks</w:t>
      </w:r>
      <w:proofErr w:type="spellEnd"/>
      <w:del w:id="358" w:author="Madeline Galbraith" w:date="2022-04-27T16:32:00Z">
        <w:r w:rsidR="00707B64" w:rsidRPr="00602FA5" w:rsidDel="002742FA">
          <w:rPr>
            <w:rFonts w:ascii="Times New Roman" w:hAnsi="Times New Roman" w:cs="Times New Roman"/>
          </w:rPr>
          <w:delText xml:space="preserve"> altering the metabolic phenotype associated with the E/M state</w:delText>
        </w:r>
      </w:del>
      <w:r w:rsidR="00707B64" w:rsidRPr="00602FA5">
        <w:rPr>
          <w:rFonts w:ascii="Times New Roman" w:hAnsi="Times New Roman" w:cs="Times New Roman"/>
        </w:rPr>
        <w:t>, as mentioned above (see Fig. S1</w:t>
      </w:r>
      <w:r w:rsidR="00A43BF4" w:rsidRPr="00602FA5">
        <w:rPr>
          <w:rFonts w:ascii="Times New Roman" w:hAnsi="Times New Roman" w:cs="Times New Roman"/>
        </w:rPr>
        <w:t>4</w:t>
      </w:r>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r w:rsidR="00A43BF4" w:rsidRPr="00602FA5">
        <w:rPr>
          <w:rFonts w:ascii="Times New Roman" w:hAnsi="Times New Roman" w:cs="Times New Roman"/>
        </w:rPr>
        <w:t>6</w:t>
      </w:r>
      <w:r w:rsidR="00707B64" w:rsidRPr="00602FA5">
        <w:rPr>
          <w:rFonts w:ascii="Times New Roman" w:hAnsi="Times New Roman" w:cs="Times New Roman"/>
        </w:rPr>
        <w:t xml:space="preserve">). </w:t>
      </w:r>
      <w:ins w:id="359" w:author="Madeline Galbraith" w:date="2022-04-27T16:36:00Z">
        <w:r w:rsidR="00FE50CC">
          <w:rPr>
            <w:rFonts w:ascii="Times New Roman" w:hAnsi="Times New Roman" w:cs="Times New Roman"/>
          </w:rPr>
          <w:t>This suggests HIF-1</w:t>
        </w:r>
      </w:ins>
      <w:ins w:id="360" w:author="Madeline Galbraith" w:date="2022-04-27T16:37:00Z">
        <w:r w:rsidR="00FE50CC">
          <w:rPr>
            <w:rFonts w:ascii="Times New Roman" w:hAnsi="Times New Roman" w:cs="Times New Roman"/>
          </w:rPr>
          <w:t xml:space="preserve">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 xml:space="preserve"> may be more tumorigenic than AMPK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w:t>
        </w:r>
      </w:ins>
    </w:p>
    <w:p w14:paraId="4645F6E2" w14:textId="72E7A662" w:rsidR="002742FA" w:rsidDel="00813C8A" w:rsidRDefault="00D628F5" w:rsidP="002742FA">
      <w:pPr>
        <w:pStyle w:val="BodyText"/>
        <w:spacing w:line="480" w:lineRule="auto"/>
        <w:ind w:firstLine="720"/>
        <w:rPr>
          <w:del w:id="361" w:author="Madeline Galbraith" w:date="2022-04-27T16:37:00Z"/>
          <w:rFonts w:ascii="Times New Roman" w:hAnsi="Times New Roman" w:cs="Times New Roman"/>
        </w:rPr>
      </w:pPr>
      <w:r w:rsidRPr="00602FA5">
        <w:rPr>
          <w:rFonts w:ascii="Times New Roman" w:hAnsi="Times New Roman" w:cs="Times New Roman"/>
        </w:rPr>
        <w:t xml:space="preserve">To stabilize the E/M state an AMPK and </w:t>
      </w:r>
      <w:r w:rsidR="005506B5">
        <w:rPr>
          <w:rFonts w:ascii="Times New Roman" w:hAnsi="Times New Roman" w:cs="Times New Roman"/>
        </w:rPr>
        <w:t>HIF-1</w:t>
      </w:r>
      <w:r w:rsidRPr="00602FA5">
        <w:rPr>
          <w:rFonts w:ascii="Times New Roman" w:hAnsi="Times New Roman" w:cs="Times New Roman"/>
        </w:rPr>
        <w:t xml:space="preserve">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ins w:id="362" w:author="Madeline Galbraith" w:date="2022-04-27T16:32:00Z">
        <w:r w:rsidR="008D2F0E">
          <w:rPr>
            <w:rFonts w:ascii="Times New Roman" w:hAnsi="Times New Roman" w:cs="Times New Roman"/>
          </w:rPr>
          <w:t xml:space="preserve">typically </w:t>
        </w:r>
      </w:ins>
      <w:r w:rsidRPr="00602FA5">
        <w:rPr>
          <w:rFonts w:ascii="Times New Roman" w:hAnsi="Times New Roman" w:cs="Times New Roman"/>
        </w:rPr>
        <w:t xml:space="preserve">associated with the hybrid W/O metabolic phenotype (Fig. </w:t>
      </w:r>
      <w:r w:rsidR="00603EB1">
        <w:rPr>
          <w:rFonts w:ascii="Times New Roman" w:hAnsi="Times New Roman" w:cs="Times New Roman"/>
        </w:rPr>
        <w:t>5C</w:t>
      </w:r>
      <w:r w:rsidRPr="00602FA5">
        <w:rPr>
          <w:rFonts w:ascii="Times New Roman" w:hAnsi="Times New Roman" w:cs="Times New Roman"/>
        </w:rPr>
        <w:t xml:space="preserve"> and S19B). In fact, for any system, if there are only three coupled states available and each has a distinct phenotype of the EMT and metabolic networks th</w:t>
      </w:r>
      <w:ins w:id="363" w:author="Madeline Galbraith" w:date="2022-04-27T16:33:00Z">
        <w:r w:rsidR="00E870C2">
          <w:rPr>
            <w:rFonts w:ascii="Times New Roman" w:hAnsi="Times New Roman" w:cs="Times New Roman"/>
          </w:rPr>
          <w:t>e</w:t>
        </w:r>
      </w:ins>
      <w:del w:id="364" w:author="Madeline Galbraith" w:date="2022-04-27T16:33:00Z">
        <w:r w:rsidRPr="00602FA5" w:rsidDel="00E870C2">
          <w:rPr>
            <w:rFonts w:ascii="Times New Roman" w:hAnsi="Times New Roman" w:cs="Times New Roman"/>
          </w:rPr>
          <w:delText>a</w:delText>
        </w:r>
      </w:del>
      <w:r w:rsidRPr="00602FA5">
        <w:rPr>
          <w:rFonts w:ascii="Times New Roman" w:hAnsi="Times New Roman" w:cs="Times New Roman"/>
        </w:rPr>
        <w:t xml:space="preserve">n the only possible set of states is E-O, M-W, and E/M-W/O. This suggests, cells in the primary tumor utilize OXPHOS while clusters of migrating cells utilize a combination of aerobic glycolysis and OXPHOS. </w:t>
      </w:r>
    </w:p>
    <w:p w14:paraId="7A70C5DA" w14:textId="3BE6EEE5" w:rsidR="00D628F5" w:rsidRPr="00602FA5" w:rsidDel="00813C8A" w:rsidRDefault="00D628F5" w:rsidP="00D628F5">
      <w:pPr>
        <w:pStyle w:val="BodyText"/>
        <w:spacing w:line="480" w:lineRule="auto"/>
        <w:ind w:firstLine="720"/>
        <w:rPr>
          <w:del w:id="365" w:author="Madeline Galbraith" w:date="2022-04-27T16:37:00Z"/>
          <w:rFonts w:ascii="Times New Roman" w:hAnsi="Times New Roman" w:cs="Times New Roman"/>
        </w:rPr>
      </w:pPr>
    </w:p>
    <w:p w14:paraId="5E2ED4B4" w14:textId="536341A4" w:rsidR="00E469AE" w:rsidRPr="00602FA5" w:rsidRDefault="00E469AE" w:rsidP="00426950">
      <w:pPr>
        <w:pStyle w:val="BodyText"/>
        <w:spacing w:line="480" w:lineRule="auto"/>
        <w:ind w:firstLine="720"/>
        <w:rPr>
          <w:rFonts w:ascii="Times New Roman" w:hAnsi="Times New Roman" w:cs="Times New Roman"/>
        </w:rPr>
      </w:pP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7B1D4325">
            <wp:extent cx="5298019" cy="2036115"/>
            <wp:effectExtent l="0" t="0" r="0" b="254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98019" cy="2036115"/>
                    </a:xfrm>
                    <a:prstGeom prst="rect">
                      <a:avLst/>
                    </a:prstGeom>
                    <a:noFill/>
                    <a:ln w="9525">
                      <a:noFill/>
                      <a:headEnd/>
                      <a:tailEnd/>
                    </a:ln>
                  </pic:spPr>
                </pic:pic>
              </a:graphicData>
            </a:graphic>
          </wp:inline>
        </w:drawing>
      </w:r>
    </w:p>
    <w:p w14:paraId="12FCA60C" w14:textId="6ED619D5"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B7026" w:rsidRPr="00602FA5">
        <w:rPr>
          <w:rFonts w:ascii="Times New Roman" w:hAnsi="Times New Roman" w:cs="Times New Roman"/>
          <w:b/>
          <w:bCs/>
          <w:i w:val="0"/>
          <w:iCs/>
        </w:rPr>
        <w:t>(</w:t>
      </w:r>
      <w:ins w:id="366" w:author="Madeline Galbraith" w:date="2022-04-27T12:35:00Z">
        <w:r w:rsidR="008B6022">
          <w:rPr>
            <w:rFonts w:ascii="Times New Roman" w:hAnsi="Times New Roman" w:cs="Times New Roman"/>
            <w:b/>
            <w:bCs/>
            <w:i w:val="0"/>
            <w:iCs/>
          </w:rPr>
          <w:t>A</w:t>
        </w:r>
      </w:ins>
      <w:del w:id="367" w:author="Madeline Galbraith" w:date="2022-04-27T12:35:00Z">
        <w:r w:rsidR="009B7026" w:rsidRPr="00602FA5" w:rsidDel="008B6022">
          <w:rPr>
            <w:rFonts w:ascii="Times New Roman" w:hAnsi="Times New Roman" w:cs="Times New Roman"/>
            <w:b/>
            <w:bCs/>
            <w:i w:val="0"/>
            <w:iCs/>
          </w:rPr>
          <w:delText>C</w:delText>
        </w:r>
      </w:del>
      <w:r w:rsidR="009B7026" w:rsidRPr="00602FA5">
        <w:rPr>
          <w:rFonts w:ascii="Times New Roman" w:hAnsi="Times New Roman" w:cs="Times New Roman"/>
          <w:b/>
          <w:bCs/>
          <w:i w:val="0"/>
          <w:iCs/>
        </w:rPr>
        <w:t>)</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is inhibited by AMPK, </w:t>
      </w:r>
      <w:r w:rsidR="005506B5" w:rsidRPr="00496499">
        <w:rPr>
          <w:i w:val="0"/>
          <w:iCs/>
        </w:rPr>
        <w:t>SNAIL</w:t>
      </w:r>
      <w:r w:rsidR="005506B5" w:rsidRPr="005506B5" w:rsidDel="005506B5">
        <w:t xml:space="preserve"> </w:t>
      </w:r>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ins w:id="368" w:author="Madeline Galbraith" w:date="2022-04-27T12:38:00Z">
        <w:r w:rsidR="00577AC5">
          <w:rPr>
            <w:rFonts w:ascii="Times New Roman" w:hAnsi="Times New Roman" w:cs="Times New Roman"/>
            <w:b/>
            <w:bCs/>
            <w:i w:val="0"/>
            <w:iCs/>
          </w:rPr>
          <w:t>B</w:t>
        </w:r>
      </w:ins>
      <w:del w:id="369" w:author="Madeline Galbraith" w:date="2022-04-27T12:38:00Z">
        <w:r w:rsidR="009B7026" w:rsidRPr="00602FA5" w:rsidDel="00577AC5">
          <w:rPr>
            <w:rFonts w:ascii="Times New Roman" w:hAnsi="Times New Roman" w:cs="Times New Roman"/>
            <w:b/>
            <w:bCs/>
            <w:i w:val="0"/>
            <w:iCs/>
          </w:rPr>
          <w:delText>D</w:delText>
        </w:r>
      </w:del>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w:t>
      </w:r>
      <w:ins w:id="370" w:author="Madeline Galbraith" w:date="2022-04-27T12:36:00Z">
        <w:r w:rsidR="008B6022">
          <w:rPr>
            <w:rFonts w:ascii="Times New Roman" w:hAnsi="Times New Roman" w:cs="Times New Roman"/>
            <w:i w:val="0"/>
            <w:iCs/>
          </w:rPr>
          <w:t xml:space="preserve"> </w:t>
        </w:r>
      </w:ins>
      <w:ins w:id="371" w:author="Madeline Galbraith" w:date="2022-04-27T12:37:00Z">
        <w:r w:rsidR="008B6022">
          <w:rPr>
            <w:rFonts w:ascii="Times New Roman" w:hAnsi="Times New Roman" w:cs="Times New Roman"/>
            <w:i w:val="0"/>
            <w:iCs/>
          </w:rPr>
          <w:t xml:space="preserve">The E/M phenotype is only accessible when </w:t>
        </w:r>
        <w:proofErr w:type="spellStart"/>
        <w:r w:rsidR="008B6022">
          <w:rPr>
            <w:rFonts w:ascii="Times New Roman" w:hAnsi="Times New Roman" w:cs="Times New Roman"/>
            <w:i w:val="0"/>
            <w:iCs/>
          </w:rPr>
          <w:t>λ</w:t>
        </w:r>
        <w:r w:rsidR="008B6022">
          <w:rPr>
            <w:rFonts w:ascii="Times New Roman" w:hAnsi="Times New Roman" w:cs="Times New Roman"/>
            <w:i w:val="0"/>
            <w:iCs/>
            <w:vertAlign w:val="subscript"/>
          </w:rPr>
          <w:t>AMPK</w:t>
        </w:r>
        <w:proofErr w:type="spellEnd"/>
        <w:r w:rsidR="008B6022">
          <w:rPr>
            <w:rFonts w:ascii="Times New Roman" w:hAnsi="Times New Roman" w:cs="Times New Roman"/>
            <w:i w:val="0"/>
            <w:iCs/>
            <w:vertAlign w:val="subscript"/>
          </w:rPr>
          <w:t>-| μ200</w:t>
        </w:r>
        <w:r w:rsidR="008B6022">
          <w:rPr>
            <w:rFonts w:ascii="Times New Roman" w:hAnsi="Times New Roman" w:cs="Times New Roman"/>
            <w:i w:val="0"/>
            <w:iCs/>
          </w:rPr>
          <w:t xml:space="preserve"> is near 1 or very high</w:t>
        </w:r>
      </w:ins>
      <w:ins w:id="372" w:author="Madeline Galbraith" w:date="2022-04-27T12:38:00Z">
        <w:r w:rsidR="00C422E8">
          <w:rPr>
            <w:rFonts w:ascii="Times New Roman" w:hAnsi="Times New Roman" w:cs="Times New Roman"/>
            <w:i w:val="0"/>
            <w:iCs/>
          </w:rPr>
          <w:t xml:space="preserve"> (i.e., at the extremes of regulation)</w:t>
        </w:r>
      </w:ins>
      <w:ins w:id="373" w:author="Madeline Galbraith" w:date="2022-04-27T12:37:00Z">
        <w:r w:rsidR="008B6022">
          <w:rPr>
            <w:rFonts w:ascii="Times New Roman" w:hAnsi="Times New Roman" w:cs="Times New Roman"/>
            <w:i w:val="0"/>
            <w:iCs/>
          </w:rPr>
          <w:t>.</w:t>
        </w:r>
      </w:ins>
      <w:ins w:id="374" w:author="Madeline Galbraith" w:date="2022-04-27T12:38:00Z">
        <w:r w:rsidR="00577AC5">
          <w:rPr>
            <w:rFonts w:ascii="Times New Roman" w:hAnsi="Times New Roman" w:cs="Times New Roman"/>
            <w:i w:val="0"/>
            <w:iCs/>
          </w:rPr>
          <w:t xml:space="preserve"> </w:t>
        </w:r>
        <w:r w:rsidR="00577AC5">
          <w:rPr>
            <w:rFonts w:ascii="Times New Roman" w:hAnsi="Times New Roman" w:cs="Times New Roman"/>
            <w:b/>
            <w:bCs/>
            <w:i w:val="0"/>
            <w:iCs/>
          </w:rPr>
          <w:t>(C)</w:t>
        </w:r>
      </w:ins>
      <w:ins w:id="375" w:author="Madeline Galbraith" w:date="2022-04-27T12:37:00Z">
        <w:r w:rsidR="008B6022">
          <w:rPr>
            <w:rFonts w:ascii="Times New Roman" w:hAnsi="Times New Roman" w:cs="Times New Roman"/>
            <w:i w:val="0"/>
            <w:iCs/>
          </w:rPr>
          <w:t xml:space="preserve"> </w:t>
        </w:r>
      </w:ins>
      <w:r w:rsidR="00AD7F58" w:rsidRPr="00602FA5">
        <w:rPr>
          <w:rFonts w:ascii="Times New Roman" w:hAnsi="Times New Roman" w:cs="Times New Roman"/>
          <w:i w:val="0"/>
          <w:iCs/>
        </w:rPr>
        <w:t xml:space="preserve"> </w:t>
      </w:r>
      <w:r w:rsidR="007F4238" w:rsidRPr="00602FA5">
        <w:rPr>
          <w:rFonts w:ascii="Times New Roman" w:hAnsi="Times New Roman" w:cs="Times New Roman"/>
          <w:i w:val="0"/>
          <w:iCs/>
        </w:rPr>
        <w:t>The coupled states when only TFs and miRNAs of the EMT circuit are regulated by TFs of the metabolic circuit (AMPK-|</w:t>
      </w:r>
      <w:r w:rsidR="007F4238">
        <w:rPr>
          <w:rFonts w:ascii="Times New Roman" w:hAnsi="Times New Roman" w:cs="Times New Roman"/>
          <w:i w:val="0"/>
          <w:iCs/>
        </w:rPr>
        <w:t>SNAIL</w:t>
      </w:r>
      <w:r w:rsidR="007F4238" w:rsidRPr="00602FA5">
        <w:rPr>
          <w:rFonts w:ascii="Times New Roman" w:hAnsi="Times New Roman" w:cs="Times New Roman"/>
          <w:i w:val="0"/>
          <w:iCs/>
        </w:rPr>
        <w:t>, AMPK-|</w:t>
      </w:r>
      <w:r w:rsidR="007F4238">
        <w:rPr>
          <w:rFonts w:ascii="Times New Roman" w:hAnsi="Times New Roman" w:cs="Times New Roman"/>
          <w:i w:val="0"/>
          <w:iCs/>
        </w:rPr>
        <w:t>ZEB</w:t>
      </w:r>
      <w:r w:rsidR="007F4238" w:rsidRPr="00602FA5">
        <w:rPr>
          <w:rFonts w:ascii="Times New Roman" w:hAnsi="Times New Roman" w:cs="Times New Roman"/>
          <w:i w:val="0"/>
          <w:iCs/>
        </w:rPr>
        <w:t xml:space="preserve">, AMPK-&gt;u200,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 xml:space="preserve">-|u200,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-&gt;</w:t>
      </w:r>
      <w:r w:rsidR="007F4238" w:rsidRPr="005506B5">
        <w:rPr>
          <w:rFonts w:ascii="Times New Roman" w:hAnsi="Times New Roman" w:cs="Times New Roman"/>
          <w:i w:val="0"/>
          <w:iCs/>
        </w:rPr>
        <w:t xml:space="preserve"> </w:t>
      </w:r>
      <w:r w:rsidR="007F4238">
        <w:rPr>
          <w:rFonts w:ascii="Times New Roman" w:hAnsi="Times New Roman" w:cs="Times New Roman"/>
          <w:i w:val="0"/>
          <w:iCs/>
        </w:rPr>
        <w:t>SNAIL</w:t>
      </w:r>
      <w:r w:rsidR="007F4238" w:rsidRPr="00602FA5">
        <w:rPr>
          <w:rFonts w:ascii="Times New Roman" w:hAnsi="Times New Roman" w:cs="Times New Roman"/>
          <w:i w:val="0"/>
          <w:iCs/>
        </w:rPr>
        <w:t>). The results suggest a correlation between the E, E/M, and M phenotypes to the O, W/O, and W metabolic phenotypes.</w:t>
      </w:r>
    </w:p>
    <w:p w14:paraId="351419D0" w14:textId="77777777" w:rsidR="009E7164" w:rsidRDefault="009E7164" w:rsidP="00D903A3">
      <w:pPr>
        <w:pStyle w:val="BodyText"/>
        <w:spacing w:line="480" w:lineRule="auto"/>
        <w:rPr>
          <w:ins w:id="376" w:author="Madeline Galbraith" w:date="2022-04-27T16:36:00Z"/>
          <w:rFonts w:ascii="Times New Roman" w:hAnsi="Times New Roman" w:cs="Times New Roman"/>
          <w:b/>
          <w:bCs/>
        </w:rPr>
      </w:pPr>
      <w:bookmarkStart w:id="377" w:name="hybrid-em-wo-phenotype-can-be-stabilized"/>
    </w:p>
    <w:p w14:paraId="017AE4D8" w14:textId="5DD7A64F" w:rsidR="00E469AE" w:rsidRPr="00602FA5" w:rsidRDefault="009F676A" w:rsidP="00D903A3">
      <w:pPr>
        <w:pStyle w:val="BodyText"/>
        <w:spacing w:line="480" w:lineRule="auto"/>
        <w:rPr>
          <w:rFonts w:ascii="Times New Roman" w:hAnsi="Times New Roman" w:cs="Times New Roman"/>
          <w:b/>
          <w:bCs/>
        </w:rPr>
      </w:pPr>
      <w:r>
        <w:rPr>
          <w:rFonts w:ascii="Times New Roman" w:hAnsi="Times New Roman" w:cs="Times New Roman"/>
          <w:b/>
          <w:bCs/>
        </w:rPr>
        <w:t xml:space="preserve">The </w:t>
      </w:r>
      <w:r w:rsidR="00AD7F58" w:rsidRPr="00602FA5">
        <w:rPr>
          <w:rFonts w:ascii="Times New Roman" w:hAnsi="Times New Roman" w:cs="Times New Roman"/>
          <w:b/>
          <w:bCs/>
        </w:rPr>
        <w:t>Hybrid E/M-W/O phenotype</w:t>
      </w:r>
      <w:bookmarkEnd w:id="377"/>
    </w:p>
    <w:p w14:paraId="62A9D4B6" w14:textId="448F0CCC" w:rsidR="00E469AE" w:rsidRDefault="00AD7F58" w:rsidP="005B460F">
      <w:pPr>
        <w:pStyle w:val="FirstParagraph"/>
        <w:spacing w:line="480" w:lineRule="auto"/>
        <w:ind w:firstLine="720"/>
        <w:rPr>
          <w:ins w:id="378" w:author="Madeline Galbraith" w:date="2022-04-27T16:42:00Z"/>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r w:rsidR="00F472E6">
        <w:rPr>
          <w:rFonts w:ascii="Times New Roman" w:hAnsi="Times New Roman" w:cs="Times New Roman"/>
        </w:rPr>
        <w:t>E/M state and mixed metabolism</w:t>
      </w:r>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ins w:id="379" w:author="Madeline Galbraith" w:date="2022-04-27T16:38:00Z">
        <w:r w:rsidR="00813C8A" w:rsidRPr="00813C8A">
          <w:rPr>
            <w:rFonts w:ascii="Times New Roman" w:hAnsi="Times New Roman" w:cs="Times New Roman"/>
          </w:rPr>
          <w:t xml:space="preserve"> </w:t>
        </w:r>
        <w:r w:rsidR="00813C8A">
          <w:rPr>
            <w:rFonts w:ascii="Times New Roman" w:hAnsi="Times New Roman" w:cs="Times New Roman"/>
          </w:rPr>
          <w:t>Further, the E/M-W/O state is present f</w:t>
        </w:r>
      </w:ins>
      <w:ins w:id="380" w:author="Madeline Galbraith" w:date="2022-04-27T16:39:00Z">
        <w:r w:rsidR="00813C8A">
          <w:rPr>
            <w:rFonts w:ascii="Times New Roman" w:hAnsi="Times New Roman" w:cs="Times New Roman"/>
          </w:rPr>
          <w:t xml:space="preserve">or some regions of the phase plane when all EMT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or all metabolic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the </w:t>
        </w:r>
      </w:ins>
      <w:ins w:id="381" w:author="Madeline Galbraith" w:date="2022-04-27T16:40:00Z">
        <w:r w:rsidR="00813C8A">
          <w:rPr>
            <w:rFonts w:ascii="Times New Roman" w:hAnsi="Times New Roman" w:cs="Times New Roman"/>
          </w:rPr>
          <w:t>hybrid E/M-W/O state can also be suppressed. Therefore,</w:t>
        </w:r>
      </w:ins>
      <w:ins w:id="382" w:author="Madeline Galbraith" w:date="2022-04-27T16:43:00Z">
        <w:r w:rsidR="00BA4CCB">
          <w:rPr>
            <w:rFonts w:ascii="Times New Roman" w:hAnsi="Times New Roman" w:cs="Times New Roman"/>
          </w:rPr>
          <w:t xml:space="preserve"> a metabolic driven crosstalk and two competing EMT driven </w:t>
        </w:r>
        <w:proofErr w:type="spellStart"/>
        <w:r w:rsidR="00BA4CCB">
          <w:rPr>
            <w:rFonts w:ascii="Times New Roman" w:hAnsi="Times New Roman" w:cs="Times New Roman"/>
          </w:rPr>
          <w:t>crosstalks</w:t>
        </w:r>
        <w:proofErr w:type="spellEnd"/>
        <w:r w:rsidR="00BA4CCB">
          <w:rPr>
            <w:rFonts w:ascii="Times New Roman" w:hAnsi="Times New Roman" w:cs="Times New Roman"/>
          </w:rPr>
          <w:t xml:space="preserve"> would be minimally necessary to fully stabilize the E/M-W/O state and s</w:t>
        </w:r>
      </w:ins>
      <w:ins w:id="383" w:author="Madeline Galbraith" w:date="2022-04-27T16:44:00Z">
        <w:r w:rsidR="00BA4CCB">
          <w:rPr>
            <w:rFonts w:ascii="Times New Roman" w:hAnsi="Times New Roman" w:cs="Times New Roman"/>
          </w:rPr>
          <w:t xml:space="preserve">uppress all other coupled states. </w:t>
        </w:r>
      </w:ins>
    </w:p>
    <w:p w14:paraId="3FFD2305" w14:textId="15D69D51" w:rsidR="00BA4CCB" w:rsidRPr="00123088" w:rsidRDefault="00D90475" w:rsidP="00123088">
      <w:pPr>
        <w:pStyle w:val="BodyText"/>
        <w:spacing w:line="480" w:lineRule="auto"/>
        <w:rPr>
          <w:rFonts w:ascii="Times New Roman" w:hAnsi="Times New Roman" w:cs="Times New Roman"/>
        </w:rPr>
      </w:pPr>
      <w:ins w:id="384" w:author="Madeline Galbraith" w:date="2022-04-27T16:49:00Z">
        <w:r w:rsidRPr="00123088">
          <w:rPr>
            <w:rFonts w:ascii="Times New Roman" w:hAnsi="Times New Roman" w:cs="Times New Roman"/>
          </w:rPr>
          <w:tab/>
          <w:t xml:space="preserve">The hybrid E/M-W/O state can be upregulated when </w:t>
        </w:r>
      </w:ins>
      <w:ins w:id="385" w:author="Madeline Galbraith" w:date="2022-04-27T16:50:00Z">
        <w:r w:rsidRPr="00123088">
          <w:rPr>
            <w:rFonts w:ascii="Times New Roman" w:hAnsi="Times New Roman" w:cs="Times New Roman"/>
          </w:rPr>
          <w:t>AMPK downregulates SNAIL, HIF-1 downregulates u200, and u34 upregulates mtROS</w:t>
        </w:r>
      </w:ins>
      <w:ins w:id="386" w:author="Madeline Galbraith" w:date="2022-04-27T16:51:00Z">
        <w:r w:rsidRPr="00123088">
          <w:rPr>
            <w:rFonts w:ascii="Times New Roman" w:hAnsi="Times New Roman" w:cs="Times New Roman"/>
          </w:rPr>
          <w:t>.</w:t>
        </w:r>
      </w:ins>
      <w:ins w:id="387" w:author="Madeline Galbraith" w:date="2022-04-27T17:07:00Z">
        <w:r w:rsidR="00860476">
          <w:rPr>
            <w:rFonts w:ascii="Times New Roman" w:hAnsi="Times New Roman" w:cs="Times New Roman"/>
          </w:rPr>
          <w:t xml:space="preserve"> T</w:t>
        </w:r>
        <w:r w:rsidR="00860476">
          <w:rPr>
            <w:rFonts w:ascii="Times New Roman" w:hAnsi="Times New Roman" w:cs="Times New Roman"/>
          </w:rPr>
          <w:t>he E/M-W/O phenotype exists in much of the space and is upregulated</w:t>
        </w:r>
        <w:r w:rsidR="00860476">
          <w:rPr>
            <w:rFonts w:ascii="Times New Roman" w:hAnsi="Times New Roman" w:cs="Times New Roman"/>
          </w:rPr>
          <w:t xml:space="preserve"> w</w:t>
        </w:r>
      </w:ins>
      <w:ins w:id="388" w:author="Madeline Galbraith" w:date="2022-04-27T16:51:00Z">
        <w:r w:rsidR="00123088">
          <w:rPr>
            <w:rFonts w:ascii="Times New Roman" w:hAnsi="Times New Roman" w:cs="Times New Roman"/>
          </w:rPr>
          <w:t xml:space="preserve">hen </w:t>
        </w:r>
      </w:ins>
      <w:ins w:id="389" w:author="Madeline Galbraith" w:date="2022-04-27T16:52:00Z">
        <w:r w:rsidR="00123088">
          <w:rPr>
            <w:rFonts w:ascii="Times New Roman" w:hAnsi="Times New Roman" w:cs="Times New Roman"/>
          </w:rPr>
          <w:t>the downregulation of SNAIL by AMPK has pushed the system to be in the nearly mesenchymal regime (</w:t>
        </w:r>
        <w:proofErr w:type="spellStart"/>
        <w:r w:rsidR="00123088">
          <w:rPr>
            <w:rFonts w:ascii="Times New Roman" w:hAnsi="Times New Roman" w:cs="Times New Roman"/>
          </w:rPr>
          <w:t>λ</w:t>
        </w:r>
        <w:r w:rsidR="00123088">
          <w:rPr>
            <w:rFonts w:ascii="Times New Roman" w:hAnsi="Times New Roman" w:cs="Times New Roman"/>
            <w:vertAlign w:val="subscript"/>
          </w:rPr>
          <w:t>AMPK</w:t>
        </w:r>
        <w:proofErr w:type="spellEnd"/>
        <w:r w:rsidR="00123088">
          <w:rPr>
            <w:rFonts w:ascii="Times New Roman" w:hAnsi="Times New Roman" w:cs="Times New Roman"/>
            <w:vertAlign w:val="subscript"/>
          </w:rPr>
          <w:t>-| SNAIL</w:t>
        </w:r>
        <w:r w:rsidR="00123088">
          <w:rPr>
            <w:rFonts w:ascii="Times New Roman" w:hAnsi="Times New Roman" w:cs="Times New Roman"/>
          </w:rPr>
          <w:t>=0.2),</w:t>
        </w:r>
      </w:ins>
      <w:ins w:id="390" w:author="Madeline Galbraith" w:date="2022-04-27T17:07:00Z">
        <w:r w:rsidR="00860476">
          <w:rPr>
            <w:rFonts w:ascii="Times New Roman" w:hAnsi="Times New Roman" w:cs="Times New Roman"/>
          </w:rPr>
          <w:t xml:space="preserve"> mtROS is increased, and u200 levels have decreased (Fig </w:t>
        </w:r>
      </w:ins>
      <w:ins w:id="391" w:author="Madeline Galbraith" w:date="2022-04-27T17:10:00Z">
        <w:r w:rsidR="002F4CA0">
          <w:rPr>
            <w:rFonts w:ascii="Times New Roman" w:hAnsi="Times New Roman" w:cs="Times New Roman"/>
          </w:rPr>
          <w:t>6</w:t>
        </w:r>
      </w:ins>
      <w:ins w:id="392" w:author="Madeline Galbraith" w:date="2022-04-27T17:07:00Z">
        <w:r w:rsidR="00860476">
          <w:rPr>
            <w:rFonts w:ascii="Times New Roman" w:hAnsi="Times New Roman" w:cs="Times New Roman"/>
          </w:rPr>
          <w:t>A)</w:t>
        </w:r>
      </w:ins>
      <w:ins w:id="393" w:author="Madeline Galbraith" w:date="2022-04-27T16:54:00Z">
        <w:r w:rsidR="00123088">
          <w:rPr>
            <w:rFonts w:ascii="Times New Roman" w:hAnsi="Times New Roman" w:cs="Times New Roman"/>
          </w:rPr>
          <w:t>.</w:t>
        </w:r>
      </w:ins>
      <w:ins w:id="394" w:author="Madeline Galbraith" w:date="2022-04-27T17:08:00Z">
        <w:r w:rsidR="00D4351B">
          <w:rPr>
            <w:rFonts w:ascii="Times New Roman" w:hAnsi="Times New Roman" w:cs="Times New Roman"/>
          </w:rPr>
          <w:t xml:space="preserve"> Further, instead of HIF-1 downregulating u200, the Input to SN</w:t>
        </w:r>
      </w:ins>
      <w:ins w:id="395" w:author="Madeline Galbraith" w:date="2022-04-27T17:09:00Z">
        <w:r w:rsidR="00D4351B">
          <w:rPr>
            <w:rFonts w:ascii="Times New Roman" w:hAnsi="Times New Roman" w:cs="Times New Roman"/>
          </w:rPr>
          <w:t>AIL can be increased</w:t>
        </w:r>
      </w:ins>
      <w:ins w:id="396" w:author="Madeline Galbraith" w:date="2022-04-27T17:10:00Z">
        <w:r w:rsidR="004E1A5E">
          <w:rPr>
            <w:rFonts w:ascii="Times New Roman" w:hAnsi="Times New Roman" w:cs="Times New Roman"/>
          </w:rPr>
          <w:t xml:space="preserve">, causing the E/M-W/O state to be upregulated again (Fig. </w:t>
        </w:r>
        <w:r w:rsidR="002F4CA0">
          <w:rPr>
            <w:rFonts w:ascii="Times New Roman" w:hAnsi="Times New Roman" w:cs="Times New Roman"/>
          </w:rPr>
          <w:t>6</w:t>
        </w:r>
        <w:r w:rsidR="004E1A5E">
          <w:rPr>
            <w:rFonts w:ascii="Times New Roman" w:hAnsi="Times New Roman" w:cs="Times New Roman"/>
          </w:rPr>
          <w:t xml:space="preserve">B). </w:t>
        </w:r>
        <w:r w:rsidR="00652967">
          <w:rPr>
            <w:rFonts w:ascii="Times New Roman" w:hAnsi="Times New Roman" w:cs="Times New Roman"/>
          </w:rPr>
          <w:t>While, the E/M-W/O state was upregu</w:t>
        </w:r>
      </w:ins>
      <w:ins w:id="397" w:author="Madeline Galbraith" w:date="2022-04-27T17:11:00Z">
        <w:r w:rsidR="00652967">
          <w:rPr>
            <w:rFonts w:ascii="Times New Roman" w:hAnsi="Times New Roman" w:cs="Times New Roman"/>
          </w:rPr>
          <w:t xml:space="preserve">lated in both cases, neither was able to fully stabilize the E/M-W/O state and suppress all other states. </w:t>
        </w:r>
      </w:ins>
    </w:p>
    <w:p w14:paraId="501CC7F2" w14:textId="77777777" w:rsidR="00C33EC0" w:rsidRDefault="00B97EE1" w:rsidP="00A642BD">
      <w:pPr>
        <w:pStyle w:val="BodyText"/>
        <w:spacing w:line="480" w:lineRule="auto"/>
        <w:ind w:firstLine="720"/>
        <w:rPr>
          <w:ins w:id="398" w:author="Madeline Galbraith" w:date="2022-04-27T17:27:00Z"/>
          <w:rFonts w:ascii="Times New Roman" w:hAnsi="Times New Roman" w:cs="Times New Roman"/>
        </w:rPr>
      </w:pPr>
      <w:ins w:id="399" w:author="Madeline Galbraith" w:date="2022-04-27T17:14:00Z">
        <w:r>
          <w:rPr>
            <w:rFonts w:ascii="Times New Roman" w:hAnsi="Times New Roman" w:cs="Times New Roman"/>
          </w:rPr>
          <w:t>It is possible to suppr</w:t>
        </w:r>
      </w:ins>
      <w:ins w:id="400" w:author="Madeline Galbraith" w:date="2022-04-27T17:15:00Z">
        <w:r>
          <w:rPr>
            <w:rFonts w:ascii="Times New Roman" w:hAnsi="Times New Roman" w:cs="Times New Roman"/>
          </w:rPr>
          <w:t xml:space="preserve">ess all states except the hybrid E/M-W/O state </w:t>
        </w:r>
      </w:ins>
      <w:del w:id="401" w:author="Madeline Galbraith" w:date="2022-04-27T17:11:00Z">
        <w:r w:rsidR="00AD7F58" w:rsidRPr="00602FA5" w:rsidDel="009F76F2">
          <w:rPr>
            <w:rFonts w:ascii="Times New Roman" w:hAnsi="Times New Roman" w:cs="Times New Roman"/>
          </w:rPr>
          <w:delText xml:space="preserve">To stabilize and upregulate the E/M-W/O state one would expect ROS must be upregulated and two competing crosstalks regulating the EMT network would be needed. The E/M-W/O state is upregulated if these conditions are met and can even be upregulated for small ranges of parameters if there is one crosstalk in both directions. </w:delText>
        </w:r>
      </w:del>
      <w:commentRangeStart w:id="402"/>
      <w:commentRangeStart w:id="403"/>
      <w:del w:id="404" w:author="Madeline Galbraith" w:date="2022-04-27T17:15:00Z">
        <w:r w:rsidR="00AD7F58" w:rsidRPr="00602FA5" w:rsidDel="00B97EE1">
          <w:rPr>
            <w:rFonts w:ascii="Times New Roman" w:hAnsi="Times New Roman" w:cs="Times New Roman"/>
          </w:rPr>
          <w:delText xml:space="preserve">Interestingly, </w:delText>
        </w:r>
      </w:del>
      <w:r w:rsidR="00AD7F58" w:rsidRPr="00602FA5">
        <w:rPr>
          <w:rFonts w:ascii="Times New Roman" w:hAnsi="Times New Roman" w:cs="Times New Roman"/>
        </w:rPr>
        <w:t>with just three regulations</w:t>
      </w:r>
      <w:ins w:id="405" w:author="Madeline Galbraith" w:date="2022-04-27T17:15:00Z">
        <w:r>
          <w:rPr>
            <w:rFonts w:ascii="Times New Roman" w:hAnsi="Times New Roman" w:cs="Times New Roman"/>
          </w:rPr>
          <w:t>;</w:t>
        </w:r>
      </w:ins>
      <w:r w:rsidR="00AD7F58" w:rsidRPr="00602FA5">
        <w:rPr>
          <w:rFonts w:ascii="Times New Roman" w:hAnsi="Times New Roman" w:cs="Times New Roman"/>
        </w:rPr>
        <w:t xml:space="preserve"> </w:t>
      </w:r>
      <w:del w:id="406" w:author="Madeline Galbraith" w:date="2022-04-27T17:15:00Z">
        <w:r w:rsidR="00AD7F58" w:rsidRPr="00602FA5" w:rsidDel="00B97EE1">
          <w:rPr>
            <w:rFonts w:ascii="Times New Roman" w:hAnsi="Times New Roman" w:cs="Times New Roman"/>
          </w:rPr>
          <w:delText>(</w:delText>
        </w:r>
      </w:del>
      <w:r w:rsidR="005506B5">
        <w:rPr>
          <w:rFonts w:ascii="Times New Roman" w:hAnsi="Times New Roman" w:cs="Times New Roman"/>
        </w:rPr>
        <w:t>HIF-1</w:t>
      </w:r>
      <w:r w:rsidR="00AD7F58"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sidRPr="00D7010E">
        <w:t>SNAIL</w:t>
      </w:r>
      <w:del w:id="407" w:author="Madeline Galbraith" w:date="2022-04-27T17:15:00Z">
        <w:r w:rsidR="00AD7F58" w:rsidRPr="00602FA5" w:rsidDel="00B97EE1">
          <w:rPr>
            <w:rFonts w:ascii="Times New Roman" w:hAnsi="Times New Roman" w:cs="Times New Roman"/>
          </w:rPr>
          <w:delText>)</w:delText>
        </w:r>
      </w:del>
      <w:r w:rsidR="0085767E" w:rsidRPr="00602FA5">
        <w:rPr>
          <w:rFonts w:ascii="Times New Roman" w:hAnsi="Times New Roman" w:cs="Times New Roman"/>
        </w:rPr>
        <w:t xml:space="preserve"> </w:t>
      </w:r>
      <w:del w:id="408" w:author="Madeline Galbraith" w:date="2022-04-27T17:15:00Z">
        <w:r w:rsidR="00AD7F58" w:rsidRPr="00602FA5" w:rsidDel="00B97EE1">
          <w:rPr>
            <w:rFonts w:ascii="Times New Roman" w:hAnsi="Times New Roman" w:cs="Times New Roman"/>
          </w:rPr>
          <w:delText xml:space="preserve">all states except the </w:delText>
        </w:r>
        <w:r w:rsidR="0085767E" w:rsidRPr="00602FA5" w:rsidDel="00B97EE1">
          <w:rPr>
            <w:rFonts w:ascii="Times New Roman" w:hAnsi="Times New Roman" w:cs="Times New Roman"/>
          </w:rPr>
          <w:delText xml:space="preserve">hybrid </w:delText>
        </w:r>
        <w:r w:rsidR="00AD7F58" w:rsidRPr="00602FA5" w:rsidDel="00B97EE1">
          <w:rPr>
            <w:rFonts w:ascii="Times New Roman" w:hAnsi="Times New Roman" w:cs="Times New Roman"/>
          </w:rPr>
          <w:delText>E/M-W/O state</w:delText>
        </w:r>
        <w:r w:rsidR="0085767E" w:rsidRPr="00602FA5" w:rsidDel="00B97EE1">
          <w:rPr>
            <w:rFonts w:ascii="Times New Roman" w:hAnsi="Times New Roman" w:cs="Times New Roman"/>
          </w:rPr>
          <w:delText xml:space="preserve"> can be suppressed</w:delText>
        </w:r>
        <w:r w:rsidR="00AD7F58" w:rsidRPr="00602FA5" w:rsidDel="00B97EE1">
          <w:rPr>
            <w:rFonts w:ascii="Times New Roman" w:hAnsi="Times New Roman" w:cs="Times New Roman"/>
          </w:rPr>
          <w:delText xml:space="preserve"> </w:delText>
        </w:r>
      </w:del>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C</w:t>
      </w:r>
      <w:r w:rsidR="0089719C" w:rsidRPr="00602FA5">
        <w:rPr>
          <w:rFonts w:ascii="Times New Roman" w:hAnsi="Times New Roman" w:cs="Times New Roman"/>
        </w:rPr>
        <w:t xml:space="preserve"> and S19C</w:t>
      </w:r>
      <w:r w:rsidR="00AD7F58" w:rsidRPr="00602FA5">
        <w:rPr>
          <w:rFonts w:ascii="Times New Roman" w:hAnsi="Times New Roman" w:cs="Times New Roman"/>
        </w:rPr>
        <w:t xml:space="preserve">). </w:t>
      </w:r>
      <w:commentRangeEnd w:id="402"/>
      <w:r w:rsidR="00F16605" w:rsidRPr="00602FA5">
        <w:rPr>
          <w:rStyle w:val="CommentReference"/>
          <w:rFonts w:ascii="Times New Roman" w:hAnsi="Times New Roman" w:cs="Times New Roman"/>
          <w:sz w:val="24"/>
          <w:szCs w:val="24"/>
        </w:rPr>
        <w:commentReference w:id="402"/>
      </w:r>
      <w:commentRangeEnd w:id="403"/>
      <w:r w:rsidR="002D7C3B" w:rsidRPr="00602FA5">
        <w:rPr>
          <w:rStyle w:val="CommentReference"/>
          <w:rFonts w:ascii="Times New Roman" w:hAnsi="Times New Roman" w:cs="Times New Roman"/>
          <w:sz w:val="24"/>
          <w:szCs w:val="24"/>
        </w:rPr>
        <w:commentReference w:id="403"/>
      </w:r>
      <w:ins w:id="409" w:author="Madeline Galbraith" w:date="2022-04-27T17:17:00Z">
        <w:r>
          <w:rPr>
            <w:rFonts w:ascii="Times New Roman" w:hAnsi="Times New Roman" w:cs="Times New Roman"/>
          </w:rPr>
          <w:t xml:space="preserve">Further, no </w:t>
        </w:r>
      </w:ins>
      <w:ins w:id="410" w:author="Madeline Galbraith" w:date="2022-04-27T17:18:00Z">
        <w:r>
          <w:rPr>
            <w:rFonts w:ascii="Times New Roman" w:hAnsi="Times New Roman" w:cs="Times New Roman"/>
          </w:rPr>
          <w:t xml:space="preserve">other combination consisting of only three regulatory links </w:t>
        </w:r>
      </w:ins>
      <w:ins w:id="411" w:author="Madeline Galbraith" w:date="2022-04-27T17:23:00Z">
        <w:r w:rsidR="00BC74B2">
          <w:rPr>
            <w:rFonts w:ascii="Times New Roman" w:hAnsi="Times New Roman" w:cs="Times New Roman"/>
          </w:rPr>
          <w:t>seems to suppress all states except the E/M-W/O state, even if a crosstalk is rep</w:t>
        </w:r>
      </w:ins>
      <w:ins w:id="412" w:author="Madeline Galbraith" w:date="2022-04-27T17:24:00Z">
        <w:r w:rsidR="00BC74B2">
          <w:rPr>
            <w:rFonts w:ascii="Times New Roman" w:hAnsi="Times New Roman" w:cs="Times New Roman"/>
          </w:rPr>
          <w:t>laced by modulating the input to SNAIL.</w:t>
        </w:r>
      </w:ins>
      <w:ins w:id="413" w:author="Madeline Galbraith" w:date="2022-04-27T17:18:00Z">
        <w:r>
          <w:rPr>
            <w:rFonts w:ascii="Times New Roman" w:hAnsi="Times New Roman" w:cs="Times New Roman"/>
          </w:rPr>
          <w:t xml:space="preserve"> </w:t>
        </w:r>
      </w:ins>
      <w:ins w:id="414" w:author="Madeline Galbraith" w:date="2022-04-27T17:24:00Z">
        <w:r w:rsidR="004823D4">
          <w:rPr>
            <w:rFonts w:ascii="Times New Roman" w:hAnsi="Times New Roman" w:cs="Times New Roman"/>
          </w:rPr>
          <w:t xml:space="preserve">Additionally, </w:t>
        </w:r>
      </w:ins>
      <w:del w:id="415" w:author="Madeline Galbraith" w:date="2022-04-27T17:24:00Z">
        <w:r w:rsidR="00AD7F58" w:rsidRPr="00602FA5" w:rsidDel="004823D4">
          <w:rPr>
            <w:rFonts w:ascii="Times New Roman" w:hAnsi="Times New Roman" w:cs="Times New Roman"/>
          </w:rPr>
          <w:delText>T</w:delText>
        </w:r>
      </w:del>
      <w:ins w:id="416" w:author="Madeline Galbraith" w:date="2022-04-27T17:24:00Z">
        <w:r w:rsidR="004823D4">
          <w:rPr>
            <w:rFonts w:ascii="Times New Roman" w:hAnsi="Times New Roman" w:cs="Times New Roman"/>
          </w:rPr>
          <w:t>t</w:t>
        </w:r>
      </w:ins>
      <w:r w:rsidR="00AD7F58" w:rsidRPr="00602FA5">
        <w:rPr>
          <w:rFonts w:ascii="Times New Roman" w:hAnsi="Times New Roman" w:cs="Times New Roman"/>
        </w:rPr>
        <w:t xml:space="preserve">his region </w:t>
      </w:r>
      <w:ins w:id="417" w:author="Madeline Galbraith" w:date="2022-04-27T17:24:00Z">
        <w:r w:rsidR="004823D4">
          <w:rPr>
            <w:rFonts w:ascii="Times New Roman" w:hAnsi="Times New Roman" w:cs="Times New Roman"/>
          </w:rPr>
          <w:t xml:space="preserve">which only includes the E/M-W/O state </w:t>
        </w:r>
      </w:ins>
      <w:r w:rsidR="00AD7F58" w:rsidRPr="00602FA5">
        <w:rPr>
          <w:rFonts w:ascii="Times New Roman" w:hAnsi="Times New Roman" w:cs="Times New Roman"/>
        </w:rPr>
        <w:t xml:space="preserve">persists even if all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D</w:t>
      </w:r>
      <w:r w:rsidR="0089719C" w:rsidRPr="00602FA5">
        <w:rPr>
          <w:rFonts w:ascii="Times New Roman" w:hAnsi="Times New Roman" w:cs="Times New Roman"/>
        </w:rPr>
        <w:t xml:space="preserve"> and S19D</w:t>
      </w:r>
      <w:r w:rsidR="00AD7F58" w:rsidRPr="00602FA5">
        <w:rPr>
          <w:rFonts w:ascii="Times New Roman" w:hAnsi="Times New Roman" w:cs="Times New Roman"/>
        </w:rPr>
        <w:t xml:space="preserve">). </w:t>
      </w:r>
    </w:p>
    <w:p w14:paraId="68C186E7" w14:textId="5C9FE1AF" w:rsidR="00E469AE" w:rsidRPr="00602FA5" w:rsidRDefault="00C33EC0" w:rsidP="00A642BD">
      <w:pPr>
        <w:pStyle w:val="BodyText"/>
        <w:spacing w:line="480" w:lineRule="auto"/>
        <w:ind w:firstLine="720"/>
        <w:rPr>
          <w:rFonts w:ascii="Times New Roman" w:hAnsi="Times New Roman" w:cs="Times New Roman"/>
        </w:rPr>
      </w:pPr>
      <w:ins w:id="418" w:author="Madeline Galbraith" w:date="2022-04-27T17:27:00Z">
        <w:r>
          <w:rPr>
            <w:rFonts w:ascii="Times New Roman" w:hAnsi="Times New Roman" w:cs="Times New Roman"/>
          </w:rPr>
          <w:t>The proximal phases suggest stabilization of the E/M-W/O state is driv</w:t>
        </w:r>
      </w:ins>
      <w:ins w:id="419" w:author="Madeline Galbraith" w:date="2022-04-27T17:28:00Z">
        <w:r>
          <w:rPr>
            <w:rFonts w:ascii="Times New Roman" w:hAnsi="Times New Roman" w:cs="Times New Roman"/>
          </w:rPr>
          <w:t xml:space="preserve">en by mutual activation of metabolic reprogramming and EMT. </w:t>
        </w:r>
      </w:ins>
      <w:del w:id="420" w:author="Madeline Galbraith" w:date="2022-04-27T17:28:00Z">
        <w:r w:rsidR="00AD7F58" w:rsidRPr="00602FA5" w:rsidDel="00C33EC0">
          <w:rPr>
            <w:rFonts w:ascii="Times New Roman" w:hAnsi="Times New Roman" w:cs="Times New Roman"/>
          </w:rPr>
          <w:delText>Further, the other</w:delText>
        </w:r>
      </w:del>
      <w:del w:id="421" w:author="Madeline Galbraith" w:date="2022-04-27T17:29:00Z">
        <w:r w:rsidR="00AD7F58" w:rsidRPr="00602FA5" w:rsidDel="00C33EC0">
          <w:rPr>
            <w:rFonts w:ascii="Times New Roman" w:hAnsi="Times New Roman" w:cs="Times New Roman"/>
          </w:rPr>
          <w:delText xml:space="preserve"> phases </w:delText>
        </w:r>
      </w:del>
      <w:del w:id="422" w:author="Madeline Galbraith" w:date="2022-04-27T17:28:00Z">
        <w:r w:rsidR="00AD7F58" w:rsidRPr="00602FA5" w:rsidDel="00C33EC0">
          <w:rPr>
            <w:rFonts w:ascii="Times New Roman" w:hAnsi="Times New Roman" w:cs="Times New Roman"/>
          </w:rPr>
          <w:delText>present</w:delText>
        </w:r>
      </w:del>
      <w:ins w:id="423" w:author="Madeline Galbraith" w:date="2022-04-27T17:29:00Z">
        <w:r>
          <w:rPr>
            <w:rFonts w:ascii="Times New Roman" w:hAnsi="Times New Roman" w:cs="Times New Roman"/>
          </w:rPr>
          <w:t xml:space="preserve"> When the E/M-W/O state is the only one available</w:t>
        </w:r>
      </w:ins>
      <w:ins w:id="424" w:author="Madeline Galbraith" w:date="2022-04-27T17:31:00Z">
        <w:r w:rsidR="00FD0100">
          <w:rPr>
            <w:rFonts w:ascii="Times New Roman" w:hAnsi="Times New Roman" w:cs="Times New Roman"/>
          </w:rPr>
          <w:t xml:space="preserve"> (Fig. 6C and </w:t>
        </w:r>
      </w:ins>
      <w:ins w:id="425" w:author="Madeline Galbraith" w:date="2022-04-27T17:32:00Z">
        <w:r w:rsidR="00FD0100">
          <w:rPr>
            <w:rFonts w:ascii="Times New Roman" w:hAnsi="Times New Roman" w:cs="Times New Roman"/>
          </w:rPr>
          <w:t>6D)</w:t>
        </w:r>
      </w:ins>
      <w:ins w:id="426" w:author="Madeline Galbraith" w:date="2022-04-27T17:29:00Z">
        <w:r>
          <w:rPr>
            <w:rFonts w:ascii="Times New Roman" w:hAnsi="Times New Roman" w:cs="Times New Roman"/>
          </w:rPr>
          <w:t xml:space="preserve">, the nearby phases are the same whether three </w:t>
        </w:r>
        <w:proofErr w:type="spellStart"/>
        <w:r>
          <w:rPr>
            <w:rFonts w:ascii="Times New Roman" w:hAnsi="Times New Roman" w:cs="Times New Roman"/>
          </w:rPr>
          <w:t>cro</w:t>
        </w:r>
      </w:ins>
      <w:ins w:id="427" w:author="Madeline Galbraith" w:date="2022-04-27T17:30:00Z">
        <w:r>
          <w:rPr>
            <w:rFonts w:ascii="Times New Roman" w:hAnsi="Times New Roman" w:cs="Times New Roman"/>
          </w:rPr>
          <w:t>sstalks</w:t>
        </w:r>
        <w:proofErr w:type="spellEnd"/>
        <w:r>
          <w:rPr>
            <w:rFonts w:ascii="Times New Roman" w:hAnsi="Times New Roman" w:cs="Times New Roman"/>
          </w:rPr>
          <w:t xml:space="preserve"> or all </w:t>
        </w:r>
        <w:proofErr w:type="spellStart"/>
        <w:r>
          <w:rPr>
            <w:rFonts w:ascii="Times New Roman" w:hAnsi="Times New Roman" w:cs="Times New Roman"/>
          </w:rPr>
          <w:t>crosstalks</w:t>
        </w:r>
        <w:proofErr w:type="spellEnd"/>
        <w:r>
          <w:rPr>
            <w:rFonts w:ascii="Times New Roman" w:hAnsi="Times New Roman" w:cs="Times New Roman"/>
          </w:rPr>
          <w:t xml:space="preserve"> are active</w:t>
        </w:r>
      </w:ins>
      <w:del w:id="428" w:author="Madeline Galbraith" w:date="2022-04-27T17:30:00Z">
        <w:r w:rsidR="00AD7F58" w:rsidRPr="00602FA5" w:rsidDel="00C33EC0">
          <w:rPr>
            <w:rFonts w:ascii="Times New Roman" w:hAnsi="Times New Roman" w:cs="Times New Roman"/>
          </w:rPr>
          <w:delText xml:space="preserve"> with these active crosstalks are the same</w:delText>
        </w:r>
      </w:del>
      <w:ins w:id="429" w:author="Madeline Galbraith" w:date="2022-04-27T17:25:00Z">
        <w:r w:rsidR="00B5728E">
          <w:rPr>
            <w:rFonts w:ascii="Times New Roman" w:hAnsi="Times New Roman" w:cs="Times New Roman"/>
          </w:rPr>
          <w:t xml:space="preserve"> (E-O and E-W/O)</w:t>
        </w:r>
      </w:ins>
      <w:r w:rsidR="00AD7F58" w:rsidRPr="00602FA5">
        <w:rPr>
          <w:rFonts w:ascii="Times New Roman" w:hAnsi="Times New Roman" w:cs="Times New Roman"/>
        </w:rPr>
        <w:t xml:space="preserve">, suggesting there is a progression that must be followed to generate the E/M-W/O state. </w:t>
      </w:r>
      <w:ins w:id="430" w:author="Madeline Galbraith" w:date="2022-04-27T17:30:00Z">
        <w:r w:rsidR="003E71F4">
          <w:rPr>
            <w:rFonts w:ascii="Times New Roman" w:hAnsi="Times New Roman" w:cs="Times New Roman"/>
          </w:rPr>
          <w:t>Further, if the E/M-W/O state is only upregulated</w:t>
        </w:r>
      </w:ins>
      <w:ins w:id="431" w:author="Madeline Galbraith" w:date="2022-04-27T17:31:00Z">
        <w:r w:rsidR="00FD0100">
          <w:rPr>
            <w:rFonts w:ascii="Times New Roman" w:hAnsi="Times New Roman" w:cs="Times New Roman"/>
          </w:rPr>
          <w:t xml:space="preserve"> (Fig</w:t>
        </w:r>
      </w:ins>
      <w:ins w:id="432" w:author="Madeline Galbraith" w:date="2022-04-27T17:32:00Z">
        <w:r w:rsidR="00FD0100">
          <w:rPr>
            <w:rFonts w:ascii="Times New Roman" w:hAnsi="Times New Roman" w:cs="Times New Roman"/>
          </w:rPr>
          <w:t>.</w:t>
        </w:r>
      </w:ins>
      <w:ins w:id="433" w:author="Madeline Galbraith" w:date="2022-04-27T17:31:00Z">
        <w:r w:rsidR="00FD0100">
          <w:rPr>
            <w:rFonts w:ascii="Times New Roman" w:hAnsi="Times New Roman" w:cs="Times New Roman"/>
          </w:rPr>
          <w:t xml:space="preserve"> 6A and 6B)</w:t>
        </w:r>
      </w:ins>
      <w:ins w:id="434" w:author="Madeline Galbraith" w:date="2022-04-27T17:30:00Z">
        <w:r w:rsidR="003E71F4">
          <w:rPr>
            <w:rFonts w:ascii="Times New Roman" w:hAnsi="Times New Roman" w:cs="Times New Roman"/>
          </w:rPr>
          <w:t>, the surround phases include mesenchymal coupled states (M-O</w:t>
        </w:r>
      </w:ins>
      <w:ins w:id="435" w:author="Madeline Galbraith" w:date="2022-04-27T17:31:00Z">
        <w:r w:rsidR="003E71F4">
          <w:rPr>
            <w:rFonts w:ascii="Times New Roman" w:hAnsi="Times New Roman" w:cs="Times New Roman"/>
          </w:rPr>
          <w:t>, M-W/O, and M-W)</w:t>
        </w:r>
        <w:r w:rsidR="00FD0100">
          <w:rPr>
            <w:rFonts w:ascii="Times New Roman" w:hAnsi="Times New Roman" w:cs="Times New Roman"/>
          </w:rPr>
          <w:t xml:space="preserve"> as well as </w:t>
        </w:r>
      </w:ins>
      <w:ins w:id="436" w:author="Madeline Galbraith" w:date="2022-04-27T17:32:00Z">
        <w:r w:rsidR="005E66A5">
          <w:rPr>
            <w:rFonts w:ascii="Times New Roman" w:hAnsi="Times New Roman" w:cs="Times New Roman"/>
          </w:rPr>
          <w:t>(E-O and E-W/O)</w:t>
        </w:r>
      </w:ins>
      <w:ins w:id="437" w:author="Madeline Galbraith" w:date="2022-04-27T17:31:00Z">
        <w:r w:rsidR="003E71F4">
          <w:rPr>
            <w:rFonts w:ascii="Times New Roman" w:hAnsi="Times New Roman" w:cs="Times New Roman"/>
          </w:rPr>
          <w:t>.</w:t>
        </w:r>
      </w:ins>
      <w:ins w:id="438" w:author="Madeline Galbraith" w:date="2022-04-27T17:32:00Z">
        <w:r w:rsidR="005E66A5">
          <w:rPr>
            <w:rFonts w:ascii="Times New Roman" w:hAnsi="Times New Roman" w:cs="Times New Roman"/>
          </w:rPr>
          <w:t xml:space="preserve"> This suggests first metabolic reprogramming </w:t>
        </w:r>
      </w:ins>
      <w:ins w:id="439" w:author="Madeline Galbraith" w:date="2022-04-27T17:33:00Z">
        <w:r w:rsidR="005E66A5">
          <w:rPr>
            <w:rFonts w:ascii="Times New Roman" w:hAnsi="Times New Roman" w:cs="Times New Roman"/>
          </w:rPr>
          <w:t>occurs (E-W/O) followed by a partial EM</w:t>
        </w:r>
      </w:ins>
      <w:ins w:id="440" w:author="Madeline Galbraith" w:date="2022-04-27T17:34:00Z">
        <w:r w:rsidR="005E66A5">
          <w:rPr>
            <w:rFonts w:ascii="Times New Roman" w:hAnsi="Times New Roman" w:cs="Times New Roman"/>
          </w:rPr>
          <w:t xml:space="preserve">T (E/M-W/O). </w:t>
        </w:r>
      </w:ins>
      <w:ins w:id="441" w:author="Madeline Galbraith" w:date="2022-04-27T17:35:00Z">
        <w:r w:rsidR="00960B9A">
          <w:rPr>
            <w:rFonts w:ascii="Times New Roman" w:hAnsi="Times New Roman" w:cs="Times New Roman"/>
          </w:rPr>
          <w:t xml:space="preserve">Consequently, this suggests </w:t>
        </w:r>
        <w:r w:rsidR="00257613">
          <w:rPr>
            <w:rFonts w:ascii="Times New Roman" w:hAnsi="Times New Roman" w:cs="Times New Roman"/>
          </w:rPr>
          <w:t xml:space="preserve">the system </w:t>
        </w:r>
      </w:ins>
      <w:ins w:id="442" w:author="Madeline Galbraith" w:date="2022-04-27T17:36:00Z">
        <w:r w:rsidR="00257613">
          <w:rPr>
            <w:rFonts w:ascii="Times New Roman" w:hAnsi="Times New Roman" w:cs="Times New Roman"/>
          </w:rPr>
          <w:t xml:space="preserve">can only fully transition to E/M-W/O if the cells are initially in the E-O state. </w:t>
        </w:r>
      </w:ins>
      <w:r w:rsidR="00AD7F58" w:rsidRPr="00602FA5">
        <w:rPr>
          <w:rFonts w:ascii="Times New Roman" w:hAnsi="Times New Roman" w:cs="Times New Roman"/>
        </w:rPr>
        <w:t>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00AD7F58" w:rsidRPr="00602FA5">
        <w:rPr>
          <w:rFonts w:ascii="Times New Roman" w:hAnsi="Times New Roman" w:cs="Times New Roman"/>
        </w:rPr>
        <w:t xml:space="preserve"> to find all possible combinations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00AD7F58" w:rsidRPr="00602FA5">
        <w:rPr>
          <w:rFonts w:ascii="Times New Roman" w:hAnsi="Times New Roman" w:cs="Times New Roman"/>
        </w:rPr>
        <w:t>E/M-W/O</w:t>
      </w:r>
      <w:r w:rsidR="00B22B4B" w:rsidRPr="00602FA5">
        <w:rPr>
          <w:rFonts w:ascii="Times New Roman" w:hAnsi="Times New Roman" w:cs="Times New Roman"/>
        </w:rPr>
        <w:t xml:space="preserve"> coupled state</w:t>
      </w:r>
      <w:r w:rsidR="00AD7F58" w:rsidRPr="00602FA5">
        <w:rPr>
          <w:rFonts w:ascii="Times New Roman" w:hAnsi="Times New Roman" w:cs="Times New Roman"/>
        </w:rPr>
        <w:t>.</w:t>
      </w:r>
      <w:ins w:id="443" w:author="Madeline Galbraith" w:date="2022-04-27T17:25:00Z">
        <w:r w:rsidR="00B22848">
          <w:rPr>
            <w:rFonts w:ascii="Times New Roman" w:hAnsi="Times New Roman" w:cs="Times New Roman"/>
          </w:rPr>
          <w:t xml:space="preserve"> </w:t>
        </w:r>
      </w:ins>
      <w:ins w:id="444" w:author="Madeline Galbraith" w:date="2022-04-27T17:26:00Z">
        <w:r w:rsidR="00944504">
          <w:rPr>
            <w:rFonts w:ascii="Times New Roman" w:hAnsi="Times New Roman" w:cs="Times New Roman"/>
          </w:rPr>
          <w:t>However, b</w:t>
        </w:r>
      </w:ins>
      <w:ins w:id="445" w:author="Madeline Galbraith" w:date="2022-04-27T17:25:00Z">
        <w:r w:rsidR="00B22848">
          <w:rPr>
            <w:rFonts w:ascii="Times New Roman" w:hAnsi="Times New Roman" w:cs="Times New Roman"/>
          </w:rPr>
          <w:t>ased on these re</w:t>
        </w:r>
      </w:ins>
      <w:ins w:id="446" w:author="Madeline Galbraith" w:date="2022-04-27T17:26:00Z">
        <w:r w:rsidR="00B22848">
          <w:rPr>
            <w:rFonts w:ascii="Times New Roman" w:hAnsi="Times New Roman" w:cs="Times New Roman"/>
          </w:rPr>
          <w:t xml:space="preserve">sults, we would expect HIF-1 suppressing u200 and u34 upregulating mtROS to </w:t>
        </w:r>
      </w:ins>
      <w:ins w:id="447" w:author="Madeline Galbraith" w:date="2022-04-27T17:27:00Z">
        <w:r w:rsidR="00944504">
          <w:rPr>
            <w:rFonts w:ascii="Times New Roman" w:hAnsi="Times New Roman" w:cs="Times New Roman"/>
          </w:rPr>
          <w:t xml:space="preserve">be prominent among all such combinations. </w:t>
        </w:r>
      </w:ins>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67A45AD4">
            <wp:extent cx="4772025" cy="3667125"/>
            <wp:effectExtent l="0" t="0" r="9525" b="9525"/>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73026" cy="3667894"/>
                    </a:xfrm>
                    <a:prstGeom prst="rect">
                      <a:avLst/>
                    </a:prstGeom>
                    <a:noFill/>
                    <a:ln w="9525">
                      <a:noFill/>
                      <a:headEnd/>
                      <a:tailEnd/>
                    </a:ln>
                  </pic:spPr>
                </pic:pic>
              </a:graphicData>
            </a:graphic>
          </wp:inline>
        </w:drawing>
      </w:r>
    </w:p>
    <w:p w14:paraId="22BE4075" w14:textId="65E40773"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w:t>
      </w:r>
      <w:ins w:id="448" w:author="Madeline Galbraith" w:date="2022-04-27T12:27:00Z">
        <w:r w:rsidR="007755AD">
          <w:rPr>
            <w:rFonts w:ascii="Times New Roman" w:hAnsi="Times New Roman" w:cs="Times New Roman"/>
            <w:i w:val="0"/>
            <w:iCs/>
          </w:rPr>
          <w:t>The coupled states when the Input=60000, AMPK downregulates Snail, and u34 upregulates mtROS.</w:t>
        </w:r>
      </w:ins>
      <w:ins w:id="449" w:author="Madeline Galbraith" w:date="2022-04-27T12:28:00Z">
        <w:r w:rsidR="00FF5278">
          <w:rPr>
            <w:rFonts w:ascii="Times New Roman" w:hAnsi="Times New Roman" w:cs="Times New Roman"/>
            <w:i w:val="0"/>
            <w:iCs/>
          </w:rPr>
          <w:t xml:space="preserve"> The E/M-W/O state is upregulated when mtROS levels are increased.</w:t>
        </w:r>
      </w:ins>
      <w:r w:rsidR="007A0E90"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w:t>
      </w:r>
      <w:ins w:id="450" w:author="Madeline Galbraith" w:date="2022-04-27T12:39:00Z">
        <w:r w:rsidR="00BF7EDF">
          <w:rPr>
            <w:rFonts w:ascii="Times New Roman" w:hAnsi="Times New Roman" w:cs="Times New Roman"/>
            <w:i w:val="0"/>
            <w:iCs/>
          </w:rPr>
          <w:t xml:space="preserve">The phase plane when </w:t>
        </w:r>
        <w:proofErr w:type="spellStart"/>
        <w:r w:rsidR="00BF7EDF" w:rsidRPr="00BF7EDF">
          <w:rPr>
            <w:rFonts w:ascii="Times New Roman" w:hAnsi="Times New Roman" w:cs="Times New Roman"/>
            <w:i w:val="0"/>
            <w:iCs/>
          </w:rPr>
          <w:t>λ</w:t>
        </w:r>
        <w:r w:rsidR="00BF7EDF">
          <w:rPr>
            <w:rFonts w:ascii="Times New Roman" w:hAnsi="Times New Roman" w:cs="Times New Roman"/>
            <w:i w:val="0"/>
            <w:iCs/>
            <w:vertAlign w:val="subscript"/>
          </w:rPr>
          <w:t>AMPK</w:t>
        </w:r>
        <w:proofErr w:type="spellEnd"/>
        <w:r w:rsidR="00BF7EDF">
          <w:rPr>
            <w:rFonts w:ascii="Times New Roman" w:hAnsi="Times New Roman" w:cs="Times New Roman"/>
            <w:i w:val="0"/>
            <w:iCs/>
            <w:vertAlign w:val="subscript"/>
          </w:rPr>
          <w:t>-| SNAIL</w:t>
        </w:r>
      </w:ins>
      <w:ins w:id="451" w:author="Madeline Galbraith" w:date="2022-04-27T12:40:00Z">
        <w:r w:rsidR="00BF7EDF">
          <w:rPr>
            <w:rFonts w:ascii="Times New Roman" w:hAnsi="Times New Roman" w:cs="Times New Roman"/>
            <w:i w:val="0"/>
            <w:iCs/>
          </w:rPr>
          <w:t>=0.2, HIF-1 inhibits μ</w:t>
        </w:r>
        <w:r w:rsidR="00BF7EDF">
          <w:rPr>
            <w:rFonts w:ascii="Times New Roman" w:hAnsi="Times New Roman" w:cs="Times New Roman"/>
            <w:i w:val="0"/>
            <w:iCs/>
            <w:vertAlign w:val="subscript"/>
          </w:rPr>
          <w:t>200</w:t>
        </w:r>
        <w:r w:rsidR="00BF7EDF">
          <w:rPr>
            <w:rFonts w:ascii="Times New Roman" w:hAnsi="Times New Roman" w:cs="Times New Roman"/>
            <w:i w:val="0"/>
            <w:iCs/>
          </w:rPr>
          <w:t xml:space="preserve"> production, and u34 upregulates mtROS. </w:t>
        </w:r>
      </w:ins>
      <w:ins w:id="452" w:author="Madeline Galbraith" w:date="2022-04-27T12:41:00Z">
        <w:r w:rsidR="009A0A44">
          <w:rPr>
            <w:rFonts w:ascii="Times New Roman" w:hAnsi="Times New Roman" w:cs="Times New Roman"/>
            <w:i w:val="0"/>
            <w:iCs/>
          </w:rPr>
          <w:t>The E/M-W/O state is upregulated for some regions</w:t>
        </w:r>
      </w:ins>
      <w:ins w:id="453" w:author="Madeline Galbraith" w:date="2022-04-27T12:42:00Z">
        <w:r w:rsidR="009A0A44">
          <w:rPr>
            <w:rFonts w:ascii="Times New Roman" w:hAnsi="Times New Roman" w:cs="Times New Roman"/>
            <w:i w:val="0"/>
            <w:iCs/>
          </w:rPr>
          <w:t>.</w:t>
        </w:r>
      </w:ins>
      <w:ins w:id="454" w:author="Madeline Galbraith" w:date="2022-04-27T12:39:00Z">
        <w:r w:rsidR="00BF7EDF">
          <w:rPr>
            <w:rFonts w:ascii="Times New Roman" w:hAnsi="Times New Roman" w:cs="Times New Roman"/>
            <w:i w:val="0"/>
            <w:iCs/>
          </w:rPr>
          <w:t xml:space="preserve"> </w:t>
        </w:r>
      </w:ins>
      <w:del w:id="455" w:author="Madeline Galbraith" w:date="2022-04-27T12:32:00Z">
        <w:r w:rsidR="00AD7F58" w:rsidRPr="00BF7EDF" w:rsidDel="009C1530">
          <w:rPr>
            <w:rFonts w:ascii="Times New Roman" w:hAnsi="Times New Roman" w:cs="Times New Roman"/>
            <w:i w:val="0"/>
            <w:iCs/>
          </w:rPr>
          <w:delText>The</w:delText>
        </w:r>
        <w:r w:rsidR="00AD7F58" w:rsidRPr="00602FA5" w:rsidDel="009C1530">
          <w:rPr>
            <w:rFonts w:ascii="Times New Roman" w:hAnsi="Times New Roman" w:cs="Times New Roman"/>
            <w:i w:val="0"/>
            <w:iCs/>
          </w:rPr>
          <w:delText xml:space="preserve"> coupled states when only TFs and miRNAs of the EMT circuit are regulated by TFs of the metabolic circuit (AMPK-|</w:delText>
        </w:r>
        <w:r w:rsidR="005506B5" w:rsidDel="009C1530">
          <w:rPr>
            <w:rFonts w:ascii="Times New Roman" w:hAnsi="Times New Roman" w:cs="Times New Roman"/>
            <w:i w:val="0"/>
            <w:iCs/>
          </w:rPr>
          <w:delText>SNAIL</w:delText>
        </w:r>
        <w:r w:rsidR="00AD7F58" w:rsidRPr="00602FA5" w:rsidDel="009C1530">
          <w:rPr>
            <w:rFonts w:ascii="Times New Roman" w:hAnsi="Times New Roman" w:cs="Times New Roman"/>
            <w:i w:val="0"/>
            <w:iCs/>
          </w:rPr>
          <w:delText>, AMPK-|</w:delText>
        </w:r>
        <w:r w:rsidR="00D031C0" w:rsidDel="009C1530">
          <w:rPr>
            <w:rFonts w:ascii="Times New Roman" w:hAnsi="Times New Roman" w:cs="Times New Roman"/>
            <w:i w:val="0"/>
            <w:iCs/>
          </w:rPr>
          <w:delText>ZEB</w:delText>
        </w:r>
        <w:r w:rsidR="00AD7F58" w:rsidRPr="00602FA5" w:rsidDel="009C1530">
          <w:rPr>
            <w:rFonts w:ascii="Times New Roman" w:hAnsi="Times New Roman" w:cs="Times New Roman"/>
            <w:i w:val="0"/>
            <w:iCs/>
          </w:rPr>
          <w:delText xml:space="preserve">, AMPK-&gt;u200, </w:delText>
        </w:r>
        <w:r w:rsidR="005506B5" w:rsidDel="009C1530">
          <w:rPr>
            <w:rFonts w:ascii="Times New Roman" w:hAnsi="Times New Roman" w:cs="Times New Roman"/>
            <w:i w:val="0"/>
            <w:iCs/>
          </w:rPr>
          <w:delText xml:space="preserve">HIF-1 </w:delText>
        </w:r>
        <w:r w:rsidR="00AD7F58" w:rsidRPr="00602FA5" w:rsidDel="009C1530">
          <w:rPr>
            <w:rFonts w:ascii="Times New Roman" w:hAnsi="Times New Roman" w:cs="Times New Roman"/>
            <w:i w:val="0"/>
            <w:iCs/>
          </w:rPr>
          <w:delText xml:space="preserve">-|u200, </w:delText>
        </w:r>
        <w:r w:rsidR="005506B5" w:rsidDel="009C1530">
          <w:rPr>
            <w:rFonts w:ascii="Times New Roman" w:hAnsi="Times New Roman" w:cs="Times New Roman"/>
            <w:i w:val="0"/>
            <w:iCs/>
          </w:rPr>
          <w:delText xml:space="preserve">HIF-1 </w:delText>
        </w:r>
        <w:r w:rsidR="00AD7F58" w:rsidRPr="00602FA5" w:rsidDel="009C1530">
          <w:rPr>
            <w:rFonts w:ascii="Times New Roman" w:hAnsi="Times New Roman" w:cs="Times New Roman"/>
            <w:i w:val="0"/>
            <w:iCs/>
          </w:rPr>
          <w:delText>-&gt;</w:delText>
        </w:r>
        <w:r w:rsidR="005506B5" w:rsidRPr="005506B5" w:rsidDel="009C1530">
          <w:rPr>
            <w:rFonts w:ascii="Times New Roman" w:hAnsi="Times New Roman" w:cs="Times New Roman"/>
            <w:i w:val="0"/>
            <w:iCs/>
          </w:rPr>
          <w:delText xml:space="preserve"> </w:delText>
        </w:r>
        <w:r w:rsidR="005506B5" w:rsidDel="009C1530">
          <w:rPr>
            <w:rFonts w:ascii="Times New Roman" w:hAnsi="Times New Roman" w:cs="Times New Roman"/>
            <w:i w:val="0"/>
            <w:iCs/>
          </w:rPr>
          <w:delText>SNAIL</w:delText>
        </w:r>
        <w:r w:rsidR="00AD7F58" w:rsidRPr="00602FA5" w:rsidDel="009C1530">
          <w:rPr>
            <w:rFonts w:ascii="Times New Roman" w:hAnsi="Times New Roman" w:cs="Times New Roman"/>
            <w:i w:val="0"/>
            <w:iCs/>
          </w:rPr>
          <w:delText>). T</w:delText>
        </w:r>
        <w:r w:rsidR="00382448" w:rsidRPr="00602FA5" w:rsidDel="009C1530">
          <w:rPr>
            <w:rFonts w:ascii="Times New Roman" w:hAnsi="Times New Roman" w:cs="Times New Roman"/>
            <w:i w:val="0"/>
            <w:iCs/>
          </w:rPr>
          <w:delText xml:space="preserve">he results suggest a correlation between the E, E/M, and M phenotypes to the O, W/O, and W metabolic phenotypes. </w:delText>
        </w:r>
      </w:del>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456" w:name="normal-cells-can-become-cancerous-when-c"/>
      <w:commentRangeStart w:id="457"/>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456"/>
      <w:commentRangeEnd w:id="457"/>
      <w:r w:rsidR="00F16605" w:rsidRPr="00602FA5">
        <w:rPr>
          <w:rStyle w:val="CommentReference"/>
          <w:rFonts w:ascii="Times New Roman" w:hAnsi="Times New Roman" w:cs="Times New Roman"/>
          <w:sz w:val="24"/>
          <w:szCs w:val="24"/>
        </w:rPr>
        <w:commentReference w:id="457"/>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315E4F5C"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proofErr w:type="spellEnd"/>
      <w:r w:rsidRPr="00602FA5">
        <w:rPr>
          <w:rFonts w:ascii="Times New Roman" w:hAnsi="Times New Roman" w:cs="Times New Roman"/>
        </w:rPr>
        <w:t xml:space="preserve"> cannot generate the E/M state but regulation by </w:t>
      </w:r>
      <w:r w:rsidR="005506B5">
        <w:rPr>
          <w:rFonts w:ascii="Times New Roman" w:hAnsi="Times New Roman" w:cs="Times New Roman"/>
        </w:rPr>
        <w:t>HIF-1</w:t>
      </w:r>
      <w:r w:rsidRPr="00602FA5">
        <w:rPr>
          <w:rFonts w:ascii="Times New Roman" w:hAnsi="Times New Roman" w:cs="Times New Roman"/>
        </w:rPr>
        <w:t xml:space="preserve"> or modulating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r w:rsidR="00200FFD" w:rsidRPr="00602FA5">
        <w:rPr>
          <w:rFonts w:ascii="Times New Roman" w:hAnsi="Times New Roman" w:cs="Times New Roman"/>
        </w:rPr>
        <w:t>EMT network</w:t>
      </w:r>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such as AMPK upregulating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r w:rsidR="009A31DB" w:rsidRPr="00602FA5">
        <w:rPr>
          <w:rFonts w:ascii="Times New Roman" w:hAnsi="Times New Roman" w:cs="Times New Roman"/>
        </w:rPr>
        <w:t xml:space="preserve"> Therefore, the hybrid E/M state can drive the beginning of metabolic reprogramming and stabilize the hybrid W/O metabolic state</w:t>
      </w:r>
      <w:r w:rsidR="009D458B" w:rsidRPr="00602FA5">
        <w:rPr>
          <w:rFonts w:ascii="Times New Roman" w:hAnsi="Times New Roman" w:cs="Times New Roman"/>
        </w:rPr>
        <w:t xml:space="preserve">. The opposite is also true, where the hybrid W/O state can drive EMT and stabilize the hybrid E/M state. </w:t>
      </w:r>
    </w:p>
    <w:p w14:paraId="61CC32B6" w14:textId="3C803813"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5506B5">
        <w:rPr>
          <w:rFonts w:ascii="Times New Roman" w:hAnsi="Times New Roman" w:cs="Times New Roman"/>
        </w:rPr>
        <w:t>SNAIL</w:t>
      </w:r>
      <w:r w:rsidRPr="00602FA5">
        <w:rPr>
          <w:rFonts w:ascii="Times New Roman" w:hAnsi="Times New Roman" w:cs="Times New Roman"/>
        </w:rPr>
        <w:t xml:space="preserve">).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w:t>
      </w:r>
      <w:commentRangeStart w:id="458"/>
      <w:r w:rsidR="000D6A64" w:rsidRPr="00602FA5">
        <w:rPr>
          <w:rFonts w:ascii="Times New Roman" w:hAnsi="Times New Roman" w:cs="Times New Roman"/>
        </w:rPr>
        <w:t xml:space="preserve">knowing the epithelial state typically uses OXPHOS, the </w:t>
      </w:r>
      <w:commentRangeStart w:id="459"/>
      <w:r w:rsidR="000D6A64" w:rsidRPr="00602FA5">
        <w:rPr>
          <w:rFonts w:ascii="Times New Roman" w:hAnsi="Times New Roman" w:cs="Times New Roman"/>
        </w:rPr>
        <w:t>transi</w:t>
      </w:r>
      <w:commentRangeEnd w:id="458"/>
      <w:r w:rsidR="000D6A64">
        <w:rPr>
          <w:rStyle w:val="CommentReference"/>
        </w:rPr>
        <w:commentReference w:id="458"/>
      </w:r>
      <w:r w:rsidR="000D6A64" w:rsidRPr="00602FA5">
        <w:rPr>
          <w:rFonts w:ascii="Times New Roman" w:hAnsi="Times New Roman" w:cs="Times New Roman"/>
        </w:rPr>
        <w:t xml:space="preserve">tion from E-O to E-W/O to E/M-W/O suggests </w:t>
      </w:r>
      <w:commentRangeStart w:id="460"/>
      <w:commentRangeStart w:id="461"/>
      <w:r w:rsidR="000D6A64" w:rsidRPr="00602FA5">
        <w:rPr>
          <w:rFonts w:ascii="Times New Roman" w:hAnsi="Times New Roman" w:cs="Times New Roman"/>
        </w:rPr>
        <w:t>metabolism may help drive EMT</w:t>
      </w:r>
      <w:commentRangeEnd w:id="460"/>
      <w:r w:rsidR="000D6A64" w:rsidRPr="00602FA5">
        <w:rPr>
          <w:rStyle w:val="CommentReference"/>
          <w:rFonts w:ascii="Times New Roman" w:hAnsi="Times New Roman" w:cs="Times New Roman"/>
          <w:sz w:val="24"/>
          <w:szCs w:val="24"/>
        </w:rPr>
        <w:commentReference w:id="460"/>
      </w:r>
      <w:commentRangeEnd w:id="461"/>
      <w:r w:rsidR="000D6A64" w:rsidRPr="00602FA5">
        <w:rPr>
          <w:rStyle w:val="CommentReference"/>
          <w:rFonts w:ascii="Times New Roman" w:hAnsi="Times New Roman" w:cs="Times New Roman"/>
          <w:sz w:val="24"/>
          <w:szCs w:val="24"/>
        </w:rPr>
        <w:commentReference w:id="461"/>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459"/>
      <w:r w:rsidR="000D6A64">
        <w:rPr>
          <w:rStyle w:val="CommentReference"/>
        </w:rPr>
        <w:commentReference w:id="459"/>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14088DB3" w:rsidR="00E469AE" w:rsidRPr="00602FA5" w:rsidRDefault="00AD7F58" w:rsidP="00D903A3">
      <w:pPr>
        <w:pStyle w:val="BodyText"/>
        <w:spacing w:line="480" w:lineRule="auto"/>
        <w:rPr>
          <w:rFonts w:ascii="Times New Roman" w:hAnsi="Times New Roman" w:cs="Times New Roman"/>
          <w:b/>
          <w:bCs/>
        </w:rPr>
      </w:pPr>
      <w:bookmarkStart w:id="462" w:name="psfs-stabilize-the-em-state-which-stabil"/>
      <w:r w:rsidRPr="00602FA5">
        <w:rPr>
          <w:rFonts w:ascii="Times New Roman" w:hAnsi="Times New Roman" w:cs="Times New Roman"/>
          <w:b/>
          <w:bCs/>
        </w:rPr>
        <w:t>PSFs</w:t>
      </w:r>
      <w:r w:rsidR="007D2EA3">
        <w:rPr>
          <w:rFonts w:ascii="Times New Roman" w:hAnsi="Times New Roman" w:cs="Times New Roman"/>
          <w:b/>
          <w:bCs/>
        </w:rPr>
        <w:t xml:space="preserve"> can</w:t>
      </w:r>
      <w:r w:rsidRPr="00602FA5">
        <w:rPr>
          <w:rFonts w:ascii="Times New Roman" w:hAnsi="Times New Roman" w:cs="Times New Roman"/>
          <w:b/>
          <w:bCs/>
        </w:rPr>
        <w:t xml:space="preserve"> stabilize the</w:t>
      </w:r>
      <w:r w:rsidR="007D2EA3">
        <w:rPr>
          <w:rFonts w:ascii="Times New Roman" w:hAnsi="Times New Roman" w:cs="Times New Roman"/>
          <w:b/>
          <w:bCs/>
        </w:rPr>
        <w:t xml:space="preserve"> hybrid</w:t>
      </w:r>
      <w:r w:rsidRPr="00602FA5">
        <w:rPr>
          <w:rFonts w:ascii="Times New Roman" w:hAnsi="Times New Roman" w:cs="Times New Roman"/>
          <w:b/>
          <w:bCs/>
        </w:rPr>
        <w:t xml:space="preserve"> E/M</w:t>
      </w:r>
      <w:r w:rsidR="007D2EA3">
        <w:rPr>
          <w:rFonts w:ascii="Times New Roman" w:hAnsi="Times New Roman" w:cs="Times New Roman"/>
          <w:b/>
          <w:bCs/>
        </w:rPr>
        <w:t>-</w:t>
      </w:r>
      <w:r w:rsidRPr="00602FA5">
        <w:rPr>
          <w:rFonts w:ascii="Times New Roman" w:hAnsi="Times New Roman" w:cs="Times New Roman"/>
          <w:b/>
          <w:bCs/>
        </w:rPr>
        <w:t>W/O state</w:t>
      </w:r>
      <w:bookmarkEnd w:id="462"/>
    </w:p>
    <w:p w14:paraId="75D277B4" w14:textId="35108BFD"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r w:rsidR="00A14E14" w:rsidRPr="00602FA5">
        <w:rPr>
          <w:rFonts w:ascii="Times New Roman" w:hAnsi="Times New Roman" w:cs="Times New Roman"/>
        </w:rPr>
        <w:t xml:space="preserve"> (Section S1.7)</w:t>
      </w:r>
      <w:r w:rsidRPr="00602FA5">
        <w:rPr>
          <w:rFonts w:ascii="Times New Roman" w:hAnsi="Times New Roman" w:cs="Times New Roman"/>
        </w:rPr>
        <w:t>.</w:t>
      </w:r>
      <w:r w:rsidR="00045854">
        <w:rPr>
          <w:rFonts w:ascii="Times New Roman" w:hAnsi="Times New Roman" w:cs="Times New Roman"/>
        </w:rPr>
        <w:t xml:space="preserve"> Both GRHL2 and OVOL 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754B67" w:rsidRPr="00754B67">
            <w:rPr>
              <w:rFonts w:ascii="Times New Roman" w:eastAsia="Times New Roman" w:hAnsi="Times New Roman" w:cs="Times New Roman"/>
              <w:color w:val="000000"/>
            </w:rPr>
            <w:t>[14,42]</w:t>
          </w:r>
        </w:sdtContent>
      </w:sdt>
      <w:r w:rsidR="00045854">
        <w:rPr>
          <w:rFonts w:ascii="Times New Roman" w:hAnsi="Times New Roman" w:cs="Times New Roman"/>
        </w:rPr>
        <w:t xml:space="preserve">. Also, </w:t>
      </w:r>
      <w:r w:rsidRPr="00602FA5">
        <w:rPr>
          <w:rFonts w:ascii="Times New Roman" w:hAnsi="Times New Roman" w:cs="Times New Roman"/>
        </w:rPr>
        <w:t>GRHL2 upregulates ROS</w:t>
      </w:r>
      <w:r w:rsidR="00045854">
        <w:rPr>
          <w:rFonts w:ascii="Times New Roman" w:hAnsi="Times New Roman" w:cs="Times New Roman"/>
        </w:rPr>
        <w:t xml:space="preserve"> in a manner </w:t>
      </w:r>
      <w:proofErr w:type="gramStart"/>
      <w:r w:rsidR="00045854">
        <w:rPr>
          <w:rFonts w:ascii="Times New Roman" w:hAnsi="Times New Roman" w:cs="Times New Roman"/>
        </w:rPr>
        <w:t>similar to</w:t>
      </w:r>
      <w:proofErr w:type="gramEnd"/>
      <w:r w:rsidR="00045854">
        <w:rPr>
          <w:rFonts w:ascii="Times New Roman" w:hAnsi="Times New Roman" w:cs="Times New Roman"/>
        </w:rPr>
        <w:t xml:space="preserve"> u34 suggesting that GRHL2 also stabilizes the W/O phenotype</w:t>
      </w:r>
      <w:r w:rsidRPr="00602FA5">
        <w:rPr>
          <w:rFonts w:ascii="Times New Roman" w:hAnsi="Times New Roman" w:cs="Times New Roman"/>
        </w:rPr>
        <w:t xml:space="preserv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A)</w:t>
      </w:r>
      <w:r w:rsidR="00644CE6">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754B67" w:rsidRPr="00754B67">
            <w:rPr>
              <w:rFonts w:ascii="Times New Roman" w:eastAsia="Times New Roman" w:hAnsi="Times New Roman" w:cs="Times New Roman"/>
              <w:color w:val="000000"/>
            </w:rPr>
            <w:t>[62]</w:t>
          </w:r>
        </w:sdtContent>
      </w:sdt>
      <w:r w:rsidRPr="00602FA5">
        <w:rPr>
          <w:rFonts w:ascii="Times New Roman" w:hAnsi="Times New Roman" w:cs="Times New Roman"/>
        </w:rPr>
        <w:t xml:space="preserve">.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2730D6CF"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r w:rsidR="005506B5">
        <w:rPr>
          <w:rFonts w:ascii="Times New Roman" w:hAnsi="Times New Roman" w:cs="Times New Roman"/>
        </w:rPr>
        <w:t>HIF-1</w:t>
      </w:r>
      <w:r w:rsidR="002524A5" w:rsidRPr="00602FA5">
        <w:rPr>
          <w:rFonts w:ascii="Times New Roman" w:hAnsi="Times New Roman" w:cs="Times New Roman"/>
        </w:rPr>
        <w:t xml:space="preserve"> driven </w:t>
      </w:r>
      <w:proofErr w:type="spellStart"/>
      <w:r w:rsidR="002524A5"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123331DA"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w:t>
      </w:r>
      <w:r w:rsidR="005506B5">
        <w:rPr>
          <w:rFonts w:ascii="Times New Roman" w:hAnsi="Times New Roman" w:cs="Times New Roman"/>
        </w:rPr>
        <w:t>HIF-1</w:t>
      </w:r>
      <w:r w:rsidRPr="00602FA5">
        <w:rPr>
          <w:rFonts w:ascii="Times New Roman" w:hAnsi="Times New Roman" w:cs="Times New Roman"/>
        </w:rPr>
        <w:t xml:space="preserve">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w:t>
      </w:r>
      <w:r w:rsidR="005506B5">
        <w:rPr>
          <w:rFonts w:ascii="Times New Roman" w:hAnsi="Times New Roman" w:cs="Times New Roman"/>
        </w:rPr>
        <w:t>HIF-1</w:t>
      </w:r>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r w:rsidR="005506B5">
        <w:rPr>
          <w:rFonts w:ascii="Times New Roman" w:hAnsi="Times New Roman" w:cs="Times New Roman"/>
        </w:rPr>
        <w:t>HIF-1</w:t>
      </w:r>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 xml:space="preserve">is modulated. We see the state exists in a far larger region when stabilized by the PSFs than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3B772AD0"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w:t>
      </w:r>
      <w:proofErr w:type="spellStart"/>
      <w:r w:rsidR="003B02C1" w:rsidRPr="00602FA5">
        <w:rPr>
          <w:rFonts w:ascii="Times New Roman" w:hAnsi="Times New Roman" w:cs="Times New Roman"/>
          <w:i w:val="0"/>
          <w:iCs/>
        </w:rPr>
        <w:t>ized</w:t>
      </w:r>
      <w:proofErr w:type="spellEnd"/>
      <w:r w:rsidR="003B02C1" w:rsidRPr="00602FA5">
        <w:rPr>
          <w:rFonts w:ascii="Times New Roman" w:hAnsi="Times New Roman" w:cs="Times New Roman"/>
          <w:i w:val="0"/>
          <w:iCs/>
        </w:rPr>
        <w:t xml:space="preserve">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463" w:name="discussion"/>
      <w:r w:rsidRPr="00602FA5">
        <w:rPr>
          <w:rFonts w:ascii="Times New Roman" w:hAnsi="Times New Roman" w:cs="Times New Roman"/>
          <w:b/>
          <w:bCs/>
        </w:rPr>
        <w:t>Discussion</w:t>
      </w:r>
      <w:bookmarkEnd w:id="463"/>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r w:rsidR="00A77F3C" w:rsidRPr="00602FA5">
        <w:rPr>
          <w:rFonts w:ascii="Times New Roman" w:hAnsi="Times New Roman" w:cs="Times New Roman"/>
        </w:rPr>
        <w:t xml:space="preserve"> metabolic</w:t>
      </w:r>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46B0F8E6"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754B67" w:rsidRPr="00754B67">
            <w:rPr>
              <w:rFonts w:ascii="Times New Roman" w:eastAsia="Times New Roman" w:hAnsi="Times New Roman" w:cs="Times New Roman"/>
              <w:color w:val="000000"/>
            </w:rPr>
            <w:t>[43]</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r w:rsidR="00310448" w:rsidRPr="00602FA5">
        <w:rPr>
          <w:rFonts w:ascii="Times New Roman" w:hAnsi="Times New Roman" w:cs="Times New Roman"/>
        </w:rPr>
        <w:t>that identifies ROS a</w:t>
      </w:r>
      <w:r w:rsidR="00040BBB" w:rsidRPr="00602FA5">
        <w:rPr>
          <w:rFonts w:ascii="Times New Roman" w:hAnsi="Times New Roman" w:cs="Times New Roman"/>
        </w:rPr>
        <w:t>s a potential driver  of</w:t>
      </w:r>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754B67" w:rsidRPr="00754B67">
            <w:rPr>
              <w:rFonts w:ascii="Times New Roman" w:eastAsia="Times New Roman" w:hAnsi="Times New Roman" w:cs="Times New Roman"/>
              <w:color w:val="000000"/>
            </w:rPr>
            <w:t>[63]</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phenotype  and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754B67" w:rsidRPr="00754B67">
            <w:rPr>
              <w:rFonts w:ascii="Times New Roman" w:eastAsia="Times New Roman" w:hAnsi="Times New Roman" w:cs="Times New Roman"/>
              <w:color w:val="000000"/>
            </w:rPr>
            <w:t>[64]</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AC3C31">
        <w:rPr>
          <w:rFonts w:ascii="Times New Roman" w:hAnsi="Times New Roman" w:cs="Times New Roman"/>
        </w:rPr>
        <w:t>HIF-1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754B67" w:rsidRPr="00754B67">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xml:space="preserve">, </w:t>
      </w:r>
      <w:r w:rsidR="00AC3C31">
        <w:rPr>
          <w:rFonts w:ascii="Times New Roman" w:hAnsi="Times New Roman" w:cs="Times New Roman"/>
        </w:rPr>
        <w:t>HIF-1</w:t>
      </w:r>
      <w:r w:rsidR="00FD6547" w:rsidRPr="00602FA5">
        <w:rPr>
          <w:rFonts w:ascii="Times New Roman" w:hAnsi="Times New Roman" w:cs="Times New Roman"/>
        </w:rPr>
        <w:t xml:space="preserve"> can stabilize the E/M-W/O.</w:t>
      </w:r>
      <w:ins w:id="464" w:author="Madeline Galbraith" w:date="2022-04-27T16:13:00Z">
        <w:r w:rsidR="00741979">
          <w:rPr>
            <w:rFonts w:ascii="Times New Roman" w:hAnsi="Times New Roman" w:cs="Times New Roman"/>
          </w:rPr>
          <w:t xml:space="preserve"> Our results showing the importance of the HIF-1/mtROS axis agree with previous experimental results</w:t>
        </w:r>
      </w:ins>
      <w:sdt>
        <w:sdtPr>
          <w:rPr>
            <w:rFonts w:ascii="Times New Roman" w:hAnsi="Times New Roman" w:cs="Times New Roman"/>
          </w:rPr>
          <w:alias w:val="SmartCite Citation"/>
          <w:tag w:val="703cb261-b0c2-4f52-8c43-8dc408bf3954:956cd8dc-bc61-4290-aa29-474e676cd7e5+"/>
          <w:id w:val="-1816412760"/>
          <w:placeholder>
            <w:docPart w:val="DefaultPlaceholder_-1854013440"/>
          </w:placeholder>
        </w:sdtPr>
        <w:sdtContent>
          <w:r w:rsidR="00754B67" w:rsidRPr="00754B67">
            <w:rPr>
              <w:rFonts w:ascii="Times New Roman" w:eastAsia="Times New Roman" w:hAnsi="Times New Roman" w:cs="Times New Roman"/>
              <w:color w:val="000000"/>
            </w:rPr>
            <w:t>[65]</w:t>
          </w:r>
        </w:sdtContent>
      </w:sdt>
      <w:ins w:id="465" w:author="Madeline Galbraith" w:date="2022-04-27T16:13:00Z">
        <w:r w:rsidR="00741979">
          <w:rPr>
            <w:rFonts w:ascii="Times New Roman" w:hAnsi="Times New Roman" w:cs="Times New Roman"/>
          </w:rPr>
          <w:t>.</w:t>
        </w:r>
      </w:ins>
      <w:r w:rsidRPr="00602FA5">
        <w:rPr>
          <w:rFonts w:ascii="Times New Roman" w:hAnsi="Times New Roman" w:cs="Times New Roman"/>
        </w:rPr>
        <w:t xml:space="preserve"> </w:t>
      </w:r>
      <w:r w:rsidR="00150BB3" w:rsidRPr="00602FA5">
        <w:rPr>
          <w:rFonts w:ascii="Times New Roman" w:hAnsi="Times New Roman" w:cs="Times New Roman"/>
        </w:rPr>
        <w:t xml:space="preserve">The role of </w:t>
      </w:r>
      <w:r w:rsidR="00AC3C31">
        <w:rPr>
          <w:rFonts w:ascii="Times New Roman" w:hAnsi="Times New Roman" w:cs="Times New Roman"/>
        </w:rPr>
        <w:t>HIF-1</w:t>
      </w:r>
      <w:r w:rsidR="00150BB3" w:rsidRPr="00602FA5">
        <w:rPr>
          <w:rFonts w:ascii="Times New Roman" w:hAnsi="Times New Roman" w:cs="Times New Roman"/>
        </w:rPr>
        <w:t xml:space="preserve"> stabilizing the E/M-W/O state, combined with</w:t>
      </w:r>
      <w:r w:rsidR="002B47E3" w:rsidRPr="00602FA5">
        <w:rPr>
          <w:rFonts w:ascii="Times New Roman" w:hAnsi="Times New Roman" w:cs="Times New Roman"/>
        </w:rPr>
        <w:t xml:space="preserve"> </w:t>
      </w:r>
      <w:r w:rsidR="00AC3C31">
        <w:rPr>
          <w:rFonts w:ascii="Times New Roman" w:hAnsi="Times New Roman" w:cs="Times New Roman"/>
        </w:rPr>
        <w:t>HIF-1</w:t>
      </w:r>
      <w:r w:rsidR="002B47E3" w:rsidRPr="00602FA5">
        <w:rPr>
          <w:rFonts w:ascii="Times New Roman" w:hAnsi="Times New Roman" w:cs="Times New Roman"/>
        </w:rPr>
        <w:t xml:space="preserve">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754B67" w:rsidRPr="00754B67">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w:r w:rsidR="00AC3C31">
        <w:rPr>
          <w:rFonts w:ascii="Times New Roman" w:hAnsi="Times New Roman" w:cs="Times New Roman"/>
        </w:rPr>
        <w:t>HIF-1</w:t>
      </w:r>
      <w:r w:rsidRPr="00602FA5">
        <w:rPr>
          <w:rFonts w:ascii="Times New Roman" w:hAnsi="Times New Roman" w:cs="Times New Roman"/>
        </w:rPr>
        <w:t xml:space="preserve"> and ROS that may be critical to stabilizing the E/M-W/O state associated with tumorigenesis</w:t>
      </w:r>
      <w:r w:rsidR="00A87DCF" w:rsidRPr="00602FA5">
        <w:rPr>
          <w:rFonts w:ascii="Times New Roman" w:hAnsi="Times New Roman" w:cs="Times New Roman"/>
        </w:rPr>
        <w:t>.</w:t>
      </w:r>
    </w:p>
    <w:p w14:paraId="3C966B00" w14:textId="2BF05DA1"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754B67" w:rsidRPr="00754B67">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754B67" w:rsidRPr="00754B67">
            <w:rPr>
              <w:rFonts w:ascii="Times New Roman" w:eastAsia="Times New Roman" w:hAnsi="Times New Roman" w:cs="Times New Roman"/>
              <w:color w:val="000000"/>
            </w:rPr>
            <w:t>[43–45]</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754B67" w:rsidRPr="00754B67">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r w:rsidR="005A415E" w:rsidRPr="00602FA5">
        <w:rPr>
          <w:rFonts w:ascii="Times New Roman" w:hAnsi="Times New Roman" w:cs="Times New Roman"/>
        </w:rPr>
        <w:t>, and therefore the W/O phenotype, even though the upregulation of p53 is known to be anti-tumorigenic</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754B67" w:rsidRPr="00754B67">
            <w:rPr>
              <w:rFonts w:ascii="Times New Roman" w:eastAsia="Times New Roman" w:hAnsi="Times New Roman" w:cs="Times New Roman"/>
              <w:color w:val="000000"/>
            </w:rPr>
            <w:t>[47,48]</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w:t>
      </w:r>
      <w:r w:rsidR="005506B5">
        <w:rPr>
          <w:rFonts w:ascii="Times New Roman" w:hAnsi="Times New Roman" w:cs="Times New Roman"/>
        </w:rPr>
        <w:t>SNAIL</w:t>
      </w:r>
      <w:r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02FA5">
        <w:rPr>
          <w:rFonts w:ascii="Times New Roman" w:eastAsiaTheme="minorEastAsia" w:hAnsi="Times New Roman" w:cs="Times New Roman"/>
        </w:rPr>
        <w:t xml:space="preserve"> and</w:t>
      </w:r>
      <w:r w:rsidR="000D6FCE" w:rsidRPr="00602FA5">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754B67" w:rsidRPr="00754B67">
            <w:rPr>
              <w:rFonts w:ascii="Times New Roman" w:eastAsia="Times New Roman" w:hAnsi="Times New Roman" w:cs="Times New Roman"/>
              <w:color w:val="000000"/>
            </w:rPr>
            <w:t>[66,67]</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2C123CA1" w:rsidR="00B8298A" w:rsidRPr="00602FA5" w:rsidRDefault="00945673"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Understanding how the E/M-W/O phenotype is stabilized by the </w:t>
      </w:r>
      <w:proofErr w:type="spellStart"/>
      <w:r w:rsidR="007B1EFE" w:rsidRPr="00602FA5">
        <w:rPr>
          <w:rFonts w:ascii="Times New Roman" w:hAnsi="Times New Roman" w:cs="Times New Roman"/>
        </w:rPr>
        <w:t>crosstalks</w:t>
      </w:r>
      <w:proofErr w:type="spellEnd"/>
      <w:r w:rsidRPr="00602FA5">
        <w:rPr>
          <w:rFonts w:ascii="Times New Roman" w:hAnsi="Times New Roman" w:cs="Times New Roman"/>
        </w:rPr>
        <w:t xml:space="preserve"> of EMT and metabolic reprogramming </w:t>
      </w:r>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r w:rsidR="0005499B" w:rsidRPr="00602FA5">
        <w:rPr>
          <w:rFonts w:ascii="Times New Roman" w:hAnsi="Times New Roman" w:cs="Times New Roman"/>
        </w:rPr>
        <w:t>regarding</w:t>
      </w:r>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754B67" w:rsidRPr="00754B67">
            <w:rPr>
              <w:rFonts w:ascii="Times New Roman" w:eastAsia="Times New Roman" w:hAnsi="Times New Roman" w:cs="Times New Roman"/>
              <w:color w:val="000000"/>
            </w:rPr>
            <w:t>[32,38,68]</w:t>
          </w:r>
        </w:sdtContent>
      </w:sdt>
      <w:r w:rsidR="009515E3" w:rsidRPr="00602FA5">
        <w:rPr>
          <w:rFonts w:ascii="Times New Roman" w:hAnsi="Times New Roman" w:cs="Times New Roman"/>
        </w:rPr>
        <w:t>.</w:t>
      </w:r>
      <w:r w:rsidR="00235A5D" w:rsidRPr="00602FA5">
        <w:rPr>
          <w:rFonts w:ascii="Times New Roman" w:hAnsi="Times New Roman" w:cs="Times New Roman"/>
        </w:rPr>
        <w:t xml:space="preserve"> Our results suggest </w:t>
      </w:r>
      <w:r w:rsidR="005E5E8B" w:rsidRPr="00602FA5">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02FA5">
        <w:rPr>
          <w:rFonts w:ascii="Times New Roman" w:hAnsi="Times New Roman" w:cs="Times New Roman"/>
        </w:rPr>
        <w:t xml:space="preserve"> </w:t>
      </w:r>
      <w:r w:rsidR="003D3250" w:rsidRPr="00602FA5">
        <w:rPr>
          <w:rFonts w:ascii="Times New Roman" w:hAnsi="Times New Roman" w:cs="Times New Roman"/>
        </w:rPr>
        <w:t xml:space="preserve">Further, </w:t>
      </w:r>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754B67" w:rsidRPr="00754B67">
            <w:rPr>
              <w:rFonts w:ascii="Times New Roman" w:eastAsia="Times New Roman" w:hAnsi="Times New Roman" w:cs="Times New Roman"/>
              <w:color w:val="000000"/>
            </w:rPr>
            <w:t>[69]</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r w:rsidR="007B1EFE" w:rsidRPr="00602FA5">
        <w:rPr>
          <w:rFonts w:ascii="Times New Roman" w:hAnsi="Times New Roman" w:cs="Times New Roman"/>
        </w:rPr>
        <w:t xml:space="preserve">Strikingly, the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phenotypic availability (i.e., whether the initial system is fully E/M-W/O or only E-O, E-W, M-O, and M-W) </w:t>
      </w:r>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2DB068A8"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r w:rsidR="00A00643" w:rsidRPr="00602FA5">
        <w:rPr>
          <w:rFonts w:ascii="Times New Roman" w:hAnsi="Times New Roman" w:cs="Times New Roman"/>
        </w:rPr>
        <w:t xml:space="preserve">while also </w:t>
      </w:r>
      <w:r w:rsidRPr="00602FA5">
        <w:rPr>
          <w:rFonts w:ascii="Times New Roman" w:hAnsi="Times New Roman" w:cs="Times New Roman"/>
        </w:rPr>
        <w:t>target</w:t>
      </w:r>
      <w:r w:rsidR="00A00643" w:rsidRPr="00602FA5">
        <w:rPr>
          <w:rFonts w:ascii="Times New Roman" w:hAnsi="Times New Roman" w:cs="Times New Roman"/>
        </w:rPr>
        <w:t>ing</w:t>
      </w:r>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754B67" w:rsidRPr="00754B67">
            <w:rPr>
              <w:rFonts w:ascii="Times New Roman" w:eastAsia="Times New Roman" w:hAnsi="Times New Roman" w:cs="Times New Roman"/>
              <w:color w:val="000000"/>
            </w:rPr>
            <w:t>[31,32,70]</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754B67" w:rsidRPr="00754B67">
            <w:rPr>
              <w:rFonts w:ascii="Times New Roman" w:eastAsia="Times New Roman" w:hAnsi="Times New Roman" w:cs="Times New Roman"/>
              <w:color w:val="000000"/>
            </w:rPr>
            <w:t>[70]</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r w:rsidR="005F21E4" w:rsidRPr="00602FA5">
        <w:rPr>
          <w:rFonts w:ascii="Times New Roman" w:hAnsi="Times New Roman" w:cs="Times New Roman"/>
        </w:rPr>
        <w:t>we have shown that the EMT and metabolic network mutually drive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754B67" w:rsidRPr="00754B67">
            <w:rPr>
              <w:rFonts w:ascii="Times New Roman" w:eastAsia="Times New Roman" w:hAnsi="Times New Roman" w:cs="Times New Roman"/>
              <w:color w:val="000000"/>
            </w:rPr>
            <w:t>[71]</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466" w:name="acknowledgements"/>
      <w:r w:rsidRPr="00602FA5">
        <w:rPr>
          <w:rFonts w:ascii="Times New Roman" w:hAnsi="Times New Roman" w:cs="Times New Roman"/>
          <w:b/>
          <w:bCs/>
        </w:rPr>
        <w:t>Acknowledgements</w:t>
      </w:r>
      <w:bookmarkEnd w:id="466"/>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4ABA4F15" w14:textId="77777777" w:rsidR="00754B67" w:rsidRPr="00754B67" w:rsidRDefault="00754B67">
          <w:pPr>
            <w:divId w:val="1672171711"/>
            <w:rPr>
              <w:rFonts w:ascii="Times New Roman" w:eastAsia="Times New Roman" w:hAnsi="Times New Roman" w:cs="Times New Roman"/>
              <w:color w:val="000000"/>
            </w:rPr>
          </w:pPr>
        </w:p>
        <w:p w14:paraId="6878C606" w14:textId="77777777" w:rsidR="00754B67" w:rsidRPr="00754B67" w:rsidRDefault="00754B67">
          <w:pPr>
            <w:pStyle w:val="csl-entry"/>
            <w:divId w:val="1672171711"/>
            <w:rPr>
              <w:color w:val="000000"/>
            </w:rPr>
          </w:pPr>
          <w:r w:rsidRPr="00754B67">
            <w:rPr>
              <w:color w:val="000000"/>
            </w:rPr>
            <w:t xml:space="preserve">1. Hanahan D. Hallmarks of Cancer: New Dimensions. Cancer </w:t>
          </w:r>
          <w:proofErr w:type="spellStart"/>
          <w:r w:rsidRPr="00754B67">
            <w:rPr>
              <w:color w:val="000000"/>
            </w:rPr>
            <w:t>Discov</w:t>
          </w:r>
          <w:proofErr w:type="spellEnd"/>
          <w:r w:rsidRPr="00754B67">
            <w:rPr>
              <w:color w:val="000000"/>
            </w:rPr>
            <w:t>. 2022;12(1):31–46.</w:t>
          </w:r>
        </w:p>
        <w:p w14:paraId="7C51B582" w14:textId="77777777" w:rsidR="00754B67" w:rsidRPr="00754B67" w:rsidRDefault="00754B67">
          <w:pPr>
            <w:pStyle w:val="csl-entry"/>
            <w:divId w:val="1672171711"/>
            <w:rPr>
              <w:color w:val="000000"/>
            </w:rPr>
          </w:pPr>
          <w:r w:rsidRPr="00754B67">
            <w:rPr>
              <w:color w:val="000000"/>
            </w:rPr>
            <w:t xml:space="preserve">2. </w:t>
          </w:r>
          <w:proofErr w:type="spellStart"/>
          <w:r w:rsidRPr="00754B67">
            <w:rPr>
              <w:color w:val="000000"/>
            </w:rPr>
            <w:t>Kalluri</w:t>
          </w:r>
          <w:proofErr w:type="spellEnd"/>
          <w:r w:rsidRPr="00754B67">
            <w:rPr>
              <w:color w:val="000000"/>
            </w:rPr>
            <w:t xml:space="preserve"> R. EMT: When epithelial cells decide to become mesenchymal-like cells. J Clin Invest. 2009;119(6):1417–9.</w:t>
          </w:r>
        </w:p>
        <w:p w14:paraId="65AD3A8E" w14:textId="77777777" w:rsidR="00754B67" w:rsidRPr="00754B67" w:rsidRDefault="00754B67">
          <w:pPr>
            <w:pStyle w:val="csl-entry"/>
            <w:divId w:val="1672171711"/>
            <w:rPr>
              <w:color w:val="000000"/>
            </w:rPr>
          </w:pPr>
          <w:r w:rsidRPr="00754B67">
            <w:rPr>
              <w:color w:val="000000"/>
            </w:rPr>
            <w:t xml:space="preserve">3. Hay ED. The mesenchymal cell, its role in the embryo, and the remarkable signaling mechanisms that create it. Dev </w:t>
          </w:r>
          <w:proofErr w:type="spellStart"/>
          <w:r w:rsidRPr="00754B67">
            <w:rPr>
              <w:color w:val="000000"/>
            </w:rPr>
            <w:t>Dynam</w:t>
          </w:r>
          <w:proofErr w:type="spellEnd"/>
          <w:r w:rsidRPr="00754B67">
            <w:rPr>
              <w:color w:val="000000"/>
            </w:rPr>
            <w:t>. 2005;233(3):706–20.</w:t>
          </w:r>
        </w:p>
        <w:p w14:paraId="41AC3D04" w14:textId="77777777" w:rsidR="00754B67" w:rsidRPr="00754B67" w:rsidRDefault="00754B67">
          <w:pPr>
            <w:pStyle w:val="csl-entry"/>
            <w:divId w:val="1672171711"/>
            <w:rPr>
              <w:color w:val="000000"/>
            </w:rPr>
          </w:pPr>
          <w:r w:rsidRPr="00754B67">
            <w:rPr>
              <w:color w:val="000000"/>
            </w:rPr>
            <w:t xml:space="preserve">4. </w:t>
          </w:r>
          <w:proofErr w:type="spellStart"/>
          <w:r w:rsidRPr="00754B67">
            <w:rPr>
              <w:color w:val="000000"/>
            </w:rPr>
            <w:t>Pietilä</w:t>
          </w:r>
          <w:proofErr w:type="spellEnd"/>
          <w:r w:rsidRPr="00754B67">
            <w:rPr>
              <w:color w:val="000000"/>
            </w:rPr>
            <w:t xml:space="preserve"> M, </w:t>
          </w:r>
          <w:proofErr w:type="spellStart"/>
          <w:r w:rsidRPr="00754B67">
            <w:rPr>
              <w:color w:val="000000"/>
            </w:rPr>
            <w:t>Ivaska</w:t>
          </w:r>
          <w:proofErr w:type="spellEnd"/>
          <w:r w:rsidRPr="00754B67">
            <w:rPr>
              <w:color w:val="000000"/>
            </w:rPr>
            <w:t xml:space="preserve"> J, Mani SA. Whom to blame for metastasis, the epithelial–mesenchymal transition or the tumor microenvironment? Cancer Lett. 2016;380(1):359–68.</w:t>
          </w:r>
        </w:p>
        <w:p w14:paraId="07AD9DB8" w14:textId="77777777" w:rsidR="00754B67" w:rsidRPr="00754B67" w:rsidRDefault="00754B67">
          <w:pPr>
            <w:pStyle w:val="csl-entry"/>
            <w:divId w:val="1672171711"/>
            <w:rPr>
              <w:color w:val="000000"/>
            </w:rPr>
          </w:pPr>
          <w:r w:rsidRPr="00754B67">
            <w:rPr>
              <w:color w:val="000000"/>
            </w:rPr>
            <w:t xml:space="preserve">5. Talbot LJ, Bhattacharya SD, </w:t>
          </w:r>
          <w:proofErr w:type="spellStart"/>
          <w:r w:rsidRPr="00754B67">
            <w:rPr>
              <w:color w:val="000000"/>
            </w:rPr>
            <w:t>Kuo</w:t>
          </w:r>
          <w:proofErr w:type="spellEnd"/>
          <w:r w:rsidRPr="00754B67">
            <w:rPr>
              <w:color w:val="000000"/>
            </w:rPr>
            <w:t xml:space="preserve"> PC. Epithelial-mesenchymal transition, the tumor microenvironment, and metastatic behavior of epithelial malignancies. Int J </w:t>
          </w:r>
          <w:proofErr w:type="spellStart"/>
          <w:r w:rsidRPr="00754B67">
            <w:rPr>
              <w:color w:val="000000"/>
            </w:rPr>
            <w:t>Biochem</w:t>
          </w:r>
          <w:proofErr w:type="spellEnd"/>
          <w:r w:rsidRPr="00754B67">
            <w:rPr>
              <w:color w:val="000000"/>
            </w:rPr>
            <w:t xml:space="preserve"> Mol Biol. 2012 May 18;3(2):117–36.</w:t>
          </w:r>
        </w:p>
        <w:p w14:paraId="2A885876" w14:textId="77777777" w:rsidR="00754B67" w:rsidRPr="00754B67" w:rsidRDefault="00754B67">
          <w:pPr>
            <w:pStyle w:val="csl-entry"/>
            <w:divId w:val="1672171711"/>
            <w:rPr>
              <w:color w:val="000000"/>
            </w:rPr>
          </w:pPr>
          <w:r w:rsidRPr="00754B67">
            <w:rPr>
              <w:color w:val="000000"/>
            </w:rPr>
            <w:t xml:space="preserve">6. Cho ES, Kang HE, Kim NH, </w:t>
          </w:r>
          <w:proofErr w:type="spellStart"/>
          <w:r w:rsidRPr="00754B67">
            <w:rPr>
              <w:color w:val="000000"/>
            </w:rPr>
            <w:t>Yook</w:t>
          </w:r>
          <w:proofErr w:type="spellEnd"/>
          <w:r w:rsidRPr="00754B67">
            <w:rPr>
              <w:color w:val="000000"/>
            </w:rPr>
            <w:t xml:space="preserve"> JI. Therapeutic implications of cancer epithelial-mesenchymal transition (EMT). Arch Pharm Res. 2019;42(1):14–24.</w:t>
          </w:r>
        </w:p>
        <w:p w14:paraId="4BB67EAF" w14:textId="77777777" w:rsidR="00754B67" w:rsidRPr="00754B67" w:rsidRDefault="00754B67">
          <w:pPr>
            <w:pStyle w:val="csl-entry"/>
            <w:divId w:val="1672171711"/>
            <w:rPr>
              <w:color w:val="000000"/>
            </w:rPr>
          </w:pPr>
          <w:r w:rsidRPr="00754B67">
            <w:rPr>
              <w:color w:val="000000"/>
            </w:rPr>
            <w:t xml:space="preserve">7. Lu M, Jolly MK, Levine H, </w:t>
          </w:r>
          <w:proofErr w:type="spellStart"/>
          <w:r w:rsidRPr="00754B67">
            <w:rPr>
              <w:color w:val="000000"/>
            </w:rPr>
            <w:t>Onuchic</w:t>
          </w:r>
          <w:proofErr w:type="spellEnd"/>
          <w:r w:rsidRPr="00754B67">
            <w:rPr>
              <w:color w:val="000000"/>
            </w:rPr>
            <w:t xml:space="preserve"> JN, Ben-Jacob E. MicroRNA-based regulation of epithelial–hybrid–mesenchymal fate determination. Proc National </w:t>
          </w:r>
          <w:proofErr w:type="spellStart"/>
          <w:r w:rsidRPr="00754B67">
            <w:rPr>
              <w:color w:val="000000"/>
            </w:rPr>
            <w:t>Acad</w:t>
          </w:r>
          <w:proofErr w:type="spellEnd"/>
          <w:r w:rsidRPr="00754B67">
            <w:rPr>
              <w:color w:val="000000"/>
            </w:rPr>
            <w:t xml:space="preserve"> Sci. 2013;110(45):18144–9.</w:t>
          </w:r>
        </w:p>
        <w:p w14:paraId="3326D4EB" w14:textId="77777777" w:rsidR="00754B67" w:rsidRPr="00754B67" w:rsidRDefault="00754B67">
          <w:pPr>
            <w:pStyle w:val="csl-entry"/>
            <w:divId w:val="1672171711"/>
            <w:rPr>
              <w:color w:val="000000"/>
            </w:rPr>
          </w:pPr>
          <w:r w:rsidRPr="00754B67">
            <w:rPr>
              <w:color w:val="000000"/>
            </w:rPr>
            <w:t xml:space="preserve">8. </w:t>
          </w:r>
          <w:proofErr w:type="spellStart"/>
          <w:r w:rsidRPr="00754B67">
            <w:rPr>
              <w:color w:val="000000"/>
            </w:rPr>
            <w:t>Saitoh</w:t>
          </w:r>
          <w:proofErr w:type="spellEnd"/>
          <w:r w:rsidRPr="00754B67">
            <w:rPr>
              <w:color w:val="000000"/>
            </w:rPr>
            <w:t xml:space="preserve"> M. Involvement of partial EMT in cancer progression. J </w:t>
          </w:r>
          <w:proofErr w:type="spellStart"/>
          <w:r w:rsidRPr="00754B67">
            <w:rPr>
              <w:color w:val="000000"/>
            </w:rPr>
            <w:t>Biochem</w:t>
          </w:r>
          <w:proofErr w:type="spellEnd"/>
          <w:r w:rsidRPr="00754B67">
            <w:rPr>
              <w:color w:val="000000"/>
            </w:rPr>
            <w:t>. 2018;164(4):257–64.</w:t>
          </w:r>
        </w:p>
        <w:p w14:paraId="73C310F0" w14:textId="77777777" w:rsidR="00754B67" w:rsidRPr="00754B67" w:rsidRDefault="00754B67">
          <w:pPr>
            <w:pStyle w:val="csl-entry"/>
            <w:divId w:val="1672171711"/>
            <w:rPr>
              <w:color w:val="000000"/>
            </w:rPr>
          </w:pPr>
          <w:r w:rsidRPr="00754B67">
            <w:rPr>
              <w:color w:val="000000"/>
            </w:rPr>
            <w:t xml:space="preserve">9. Saxena K, Jolly MK, Balamurugan K. Hypoxia, partial EMT and collective migration: Emerging culprits in metastasis. </w:t>
          </w:r>
          <w:proofErr w:type="spellStart"/>
          <w:r w:rsidRPr="00754B67">
            <w:rPr>
              <w:color w:val="000000"/>
            </w:rPr>
            <w:t>Transl</w:t>
          </w:r>
          <w:proofErr w:type="spellEnd"/>
          <w:r w:rsidRPr="00754B67">
            <w:rPr>
              <w:color w:val="000000"/>
            </w:rPr>
            <w:t xml:space="preserve"> Oncol. 2020;13(11):100845.</w:t>
          </w:r>
        </w:p>
        <w:p w14:paraId="1D6DB1AA" w14:textId="77777777" w:rsidR="00754B67" w:rsidRPr="00754B67" w:rsidRDefault="00754B67">
          <w:pPr>
            <w:pStyle w:val="csl-entry"/>
            <w:divId w:val="1672171711"/>
            <w:rPr>
              <w:color w:val="000000"/>
            </w:rPr>
          </w:pPr>
          <w:r w:rsidRPr="00754B67">
            <w:rPr>
              <w:color w:val="000000"/>
            </w:rPr>
            <w:t xml:space="preserve">10. Bakir B, </w:t>
          </w:r>
          <w:proofErr w:type="spellStart"/>
          <w:r w:rsidRPr="00754B67">
            <w:rPr>
              <w:color w:val="000000"/>
            </w:rPr>
            <w:t>Chiarella</w:t>
          </w:r>
          <w:proofErr w:type="spellEnd"/>
          <w:r w:rsidRPr="00754B67">
            <w:rPr>
              <w:color w:val="000000"/>
            </w:rPr>
            <w:t xml:space="preserve"> AM, </w:t>
          </w:r>
          <w:proofErr w:type="spellStart"/>
          <w:r w:rsidRPr="00754B67">
            <w:rPr>
              <w:color w:val="000000"/>
            </w:rPr>
            <w:t>Pitarresi</w:t>
          </w:r>
          <w:proofErr w:type="spellEnd"/>
          <w:r w:rsidRPr="00754B67">
            <w:rPr>
              <w:color w:val="000000"/>
            </w:rPr>
            <w:t xml:space="preserve"> JR, </w:t>
          </w:r>
          <w:proofErr w:type="spellStart"/>
          <w:r w:rsidRPr="00754B67">
            <w:rPr>
              <w:color w:val="000000"/>
            </w:rPr>
            <w:t>Rustgi</w:t>
          </w:r>
          <w:proofErr w:type="spellEnd"/>
          <w:r w:rsidRPr="00754B67">
            <w:rPr>
              <w:color w:val="000000"/>
            </w:rPr>
            <w:t xml:space="preserve"> AK. EMT, MET, Plasticity, and Tumor Metastasis. Trends Cell Biol. 2020;30(10):764–76.</w:t>
          </w:r>
        </w:p>
        <w:p w14:paraId="14457E95" w14:textId="77777777" w:rsidR="00754B67" w:rsidRPr="00754B67" w:rsidRDefault="00754B67">
          <w:pPr>
            <w:pStyle w:val="csl-entry"/>
            <w:divId w:val="1672171711"/>
            <w:rPr>
              <w:color w:val="000000"/>
            </w:rPr>
          </w:pPr>
          <w:r w:rsidRPr="00754B67">
            <w:rPr>
              <w:color w:val="000000"/>
            </w:rPr>
            <w:t xml:space="preserve">11. </w:t>
          </w:r>
          <w:proofErr w:type="spellStart"/>
          <w:r w:rsidRPr="00754B67">
            <w:rPr>
              <w:color w:val="000000"/>
            </w:rPr>
            <w:t>Pastushenko</w:t>
          </w:r>
          <w:proofErr w:type="spellEnd"/>
          <w:r w:rsidRPr="00754B67">
            <w:rPr>
              <w:color w:val="000000"/>
            </w:rPr>
            <w:t xml:space="preserve"> I, </w:t>
          </w:r>
          <w:proofErr w:type="spellStart"/>
          <w:r w:rsidRPr="00754B67">
            <w:rPr>
              <w:color w:val="000000"/>
            </w:rPr>
            <w:t>Blanpain</w:t>
          </w:r>
          <w:proofErr w:type="spellEnd"/>
          <w:r w:rsidRPr="00754B67">
            <w:rPr>
              <w:color w:val="000000"/>
            </w:rPr>
            <w:t xml:space="preserve"> C. EMT Transition States during Tumor Progression and Metastasis. Trends Cell Biol. 2018;29(3):212–26.</w:t>
          </w:r>
        </w:p>
        <w:p w14:paraId="4915D9F8" w14:textId="77777777" w:rsidR="00754B67" w:rsidRPr="00754B67" w:rsidRDefault="00754B67">
          <w:pPr>
            <w:pStyle w:val="csl-entry"/>
            <w:divId w:val="1672171711"/>
            <w:rPr>
              <w:color w:val="000000"/>
            </w:rPr>
          </w:pPr>
          <w:r w:rsidRPr="00754B67">
            <w:rPr>
              <w:color w:val="000000"/>
            </w:rPr>
            <w:t xml:space="preserve">12. </w:t>
          </w:r>
          <w:proofErr w:type="spellStart"/>
          <w:r w:rsidRPr="00754B67">
            <w:rPr>
              <w:color w:val="000000"/>
            </w:rPr>
            <w:t>Fustaino</w:t>
          </w:r>
          <w:proofErr w:type="spellEnd"/>
          <w:r w:rsidRPr="00754B67">
            <w:rPr>
              <w:color w:val="000000"/>
            </w:rPr>
            <w:t xml:space="preserve"> V, </w:t>
          </w:r>
          <w:proofErr w:type="spellStart"/>
          <w:r w:rsidRPr="00754B67">
            <w:rPr>
              <w:color w:val="000000"/>
            </w:rPr>
            <w:t>Presutti</w:t>
          </w:r>
          <w:proofErr w:type="spellEnd"/>
          <w:r w:rsidRPr="00754B67">
            <w:rPr>
              <w:color w:val="000000"/>
            </w:rPr>
            <w:t xml:space="preserve"> D, Colombo T, </w:t>
          </w:r>
          <w:proofErr w:type="spellStart"/>
          <w:r w:rsidRPr="00754B67">
            <w:rPr>
              <w:color w:val="000000"/>
            </w:rPr>
            <w:t>Cardinali</w:t>
          </w:r>
          <w:proofErr w:type="spellEnd"/>
          <w:r w:rsidRPr="00754B67">
            <w:rPr>
              <w:color w:val="000000"/>
            </w:rPr>
            <w:t xml:space="preserve"> B, </w:t>
          </w:r>
          <w:proofErr w:type="spellStart"/>
          <w:r w:rsidRPr="00754B67">
            <w:rPr>
              <w:color w:val="000000"/>
            </w:rPr>
            <w:t>Papoff</w:t>
          </w:r>
          <w:proofErr w:type="spellEnd"/>
          <w:r w:rsidRPr="00754B67">
            <w:rPr>
              <w:color w:val="000000"/>
            </w:rPr>
            <w:t xml:space="preserve"> G, Brandi R, et al. Characterization of epithelial-mesenchymal transition intermediate/hybrid phenotypes associated to resistance to EGFR inhibitors in non-small cell lung cancer cell lines. </w:t>
          </w:r>
          <w:proofErr w:type="spellStart"/>
          <w:r w:rsidRPr="00754B67">
            <w:rPr>
              <w:color w:val="000000"/>
            </w:rPr>
            <w:t>Oncotarget</w:t>
          </w:r>
          <w:proofErr w:type="spellEnd"/>
          <w:r w:rsidRPr="00754B67">
            <w:rPr>
              <w:color w:val="000000"/>
            </w:rPr>
            <w:t>. 2017;8(61):103340–63.</w:t>
          </w:r>
        </w:p>
        <w:p w14:paraId="6657CFA4" w14:textId="77777777" w:rsidR="00754B67" w:rsidRPr="00754B67" w:rsidRDefault="00754B67">
          <w:pPr>
            <w:pStyle w:val="csl-entry"/>
            <w:divId w:val="1672171711"/>
            <w:rPr>
              <w:color w:val="000000"/>
            </w:rPr>
          </w:pPr>
          <w:r w:rsidRPr="00754B67">
            <w:rPr>
              <w:color w:val="000000"/>
            </w:rPr>
            <w:t xml:space="preserve">13. George JT, Jolly MK, Xu J, </w:t>
          </w:r>
          <w:proofErr w:type="spellStart"/>
          <w:r w:rsidRPr="00754B67">
            <w:rPr>
              <w:color w:val="000000"/>
            </w:rPr>
            <w:t>Somarelli</w:t>
          </w:r>
          <w:proofErr w:type="spellEnd"/>
          <w:r w:rsidRPr="00754B67">
            <w:rPr>
              <w:color w:val="000000"/>
            </w:rPr>
            <w:t xml:space="preserve"> J, Levine H. Survival outcomes in cancer patients predicted by a partial EMT gene expression scoring metric. Cancer Res. 2017;77(22):canres.3521.2016.</w:t>
          </w:r>
        </w:p>
        <w:p w14:paraId="51C5AA88" w14:textId="77777777" w:rsidR="00754B67" w:rsidRPr="00754B67" w:rsidRDefault="00754B67">
          <w:pPr>
            <w:pStyle w:val="csl-entry"/>
            <w:divId w:val="1672171711"/>
            <w:rPr>
              <w:color w:val="000000"/>
            </w:rPr>
          </w:pPr>
          <w:r w:rsidRPr="00754B67">
            <w:rPr>
              <w:color w:val="000000"/>
            </w:rPr>
            <w:t xml:space="preserve">14. Jolly MK, Tripathi SC, Jia D, Mooney SM, </w:t>
          </w:r>
          <w:proofErr w:type="spellStart"/>
          <w:r w:rsidRPr="00754B67">
            <w:rPr>
              <w:color w:val="000000"/>
            </w:rPr>
            <w:t>Celiktas</w:t>
          </w:r>
          <w:proofErr w:type="spellEnd"/>
          <w:r w:rsidRPr="00754B67">
            <w:rPr>
              <w:color w:val="000000"/>
            </w:rPr>
            <w:t xml:space="preserve"> M, </w:t>
          </w:r>
          <w:proofErr w:type="spellStart"/>
          <w:r w:rsidRPr="00754B67">
            <w:rPr>
              <w:color w:val="000000"/>
            </w:rPr>
            <w:t>Hanash</w:t>
          </w:r>
          <w:proofErr w:type="spellEnd"/>
          <w:r w:rsidRPr="00754B67">
            <w:rPr>
              <w:color w:val="000000"/>
            </w:rPr>
            <w:t xml:space="preserve"> SM, et al. Stability of the hybrid epithelial/mesenchymal phenotype. </w:t>
          </w:r>
          <w:proofErr w:type="spellStart"/>
          <w:r w:rsidRPr="00754B67">
            <w:rPr>
              <w:color w:val="000000"/>
            </w:rPr>
            <w:t>Oncotarget</w:t>
          </w:r>
          <w:proofErr w:type="spellEnd"/>
          <w:r w:rsidRPr="00754B67">
            <w:rPr>
              <w:color w:val="000000"/>
            </w:rPr>
            <w:t>. 2016;7(19):27067–84.</w:t>
          </w:r>
        </w:p>
        <w:p w14:paraId="272C0916" w14:textId="77777777" w:rsidR="00754B67" w:rsidRPr="00754B67" w:rsidRDefault="00754B67">
          <w:pPr>
            <w:pStyle w:val="csl-entry"/>
            <w:divId w:val="1672171711"/>
            <w:rPr>
              <w:color w:val="000000"/>
            </w:rPr>
          </w:pPr>
          <w:r w:rsidRPr="00754B67">
            <w:rPr>
              <w:color w:val="000000"/>
            </w:rPr>
            <w:t xml:space="preserve">15. </w:t>
          </w:r>
          <w:proofErr w:type="spellStart"/>
          <w:r w:rsidRPr="00754B67">
            <w:rPr>
              <w:color w:val="000000"/>
            </w:rPr>
            <w:t>Pastushenko</w:t>
          </w:r>
          <w:proofErr w:type="spellEnd"/>
          <w:r w:rsidRPr="00754B67">
            <w:rPr>
              <w:color w:val="000000"/>
            </w:rPr>
            <w:t xml:space="preserve"> I, </w:t>
          </w:r>
          <w:proofErr w:type="spellStart"/>
          <w:r w:rsidRPr="00754B67">
            <w:rPr>
              <w:color w:val="000000"/>
            </w:rPr>
            <w:t>Brisebarre</w:t>
          </w:r>
          <w:proofErr w:type="spellEnd"/>
          <w:r w:rsidRPr="00754B67">
            <w:rPr>
              <w:color w:val="000000"/>
            </w:rPr>
            <w:t xml:space="preserve"> A, </w:t>
          </w:r>
          <w:proofErr w:type="spellStart"/>
          <w:r w:rsidRPr="00754B67">
            <w:rPr>
              <w:color w:val="000000"/>
            </w:rPr>
            <w:t>Sifrim</w:t>
          </w:r>
          <w:proofErr w:type="spellEnd"/>
          <w:r w:rsidRPr="00754B67">
            <w:rPr>
              <w:color w:val="000000"/>
            </w:rPr>
            <w:t xml:space="preserve"> A, Fioramonti M, </w:t>
          </w:r>
          <w:proofErr w:type="spellStart"/>
          <w:r w:rsidRPr="00754B67">
            <w:rPr>
              <w:color w:val="000000"/>
            </w:rPr>
            <w:t>Revenco</w:t>
          </w:r>
          <w:proofErr w:type="spellEnd"/>
          <w:r w:rsidRPr="00754B67">
            <w:rPr>
              <w:color w:val="000000"/>
            </w:rPr>
            <w:t xml:space="preserve"> T, </w:t>
          </w:r>
          <w:proofErr w:type="spellStart"/>
          <w:r w:rsidRPr="00754B67">
            <w:rPr>
              <w:color w:val="000000"/>
            </w:rPr>
            <w:t>Boumahdi</w:t>
          </w:r>
          <w:proofErr w:type="spellEnd"/>
          <w:r w:rsidRPr="00754B67">
            <w:rPr>
              <w:color w:val="000000"/>
            </w:rPr>
            <w:t xml:space="preserve"> S, et al. Identification of the </w:t>
          </w:r>
          <w:proofErr w:type="spellStart"/>
          <w:r w:rsidRPr="00754B67">
            <w:rPr>
              <w:color w:val="000000"/>
            </w:rPr>
            <w:t>tumour</w:t>
          </w:r>
          <w:proofErr w:type="spellEnd"/>
          <w:r w:rsidRPr="00754B67">
            <w:rPr>
              <w:color w:val="000000"/>
            </w:rPr>
            <w:t xml:space="preserve"> transition states occurring during EMT. Nature. 2018;556(7702):463–8.</w:t>
          </w:r>
        </w:p>
        <w:p w14:paraId="5F655720" w14:textId="77777777" w:rsidR="00754B67" w:rsidRPr="00754B67" w:rsidRDefault="00754B67">
          <w:pPr>
            <w:pStyle w:val="csl-entry"/>
            <w:divId w:val="1672171711"/>
            <w:rPr>
              <w:color w:val="000000"/>
            </w:rPr>
          </w:pPr>
          <w:r w:rsidRPr="00754B67">
            <w:rPr>
              <w:color w:val="000000"/>
            </w:rPr>
            <w:t xml:space="preserve">16. </w:t>
          </w:r>
          <w:proofErr w:type="spellStart"/>
          <w:r w:rsidRPr="00754B67">
            <w:rPr>
              <w:color w:val="000000"/>
            </w:rPr>
            <w:t>Simeonov</w:t>
          </w:r>
          <w:proofErr w:type="spellEnd"/>
          <w:r w:rsidRPr="00754B67">
            <w:rPr>
              <w:color w:val="000000"/>
            </w:rPr>
            <w:t xml:space="preserve"> KP, </w:t>
          </w:r>
          <w:proofErr w:type="spellStart"/>
          <w:r w:rsidRPr="00754B67">
            <w:rPr>
              <w:color w:val="000000"/>
            </w:rPr>
            <w:t>Byrns</w:t>
          </w:r>
          <w:proofErr w:type="spellEnd"/>
          <w:r w:rsidRPr="00754B67">
            <w:rPr>
              <w:color w:val="000000"/>
            </w:rPr>
            <w:t xml:space="preserve"> CN, Clark ML, </w:t>
          </w:r>
          <w:proofErr w:type="spellStart"/>
          <w:r w:rsidRPr="00754B67">
            <w:rPr>
              <w:color w:val="000000"/>
            </w:rPr>
            <w:t>Norgard</w:t>
          </w:r>
          <w:proofErr w:type="spellEnd"/>
          <w:r w:rsidRPr="00754B67">
            <w:rPr>
              <w:color w:val="000000"/>
            </w:rPr>
            <w:t xml:space="preserve"> RJ, Martin B, Stanger BZ, et al. Single-cell lineage tracing of metastatic cancer reveals selection of hybrid EMT states. Cancer Cell. 2021;39(8):1150-1162.e9.</w:t>
          </w:r>
        </w:p>
        <w:p w14:paraId="4DCC4110" w14:textId="77777777" w:rsidR="00754B67" w:rsidRPr="00754B67" w:rsidRDefault="00754B67">
          <w:pPr>
            <w:pStyle w:val="csl-entry"/>
            <w:divId w:val="1672171711"/>
            <w:rPr>
              <w:color w:val="000000"/>
            </w:rPr>
          </w:pPr>
          <w:r w:rsidRPr="00754B67">
            <w:rPr>
              <w:color w:val="000000"/>
            </w:rPr>
            <w:t xml:space="preserve">17. Dey P, Kimmelman AC, DePinho RA. Metabolic </w:t>
          </w:r>
          <w:proofErr w:type="spellStart"/>
          <w:r w:rsidRPr="00754B67">
            <w:rPr>
              <w:color w:val="000000"/>
            </w:rPr>
            <w:t>Codependencies</w:t>
          </w:r>
          <w:proofErr w:type="spellEnd"/>
          <w:r w:rsidRPr="00754B67">
            <w:rPr>
              <w:color w:val="000000"/>
            </w:rPr>
            <w:t xml:space="preserve"> in the Tumor Microenvironment. Cancer </w:t>
          </w:r>
          <w:proofErr w:type="spellStart"/>
          <w:r w:rsidRPr="00754B67">
            <w:rPr>
              <w:color w:val="000000"/>
            </w:rPr>
            <w:t>Discov</w:t>
          </w:r>
          <w:proofErr w:type="spellEnd"/>
          <w:r w:rsidRPr="00754B67">
            <w:rPr>
              <w:color w:val="000000"/>
            </w:rPr>
            <w:t>. 2021;candisc.1211.2020.</w:t>
          </w:r>
        </w:p>
        <w:p w14:paraId="2FE8E5DE" w14:textId="77777777" w:rsidR="00754B67" w:rsidRPr="00754B67" w:rsidRDefault="00754B67">
          <w:pPr>
            <w:pStyle w:val="csl-entry"/>
            <w:divId w:val="1672171711"/>
            <w:rPr>
              <w:color w:val="000000"/>
            </w:rPr>
          </w:pPr>
          <w:r w:rsidRPr="00754B67">
            <w:rPr>
              <w:color w:val="000000"/>
            </w:rPr>
            <w:t xml:space="preserve">18. Warburg O, Wind F, </w:t>
          </w:r>
          <w:proofErr w:type="spellStart"/>
          <w:r w:rsidRPr="00754B67">
            <w:rPr>
              <w:color w:val="000000"/>
            </w:rPr>
            <w:t>Negelein</w:t>
          </w:r>
          <w:proofErr w:type="spellEnd"/>
          <w:r w:rsidRPr="00754B67">
            <w:rPr>
              <w:color w:val="000000"/>
            </w:rPr>
            <w:t xml:space="preserve"> E. THE METABOLISM OF TUMORS IN THE BODY. J Gen Physiol. 1927;8(6):519–30.</w:t>
          </w:r>
        </w:p>
        <w:p w14:paraId="14C75470" w14:textId="77777777" w:rsidR="00754B67" w:rsidRPr="00754B67" w:rsidRDefault="00754B67">
          <w:pPr>
            <w:pStyle w:val="csl-entry"/>
            <w:divId w:val="1672171711"/>
            <w:rPr>
              <w:color w:val="000000"/>
            </w:rPr>
          </w:pPr>
          <w:r w:rsidRPr="00754B67">
            <w:rPr>
              <w:color w:val="000000"/>
            </w:rPr>
            <w:t xml:space="preserve">19. </w:t>
          </w:r>
          <w:proofErr w:type="spellStart"/>
          <w:r w:rsidRPr="00754B67">
            <w:rPr>
              <w:color w:val="000000"/>
            </w:rPr>
            <w:t>Liberti</w:t>
          </w:r>
          <w:proofErr w:type="spellEnd"/>
          <w:r w:rsidRPr="00754B67">
            <w:rPr>
              <w:color w:val="000000"/>
            </w:rPr>
            <w:t xml:space="preserve"> MV, </w:t>
          </w:r>
          <w:proofErr w:type="spellStart"/>
          <w:r w:rsidRPr="00754B67">
            <w:rPr>
              <w:color w:val="000000"/>
            </w:rPr>
            <w:t>Locasale</w:t>
          </w:r>
          <w:proofErr w:type="spellEnd"/>
          <w:r w:rsidRPr="00754B67">
            <w:rPr>
              <w:color w:val="000000"/>
            </w:rPr>
            <w:t xml:space="preserve"> JW. The Warburg Effect: How Does it Benefit Cancer Cells? Trends </w:t>
          </w:r>
          <w:proofErr w:type="spellStart"/>
          <w:r w:rsidRPr="00754B67">
            <w:rPr>
              <w:color w:val="000000"/>
            </w:rPr>
            <w:t>Biochem</w:t>
          </w:r>
          <w:proofErr w:type="spellEnd"/>
          <w:r w:rsidRPr="00754B67">
            <w:rPr>
              <w:color w:val="000000"/>
            </w:rPr>
            <w:t xml:space="preserve"> Sci. 2016;41(3):211–8.</w:t>
          </w:r>
        </w:p>
        <w:p w14:paraId="3DFEF78C" w14:textId="77777777" w:rsidR="00754B67" w:rsidRPr="00754B67" w:rsidRDefault="00754B67">
          <w:pPr>
            <w:pStyle w:val="csl-entry"/>
            <w:divId w:val="1672171711"/>
            <w:rPr>
              <w:color w:val="000000"/>
            </w:rPr>
          </w:pPr>
          <w:r w:rsidRPr="00754B67">
            <w:rPr>
              <w:color w:val="000000"/>
            </w:rPr>
            <w:t xml:space="preserve">20. Ohshima K, </w:t>
          </w:r>
          <w:proofErr w:type="spellStart"/>
          <w:r w:rsidRPr="00754B67">
            <w:rPr>
              <w:color w:val="000000"/>
            </w:rPr>
            <w:t>Morii</w:t>
          </w:r>
          <w:proofErr w:type="spellEnd"/>
          <w:r w:rsidRPr="00754B67">
            <w:rPr>
              <w:color w:val="000000"/>
            </w:rPr>
            <w:t xml:space="preserve"> E. Metabolic Reprogramming of Cancer Cells during Tumor Progression and Metastasis. Metabolites. 2021;11(1):28.</w:t>
          </w:r>
        </w:p>
        <w:p w14:paraId="796B8BCD" w14:textId="77777777" w:rsidR="00754B67" w:rsidRPr="00754B67" w:rsidRDefault="00754B67">
          <w:pPr>
            <w:pStyle w:val="csl-entry"/>
            <w:divId w:val="1672171711"/>
            <w:rPr>
              <w:color w:val="000000"/>
            </w:rPr>
          </w:pPr>
          <w:r w:rsidRPr="00754B67">
            <w:rPr>
              <w:color w:val="000000"/>
            </w:rPr>
            <w:t xml:space="preserve">21. Carvalho TMA, Cardoso HJ, </w:t>
          </w:r>
          <w:proofErr w:type="spellStart"/>
          <w:r w:rsidRPr="00754B67">
            <w:rPr>
              <w:color w:val="000000"/>
            </w:rPr>
            <w:t>Figueira</w:t>
          </w:r>
          <w:proofErr w:type="spellEnd"/>
          <w:r w:rsidRPr="00754B67">
            <w:rPr>
              <w:color w:val="000000"/>
            </w:rPr>
            <w:t xml:space="preserve"> MI, </w:t>
          </w:r>
          <w:proofErr w:type="spellStart"/>
          <w:r w:rsidRPr="00754B67">
            <w:rPr>
              <w:color w:val="000000"/>
            </w:rPr>
            <w:t>Vaz</w:t>
          </w:r>
          <w:proofErr w:type="spellEnd"/>
          <w:r w:rsidRPr="00754B67">
            <w:rPr>
              <w:color w:val="000000"/>
            </w:rPr>
            <w:t xml:space="preserve"> CV, Socorro S. The peculiarities of cancer cell metabolism: A route to </w:t>
          </w:r>
          <w:proofErr w:type="spellStart"/>
          <w:r w:rsidRPr="00754B67">
            <w:rPr>
              <w:color w:val="000000"/>
            </w:rPr>
            <w:t>metastasization</w:t>
          </w:r>
          <w:proofErr w:type="spellEnd"/>
          <w:r w:rsidRPr="00754B67">
            <w:rPr>
              <w:color w:val="000000"/>
            </w:rPr>
            <w:t xml:space="preserve"> and a target for therapy. </w:t>
          </w:r>
          <w:proofErr w:type="spellStart"/>
          <w:r w:rsidRPr="00754B67">
            <w:rPr>
              <w:color w:val="000000"/>
            </w:rPr>
            <w:t>Eur</w:t>
          </w:r>
          <w:proofErr w:type="spellEnd"/>
          <w:r w:rsidRPr="00754B67">
            <w:rPr>
              <w:color w:val="000000"/>
            </w:rPr>
            <w:t xml:space="preserve"> J Med Chem. 2019;171:343–63.</w:t>
          </w:r>
        </w:p>
        <w:p w14:paraId="2DDF1E6D" w14:textId="77777777" w:rsidR="00754B67" w:rsidRPr="00754B67" w:rsidRDefault="00754B67">
          <w:pPr>
            <w:pStyle w:val="csl-entry"/>
            <w:divId w:val="1672171711"/>
            <w:rPr>
              <w:color w:val="000000"/>
            </w:rPr>
          </w:pPr>
          <w:r w:rsidRPr="00754B67">
            <w:rPr>
              <w:color w:val="000000"/>
            </w:rPr>
            <w:t xml:space="preserve">22. Nagao A, Kobayashi M, </w:t>
          </w:r>
          <w:proofErr w:type="spellStart"/>
          <w:r w:rsidRPr="00754B67">
            <w:rPr>
              <w:color w:val="000000"/>
            </w:rPr>
            <w:t>Koyasu</w:t>
          </w:r>
          <w:proofErr w:type="spellEnd"/>
          <w:r w:rsidRPr="00754B67">
            <w:rPr>
              <w:color w:val="000000"/>
            </w:rPr>
            <w:t xml:space="preserve"> S, Chow CCT, Harada H. HIF-1-Dependent Reprogramming of Glucose Metabolic Pathway of Cancer Cells and Its Therapeutic Significance. Int J Mol Sci. 2019;20(2):238.</w:t>
          </w:r>
        </w:p>
        <w:p w14:paraId="639F0540" w14:textId="77777777" w:rsidR="00754B67" w:rsidRPr="00754B67" w:rsidRDefault="00754B67">
          <w:pPr>
            <w:pStyle w:val="csl-entry"/>
            <w:divId w:val="1672171711"/>
            <w:rPr>
              <w:color w:val="000000"/>
            </w:rPr>
          </w:pPr>
          <w:r w:rsidRPr="00754B67">
            <w:rPr>
              <w:color w:val="000000"/>
            </w:rPr>
            <w:t>23. Cheng Y, Lu Y, Zhang D, Lian S, Liang H, Ye Y, et al. Metastatic cancer cells compensate for low energy supplies in hostile microenvironments with bioenergetic adaptation and metabolic reprogramming. Int J Oncol. 2018;53(6):2590–604.</w:t>
          </w:r>
        </w:p>
        <w:p w14:paraId="6699574B" w14:textId="77777777" w:rsidR="00754B67" w:rsidRPr="00754B67" w:rsidRDefault="00754B67">
          <w:pPr>
            <w:pStyle w:val="csl-entry"/>
            <w:divId w:val="1672171711"/>
            <w:rPr>
              <w:color w:val="000000"/>
            </w:rPr>
          </w:pPr>
          <w:r w:rsidRPr="00754B67">
            <w:rPr>
              <w:color w:val="000000"/>
            </w:rPr>
            <w:t xml:space="preserve">24. Jia D, Park JH, Jung KH, Levine H, </w:t>
          </w:r>
          <w:proofErr w:type="spellStart"/>
          <w:r w:rsidRPr="00754B67">
            <w:rPr>
              <w:color w:val="000000"/>
            </w:rPr>
            <w:t>Kaipparettu</w:t>
          </w:r>
          <w:proofErr w:type="spellEnd"/>
          <w:r w:rsidRPr="00754B67">
            <w:rPr>
              <w:color w:val="000000"/>
            </w:rPr>
            <w:t xml:space="preserve"> BA. Elucidating the Metabolic Plasticity of Cancer: Mitochondrial Reprogramming and Hybrid Metabolic States. Cells. 2018;7(3):21.</w:t>
          </w:r>
        </w:p>
        <w:p w14:paraId="23B6B96E" w14:textId="77777777" w:rsidR="00754B67" w:rsidRPr="00754B67" w:rsidRDefault="00754B67">
          <w:pPr>
            <w:pStyle w:val="csl-entry"/>
            <w:divId w:val="1672171711"/>
            <w:rPr>
              <w:color w:val="000000"/>
            </w:rPr>
          </w:pPr>
          <w:r w:rsidRPr="00754B67">
            <w:rPr>
              <w:color w:val="000000"/>
            </w:rPr>
            <w:t>25. Yu L, Lu M, Jia D, Ma J, Ben-Jacob E, Levine H, et al. Modeling the Genetic Regulation of Cancer Metabolism: Interplay between Glycolysis and Oxidative Phosphorylation. Cancer Res. 2017;77(7):1564–74.</w:t>
          </w:r>
        </w:p>
        <w:p w14:paraId="33F47AFE" w14:textId="77777777" w:rsidR="00754B67" w:rsidRPr="00754B67" w:rsidRDefault="00754B67">
          <w:pPr>
            <w:pStyle w:val="csl-entry"/>
            <w:divId w:val="1672171711"/>
            <w:rPr>
              <w:color w:val="000000"/>
            </w:rPr>
          </w:pPr>
          <w:r w:rsidRPr="00754B67">
            <w:rPr>
              <w:color w:val="000000"/>
            </w:rPr>
            <w:t xml:space="preserve">26. Sancho P, Burgos-Ramos E, Tavera A, </w:t>
          </w:r>
          <w:proofErr w:type="spellStart"/>
          <w:r w:rsidRPr="00754B67">
            <w:rPr>
              <w:color w:val="000000"/>
            </w:rPr>
            <w:t>Bou</w:t>
          </w:r>
          <w:proofErr w:type="spellEnd"/>
          <w:r w:rsidRPr="00754B67">
            <w:rPr>
              <w:color w:val="000000"/>
            </w:rPr>
            <w:t> </w:t>
          </w:r>
          <w:proofErr w:type="spellStart"/>
          <w:r w:rsidRPr="00754B67">
            <w:rPr>
              <w:color w:val="000000"/>
            </w:rPr>
            <w:t>Kheir</w:t>
          </w:r>
          <w:proofErr w:type="spellEnd"/>
          <w:r w:rsidRPr="00754B67">
            <w:rPr>
              <w:color w:val="000000"/>
            </w:rPr>
            <w:t xml:space="preserve"> T, </w:t>
          </w:r>
          <w:proofErr w:type="spellStart"/>
          <w:r w:rsidRPr="00754B67">
            <w:rPr>
              <w:color w:val="000000"/>
            </w:rPr>
            <w:t>Jagust</w:t>
          </w:r>
          <w:proofErr w:type="spellEnd"/>
          <w:r w:rsidRPr="00754B67">
            <w:rPr>
              <w:color w:val="000000"/>
            </w:rPr>
            <w:t xml:space="preserve"> P, </w:t>
          </w:r>
          <w:proofErr w:type="spellStart"/>
          <w:r w:rsidRPr="00754B67">
            <w:rPr>
              <w:color w:val="000000"/>
            </w:rPr>
            <w:t>Schoenhals</w:t>
          </w:r>
          <w:proofErr w:type="spellEnd"/>
          <w:r w:rsidRPr="00754B67">
            <w:rPr>
              <w:color w:val="000000"/>
            </w:rPr>
            <w:t xml:space="preserve"> M, et al. MYC/PGC-1α Balance Determines the Metabolic Phenotype and Plasticity of Pancreatic Cancer Stem Cells. Cell </w:t>
          </w:r>
          <w:proofErr w:type="spellStart"/>
          <w:r w:rsidRPr="00754B67">
            <w:rPr>
              <w:color w:val="000000"/>
            </w:rPr>
            <w:t>Metab</w:t>
          </w:r>
          <w:proofErr w:type="spellEnd"/>
          <w:r w:rsidRPr="00754B67">
            <w:rPr>
              <w:color w:val="000000"/>
            </w:rPr>
            <w:t>. 2015;22(4):590–605.</w:t>
          </w:r>
        </w:p>
        <w:p w14:paraId="451F276F" w14:textId="77777777" w:rsidR="00754B67" w:rsidRPr="00754B67" w:rsidRDefault="00754B67">
          <w:pPr>
            <w:pStyle w:val="csl-entry"/>
            <w:divId w:val="1672171711"/>
            <w:rPr>
              <w:color w:val="000000"/>
            </w:rPr>
          </w:pPr>
          <w:r w:rsidRPr="00754B67">
            <w:rPr>
              <w:color w:val="000000"/>
            </w:rPr>
            <w:t xml:space="preserve">27. Jia D, </w:t>
          </w:r>
          <w:proofErr w:type="spellStart"/>
          <w:r w:rsidRPr="00754B67">
            <w:rPr>
              <w:color w:val="000000"/>
            </w:rPr>
            <w:t>Paudel</w:t>
          </w:r>
          <w:proofErr w:type="spellEnd"/>
          <w:r w:rsidRPr="00754B67">
            <w:rPr>
              <w:color w:val="000000"/>
            </w:rPr>
            <w:t xml:space="preserve"> BB, Hayford CE, Hardeman KN, Levine H, </w:t>
          </w:r>
          <w:proofErr w:type="spellStart"/>
          <w:r w:rsidRPr="00754B67">
            <w:rPr>
              <w:color w:val="000000"/>
            </w:rPr>
            <w:t>Onuchic</w:t>
          </w:r>
          <w:proofErr w:type="spellEnd"/>
          <w:r w:rsidRPr="00754B67">
            <w:rPr>
              <w:color w:val="000000"/>
            </w:rPr>
            <w:t xml:space="preserve"> JN, et al. Drug-Tolerant Idling Melanoma Cells Exhibit Theory-Predicted Metabolic Low-Low Phenotype. Frontiers Oncol. 2020;10:1426.</w:t>
          </w:r>
        </w:p>
        <w:p w14:paraId="573899E6" w14:textId="77777777" w:rsidR="00754B67" w:rsidRPr="00754B67" w:rsidRDefault="00754B67">
          <w:pPr>
            <w:pStyle w:val="csl-entry"/>
            <w:divId w:val="1672171711"/>
            <w:rPr>
              <w:color w:val="000000"/>
            </w:rPr>
          </w:pPr>
          <w:r w:rsidRPr="00754B67">
            <w:rPr>
              <w:color w:val="000000"/>
            </w:rPr>
            <w:t xml:space="preserve">28. </w:t>
          </w:r>
          <w:proofErr w:type="spellStart"/>
          <w:r w:rsidRPr="00754B67">
            <w:rPr>
              <w:color w:val="000000"/>
            </w:rPr>
            <w:t>LeBleu</w:t>
          </w:r>
          <w:proofErr w:type="spellEnd"/>
          <w:r w:rsidRPr="00754B67">
            <w:rPr>
              <w:color w:val="000000"/>
            </w:rPr>
            <w:t xml:space="preserve"> VS, O’Connell JT, Herrera KNG, </w:t>
          </w:r>
          <w:proofErr w:type="spellStart"/>
          <w:r w:rsidRPr="00754B67">
            <w:rPr>
              <w:color w:val="000000"/>
            </w:rPr>
            <w:t>Wikman</w:t>
          </w:r>
          <w:proofErr w:type="spellEnd"/>
          <w:r w:rsidRPr="00754B67">
            <w:rPr>
              <w:color w:val="000000"/>
            </w:rPr>
            <w:t xml:space="preserve"> H, </w:t>
          </w:r>
          <w:proofErr w:type="spellStart"/>
          <w:r w:rsidRPr="00754B67">
            <w:rPr>
              <w:color w:val="000000"/>
            </w:rPr>
            <w:t>Pantel</w:t>
          </w:r>
          <w:proofErr w:type="spellEnd"/>
          <w:r w:rsidRPr="00754B67">
            <w:rPr>
              <w:color w:val="000000"/>
            </w:rPr>
            <w:t xml:space="preserve"> K, </w:t>
          </w:r>
          <w:proofErr w:type="spellStart"/>
          <w:r w:rsidRPr="00754B67">
            <w:rPr>
              <w:color w:val="000000"/>
            </w:rPr>
            <w:t>Haigis</w:t>
          </w:r>
          <w:proofErr w:type="spellEnd"/>
          <w:r w:rsidRPr="00754B67">
            <w:rPr>
              <w:color w:val="000000"/>
            </w:rPr>
            <w:t xml:space="preserve"> MC, et al. PGC-1α mediates mitochondrial biogenesis and oxidative phosphorylation in cancer cells to promote metastasis. Nat Cell Biol. 2014;16(10):992–1003.</w:t>
          </w:r>
        </w:p>
        <w:p w14:paraId="3174FED2" w14:textId="77777777" w:rsidR="00754B67" w:rsidRPr="00754B67" w:rsidRDefault="00754B67">
          <w:pPr>
            <w:pStyle w:val="csl-entry"/>
            <w:divId w:val="1672171711"/>
            <w:rPr>
              <w:color w:val="000000"/>
            </w:rPr>
          </w:pPr>
          <w:r w:rsidRPr="00754B67">
            <w:rPr>
              <w:color w:val="000000"/>
            </w:rPr>
            <w:t xml:space="preserve">29. Dupuy F, </w:t>
          </w:r>
          <w:proofErr w:type="spellStart"/>
          <w:r w:rsidRPr="00754B67">
            <w:rPr>
              <w:color w:val="000000"/>
            </w:rPr>
            <w:t>Tabariès</w:t>
          </w:r>
          <w:proofErr w:type="spellEnd"/>
          <w:r w:rsidRPr="00754B67">
            <w:rPr>
              <w:color w:val="000000"/>
            </w:rPr>
            <w:t xml:space="preserve"> S, </w:t>
          </w:r>
          <w:proofErr w:type="spellStart"/>
          <w:r w:rsidRPr="00754B67">
            <w:rPr>
              <w:color w:val="000000"/>
            </w:rPr>
            <w:t>Andrzejewski</w:t>
          </w:r>
          <w:proofErr w:type="spellEnd"/>
          <w:r w:rsidRPr="00754B67">
            <w:rPr>
              <w:color w:val="000000"/>
            </w:rPr>
            <w:t xml:space="preserve"> S, Dong Z, </w:t>
          </w:r>
          <w:proofErr w:type="spellStart"/>
          <w:r w:rsidRPr="00754B67">
            <w:rPr>
              <w:color w:val="000000"/>
            </w:rPr>
            <w:t>Blagih</w:t>
          </w:r>
          <w:proofErr w:type="spellEnd"/>
          <w:r w:rsidRPr="00754B67">
            <w:rPr>
              <w:color w:val="000000"/>
            </w:rPr>
            <w:t xml:space="preserve"> J, </w:t>
          </w:r>
          <w:proofErr w:type="spellStart"/>
          <w:r w:rsidRPr="00754B67">
            <w:rPr>
              <w:color w:val="000000"/>
            </w:rPr>
            <w:t>Annis</w:t>
          </w:r>
          <w:proofErr w:type="spellEnd"/>
          <w:r w:rsidRPr="00754B67">
            <w:rPr>
              <w:color w:val="000000"/>
            </w:rPr>
            <w:t xml:space="preserve"> MG, et al. PDK1-Dependent Metabolic Reprogramming Dictates Metastatic Potential in Breast Cancer. Cell </w:t>
          </w:r>
          <w:proofErr w:type="spellStart"/>
          <w:r w:rsidRPr="00754B67">
            <w:rPr>
              <w:color w:val="000000"/>
            </w:rPr>
            <w:t>Metab</w:t>
          </w:r>
          <w:proofErr w:type="spellEnd"/>
          <w:r w:rsidRPr="00754B67">
            <w:rPr>
              <w:color w:val="000000"/>
            </w:rPr>
            <w:t>. 2015;22(4):577–89.</w:t>
          </w:r>
        </w:p>
        <w:p w14:paraId="70609833" w14:textId="77777777" w:rsidR="00754B67" w:rsidRPr="00754B67" w:rsidRDefault="00754B67">
          <w:pPr>
            <w:pStyle w:val="csl-entry"/>
            <w:divId w:val="1672171711"/>
            <w:rPr>
              <w:color w:val="000000"/>
            </w:rPr>
          </w:pPr>
          <w:r w:rsidRPr="00754B67">
            <w:rPr>
              <w:color w:val="000000"/>
            </w:rPr>
            <w:t>30. Jia D, Park JH, Kaur H, Jung KH, Yang S, Tripathi S, et al. Towards decoding the coupled decision-making of metabolism and epithelial-to-mesenchymal transition in cancer. Brit J Cancer. 2021;1–10.</w:t>
          </w:r>
        </w:p>
        <w:p w14:paraId="44BBDB88" w14:textId="77777777" w:rsidR="00754B67" w:rsidRPr="00754B67" w:rsidRDefault="00754B67">
          <w:pPr>
            <w:pStyle w:val="csl-entry"/>
            <w:divId w:val="1672171711"/>
            <w:rPr>
              <w:color w:val="000000"/>
            </w:rPr>
          </w:pPr>
          <w:r w:rsidRPr="00754B67">
            <w:rPr>
              <w:color w:val="000000"/>
            </w:rPr>
            <w:t xml:space="preserve">31. </w:t>
          </w:r>
          <w:proofErr w:type="spellStart"/>
          <w:r w:rsidRPr="00754B67">
            <w:rPr>
              <w:color w:val="000000"/>
            </w:rPr>
            <w:t>Georgakopoulos</w:t>
          </w:r>
          <w:proofErr w:type="spellEnd"/>
          <w:r w:rsidRPr="00754B67">
            <w:rPr>
              <w:color w:val="000000"/>
            </w:rPr>
            <w:t xml:space="preserve">-Soares I, </w:t>
          </w:r>
          <w:proofErr w:type="spellStart"/>
          <w:r w:rsidRPr="00754B67">
            <w:rPr>
              <w:color w:val="000000"/>
            </w:rPr>
            <w:t>Chartoumpekis</w:t>
          </w:r>
          <w:proofErr w:type="spellEnd"/>
          <w:r w:rsidRPr="00754B67">
            <w:rPr>
              <w:color w:val="000000"/>
            </w:rPr>
            <w:t xml:space="preserve"> DV, </w:t>
          </w:r>
          <w:proofErr w:type="spellStart"/>
          <w:r w:rsidRPr="00754B67">
            <w:rPr>
              <w:color w:val="000000"/>
            </w:rPr>
            <w:t>Kyriazopoulou</w:t>
          </w:r>
          <w:proofErr w:type="spellEnd"/>
          <w:r w:rsidRPr="00754B67">
            <w:rPr>
              <w:color w:val="000000"/>
            </w:rPr>
            <w:t xml:space="preserve"> V, </w:t>
          </w:r>
          <w:proofErr w:type="spellStart"/>
          <w:r w:rsidRPr="00754B67">
            <w:rPr>
              <w:color w:val="000000"/>
            </w:rPr>
            <w:t>Zaravinos</w:t>
          </w:r>
          <w:proofErr w:type="spellEnd"/>
          <w:r w:rsidRPr="00754B67">
            <w:rPr>
              <w:color w:val="000000"/>
            </w:rPr>
            <w:t xml:space="preserve"> A. EMT Factors and Metabolic Pathways in Cancer. Frontiers Oncol. 2020;10:499.</w:t>
          </w:r>
        </w:p>
        <w:p w14:paraId="75E1C5BF" w14:textId="77777777" w:rsidR="00754B67" w:rsidRPr="00754B67" w:rsidRDefault="00754B67">
          <w:pPr>
            <w:pStyle w:val="csl-entry"/>
            <w:divId w:val="1672171711"/>
            <w:rPr>
              <w:color w:val="000000"/>
            </w:rPr>
          </w:pPr>
          <w:r w:rsidRPr="00754B67">
            <w:rPr>
              <w:color w:val="000000"/>
            </w:rPr>
            <w:t xml:space="preserve">32. Fedele M, </w:t>
          </w:r>
          <w:proofErr w:type="spellStart"/>
          <w:r w:rsidRPr="00754B67">
            <w:rPr>
              <w:color w:val="000000"/>
            </w:rPr>
            <w:t>Sgarra</w:t>
          </w:r>
          <w:proofErr w:type="spellEnd"/>
          <w:r w:rsidRPr="00754B67">
            <w:rPr>
              <w:color w:val="000000"/>
            </w:rPr>
            <w:t xml:space="preserve"> R, Battista S, </w:t>
          </w:r>
          <w:proofErr w:type="spellStart"/>
          <w:r w:rsidRPr="00754B67">
            <w:rPr>
              <w:color w:val="000000"/>
            </w:rPr>
            <w:t>Cerchia</w:t>
          </w:r>
          <w:proofErr w:type="spellEnd"/>
          <w:r w:rsidRPr="00754B67">
            <w:rPr>
              <w:color w:val="000000"/>
            </w:rPr>
            <w:t xml:space="preserve"> L, </w:t>
          </w:r>
          <w:proofErr w:type="spellStart"/>
          <w:r w:rsidRPr="00754B67">
            <w:rPr>
              <w:color w:val="000000"/>
            </w:rPr>
            <w:t>Manfioletti</w:t>
          </w:r>
          <w:proofErr w:type="spellEnd"/>
          <w:r w:rsidRPr="00754B67">
            <w:rPr>
              <w:color w:val="000000"/>
            </w:rPr>
            <w:t xml:space="preserve"> G. The Epithelial–Mesenchymal Transition at the Crossroads between Metabolism and Tumor Progression. Int J Mol Sci. 2022;23(2):800.</w:t>
          </w:r>
        </w:p>
        <w:p w14:paraId="716C2C51" w14:textId="77777777" w:rsidR="00754B67" w:rsidRPr="00754B67" w:rsidRDefault="00754B67">
          <w:pPr>
            <w:pStyle w:val="csl-entry"/>
            <w:divId w:val="1672171711"/>
            <w:rPr>
              <w:color w:val="000000"/>
            </w:rPr>
          </w:pPr>
          <w:r w:rsidRPr="00754B67">
            <w:rPr>
              <w:color w:val="000000"/>
            </w:rPr>
            <w:t xml:space="preserve">33. Burger GA, </w:t>
          </w:r>
          <w:proofErr w:type="spellStart"/>
          <w:r w:rsidRPr="00754B67">
            <w:rPr>
              <w:color w:val="000000"/>
            </w:rPr>
            <w:t>Danen</w:t>
          </w:r>
          <w:proofErr w:type="spellEnd"/>
          <w:r w:rsidRPr="00754B67">
            <w:rPr>
              <w:color w:val="000000"/>
            </w:rPr>
            <w:t xml:space="preserve"> EHJ, Beltman JB. Deciphering Epithelial–Mesenchymal Transition Regulatory Networks in Cancer through Computational Approaches. Frontiers Oncol. 2017;7:162.</w:t>
          </w:r>
        </w:p>
        <w:p w14:paraId="5DED0A0C" w14:textId="77777777" w:rsidR="00754B67" w:rsidRPr="00754B67" w:rsidRDefault="00754B67">
          <w:pPr>
            <w:pStyle w:val="csl-entry"/>
            <w:divId w:val="1672171711"/>
            <w:rPr>
              <w:color w:val="000000"/>
            </w:rPr>
          </w:pPr>
          <w:r w:rsidRPr="00754B67">
            <w:rPr>
              <w:color w:val="000000"/>
            </w:rPr>
            <w:t xml:space="preserve">34. Hu Y, Xu W, Zeng H, He Z, Lu X, </w:t>
          </w:r>
          <w:proofErr w:type="spellStart"/>
          <w:r w:rsidRPr="00754B67">
            <w:rPr>
              <w:color w:val="000000"/>
            </w:rPr>
            <w:t>Zuo</w:t>
          </w:r>
          <w:proofErr w:type="spellEnd"/>
          <w:r w:rsidRPr="00754B67">
            <w:rPr>
              <w:color w:val="000000"/>
            </w:rPr>
            <w:t xml:space="preserve"> D, et al. OXPHOS-dependent metabolic reprogramming prompts metastatic potential of breast cancer cells under osteogenic differentiation. Brit J Cancer. 2020;123(11):1644–55.</w:t>
          </w:r>
        </w:p>
        <w:p w14:paraId="69A75A7B" w14:textId="77777777" w:rsidR="00754B67" w:rsidRPr="00754B67" w:rsidRDefault="00754B67">
          <w:pPr>
            <w:pStyle w:val="csl-entry"/>
            <w:divId w:val="1672171711"/>
            <w:rPr>
              <w:color w:val="000000"/>
            </w:rPr>
          </w:pPr>
          <w:r w:rsidRPr="00754B67">
            <w:rPr>
              <w:color w:val="000000"/>
            </w:rPr>
            <w:t>35. Sung JY, Cheong JH. Pan-Cancer Analysis Reveals Distinct Metabolic Reprogramming in Different Epithelial–Mesenchymal Transition Activity States. Cancers. 2021;13(8):1778.</w:t>
          </w:r>
        </w:p>
        <w:p w14:paraId="5446FEA5" w14:textId="77777777" w:rsidR="00754B67" w:rsidRPr="00754B67" w:rsidRDefault="00754B67">
          <w:pPr>
            <w:pStyle w:val="csl-entry"/>
            <w:divId w:val="1672171711"/>
            <w:rPr>
              <w:color w:val="000000"/>
            </w:rPr>
          </w:pPr>
          <w:r w:rsidRPr="00754B67">
            <w:rPr>
              <w:color w:val="000000"/>
            </w:rPr>
            <w:t xml:space="preserve">36. Choudhary KS, Rohatgi N, </w:t>
          </w:r>
          <w:proofErr w:type="spellStart"/>
          <w:r w:rsidRPr="00754B67">
            <w:rPr>
              <w:color w:val="000000"/>
            </w:rPr>
            <w:t>Halldorsson</w:t>
          </w:r>
          <w:proofErr w:type="spellEnd"/>
          <w:r w:rsidRPr="00754B67">
            <w:rPr>
              <w:color w:val="000000"/>
            </w:rPr>
            <w:t xml:space="preserve"> S, </w:t>
          </w:r>
          <w:proofErr w:type="spellStart"/>
          <w:r w:rsidRPr="00754B67">
            <w:rPr>
              <w:color w:val="000000"/>
            </w:rPr>
            <w:t>Briem</w:t>
          </w:r>
          <w:proofErr w:type="spellEnd"/>
          <w:r w:rsidRPr="00754B67">
            <w:rPr>
              <w:color w:val="000000"/>
            </w:rPr>
            <w:t xml:space="preserve"> E, Gudjonsson T, Gudmundsson S, et al. EGFR Signal-Network Reconstruction Demonstrates Metabolic Crosstalk in EMT. </w:t>
          </w:r>
          <w:proofErr w:type="spellStart"/>
          <w:r w:rsidRPr="00754B67">
            <w:rPr>
              <w:color w:val="000000"/>
            </w:rPr>
            <w:t>Plos</w:t>
          </w:r>
          <w:proofErr w:type="spellEnd"/>
          <w:r w:rsidRPr="00754B67">
            <w:rPr>
              <w:color w:val="000000"/>
            </w:rPr>
            <w:t xml:space="preserve"> </w:t>
          </w:r>
          <w:proofErr w:type="spellStart"/>
          <w:r w:rsidRPr="00754B67">
            <w:rPr>
              <w:color w:val="000000"/>
            </w:rPr>
            <w:t>Comput</w:t>
          </w:r>
          <w:proofErr w:type="spellEnd"/>
          <w:r w:rsidRPr="00754B67">
            <w:rPr>
              <w:color w:val="000000"/>
            </w:rPr>
            <w:t xml:space="preserve"> Biol. 2016;12(6):e1004924.</w:t>
          </w:r>
        </w:p>
        <w:p w14:paraId="42A3D13D" w14:textId="77777777" w:rsidR="00754B67" w:rsidRPr="00754B67" w:rsidRDefault="00754B67">
          <w:pPr>
            <w:pStyle w:val="csl-entry"/>
            <w:divId w:val="1672171711"/>
            <w:rPr>
              <w:color w:val="000000"/>
            </w:rPr>
          </w:pPr>
          <w:r w:rsidRPr="00754B67">
            <w:rPr>
              <w:color w:val="000000"/>
            </w:rPr>
            <w:t>37. Feng S, Zhang L, Liu X, Li G, Zhang B, Wang Z, et al. Low levels of AMPK promote epithelial‐mesenchymal transition in lung cancer primarily through HDAC4‐ and HDAC5‐mediated metabolic reprogramming. J Cell Mol Med. 2020;24(14):7789–801.</w:t>
          </w:r>
        </w:p>
        <w:p w14:paraId="219EEE13" w14:textId="77777777" w:rsidR="00754B67" w:rsidRPr="00754B67" w:rsidRDefault="00754B67">
          <w:pPr>
            <w:pStyle w:val="csl-entry"/>
            <w:divId w:val="1672171711"/>
            <w:rPr>
              <w:color w:val="000000"/>
            </w:rPr>
          </w:pPr>
          <w:r w:rsidRPr="00754B67">
            <w:rPr>
              <w:color w:val="000000"/>
            </w:rPr>
            <w:t xml:space="preserve">38. Kang X, Wang J, Li C. Exposing the Underlying Relationship of Cancer Metastasis to Metabolism and Epithelial-Mesenchymal Transitions. </w:t>
          </w:r>
          <w:proofErr w:type="spellStart"/>
          <w:r w:rsidRPr="00754B67">
            <w:rPr>
              <w:color w:val="000000"/>
            </w:rPr>
            <w:t>Iscience</w:t>
          </w:r>
          <w:proofErr w:type="spellEnd"/>
          <w:r w:rsidRPr="00754B67">
            <w:rPr>
              <w:color w:val="000000"/>
            </w:rPr>
            <w:t>. 2019;21:754–72.</w:t>
          </w:r>
        </w:p>
        <w:p w14:paraId="69200B5E" w14:textId="77777777" w:rsidR="00754B67" w:rsidRPr="00754B67" w:rsidRDefault="00754B67">
          <w:pPr>
            <w:pStyle w:val="csl-entry"/>
            <w:divId w:val="1672171711"/>
            <w:rPr>
              <w:color w:val="000000"/>
            </w:rPr>
          </w:pPr>
          <w:r w:rsidRPr="00754B67">
            <w:rPr>
              <w:color w:val="000000"/>
            </w:rPr>
            <w:t xml:space="preserve">39. Bocci F, Tripathi SC, Mercedes SAV, George JT, </w:t>
          </w:r>
          <w:proofErr w:type="spellStart"/>
          <w:r w:rsidRPr="00754B67">
            <w:rPr>
              <w:color w:val="000000"/>
            </w:rPr>
            <w:t>Casabar</w:t>
          </w:r>
          <w:proofErr w:type="spellEnd"/>
          <w:r w:rsidRPr="00754B67">
            <w:rPr>
              <w:color w:val="000000"/>
            </w:rPr>
            <w:t xml:space="preserve"> JP, Wong PK, et al. NRF2 activates a partial epithelial-mesenchymal transition and is maximally present in a hybrid epithelial/mesenchymal phenotype. </w:t>
          </w:r>
          <w:proofErr w:type="spellStart"/>
          <w:r w:rsidRPr="00754B67">
            <w:rPr>
              <w:color w:val="000000"/>
            </w:rPr>
            <w:t>Integr</w:t>
          </w:r>
          <w:proofErr w:type="spellEnd"/>
          <w:r w:rsidRPr="00754B67">
            <w:rPr>
              <w:color w:val="000000"/>
            </w:rPr>
            <w:t xml:space="preserve"> Biol. 2019;11(6):251–63.</w:t>
          </w:r>
        </w:p>
        <w:p w14:paraId="0D610565" w14:textId="77777777" w:rsidR="00754B67" w:rsidRPr="00754B67" w:rsidRDefault="00754B67">
          <w:pPr>
            <w:pStyle w:val="csl-entry"/>
            <w:divId w:val="1672171711"/>
            <w:rPr>
              <w:color w:val="000000"/>
            </w:rPr>
          </w:pPr>
          <w:r w:rsidRPr="00754B67">
            <w:rPr>
              <w:color w:val="000000"/>
            </w:rPr>
            <w:t xml:space="preserve">40. Luo M, Shang L, Brooks MD, </w:t>
          </w:r>
          <w:proofErr w:type="spellStart"/>
          <w:r w:rsidRPr="00754B67">
            <w:rPr>
              <w:color w:val="000000"/>
            </w:rPr>
            <w:t>Jiagge</w:t>
          </w:r>
          <w:proofErr w:type="spellEnd"/>
          <w:r w:rsidRPr="00754B67">
            <w:rPr>
              <w:color w:val="000000"/>
            </w:rPr>
            <w:t xml:space="preserve"> E, Zhu Y, </w:t>
          </w:r>
          <w:proofErr w:type="spellStart"/>
          <w:r w:rsidRPr="00754B67">
            <w:rPr>
              <w:color w:val="000000"/>
            </w:rPr>
            <w:t>Buschhaus</w:t>
          </w:r>
          <w:proofErr w:type="spellEnd"/>
          <w:r w:rsidRPr="00754B67">
            <w:rPr>
              <w:color w:val="000000"/>
            </w:rPr>
            <w:t xml:space="preserve"> JM, et al. Targeting Breast Cancer Stem Cell State Equilibrium through Modulation of Redox Signaling. Cell </w:t>
          </w:r>
          <w:proofErr w:type="spellStart"/>
          <w:r w:rsidRPr="00754B67">
            <w:rPr>
              <w:color w:val="000000"/>
            </w:rPr>
            <w:t>Metab</w:t>
          </w:r>
          <w:proofErr w:type="spellEnd"/>
          <w:r w:rsidRPr="00754B67">
            <w:rPr>
              <w:color w:val="000000"/>
            </w:rPr>
            <w:t>. 2018;28(1):69-86.e6.</w:t>
          </w:r>
        </w:p>
        <w:p w14:paraId="5E18AAE9" w14:textId="77777777" w:rsidR="00754B67" w:rsidRPr="00754B67" w:rsidRDefault="00754B67">
          <w:pPr>
            <w:pStyle w:val="csl-entry"/>
            <w:divId w:val="1672171711"/>
            <w:rPr>
              <w:color w:val="000000"/>
            </w:rPr>
          </w:pPr>
          <w:r w:rsidRPr="00754B67">
            <w:rPr>
              <w:color w:val="000000"/>
            </w:rPr>
            <w:t xml:space="preserve">41. </w:t>
          </w:r>
          <w:proofErr w:type="spellStart"/>
          <w:r w:rsidRPr="00754B67">
            <w:rPr>
              <w:color w:val="000000"/>
            </w:rPr>
            <w:t>Colacino</w:t>
          </w:r>
          <w:proofErr w:type="spellEnd"/>
          <w:r w:rsidRPr="00754B67">
            <w:rPr>
              <w:color w:val="000000"/>
            </w:rPr>
            <w:t xml:space="preserve"> JA, Azizi E, Brooks MD, </w:t>
          </w:r>
          <w:proofErr w:type="spellStart"/>
          <w:r w:rsidRPr="00754B67">
            <w:rPr>
              <w:color w:val="000000"/>
            </w:rPr>
            <w:t>Harouaka</w:t>
          </w:r>
          <w:proofErr w:type="spellEnd"/>
          <w:r w:rsidRPr="00754B67">
            <w:rPr>
              <w:color w:val="000000"/>
            </w:rPr>
            <w:t xml:space="preserve"> R, </w:t>
          </w:r>
          <w:proofErr w:type="spellStart"/>
          <w:r w:rsidRPr="00754B67">
            <w:rPr>
              <w:color w:val="000000"/>
            </w:rPr>
            <w:t>Fouladdel</w:t>
          </w:r>
          <w:proofErr w:type="spellEnd"/>
          <w:r w:rsidRPr="00754B67">
            <w:rPr>
              <w:color w:val="000000"/>
            </w:rPr>
            <w:t xml:space="preserve"> S, McDermott SP, et al. Heterogeneity of Human Breast Stem and Progenitor Cells as Revealed by Transcriptional Profiling. Stem Cell Rep. 2018;10(5):1596–609.</w:t>
          </w:r>
        </w:p>
        <w:p w14:paraId="7361A7D3" w14:textId="77777777" w:rsidR="00754B67" w:rsidRPr="00754B67" w:rsidRDefault="00754B67">
          <w:pPr>
            <w:pStyle w:val="csl-entry"/>
            <w:divId w:val="1672171711"/>
            <w:rPr>
              <w:color w:val="000000"/>
            </w:rPr>
          </w:pPr>
          <w:r w:rsidRPr="00754B67">
            <w:rPr>
              <w:color w:val="000000"/>
            </w:rPr>
            <w:t>42. Jia D, Li X, Bocci F, Tripathi S, Deng Y, Jolly MK, et al. Quantifying Cancer Epithelial-Mesenchymal Plasticity and its Association with Stemness and Immune Response. J Clin Medicine. 2019;8(5):725.</w:t>
          </w:r>
        </w:p>
        <w:p w14:paraId="04703B2C" w14:textId="77777777" w:rsidR="00754B67" w:rsidRPr="00754B67" w:rsidRDefault="00754B67">
          <w:pPr>
            <w:pStyle w:val="csl-entry"/>
            <w:divId w:val="1672171711"/>
            <w:rPr>
              <w:color w:val="000000"/>
            </w:rPr>
          </w:pPr>
          <w:r w:rsidRPr="00754B67">
            <w:rPr>
              <w:color w:val="000000"/>
            </w:rPr>
            <w:t xml:space="preserve">43. Kovac S, </w:t>
          </w:r>
          <w:proofErr w:type="spellStart"/>
          <w:r w:rsidRPr="00754B67">
            <w:rPr>
              <w:color w:val="000000"/>
            </w:rPr>
            <w:t>Angelova</w:t>
          </w:r>
          <w:proofErr w:type="spellEnd"/>
          <w:r w:rsidRPr="00754B67">
            <w:rPr>
              <w:color w:val="000000"/>
            </w:rPr>
            <w:t xml:space="preserve"> PR, </w:t>
          </w:r>
          <w:proofErr w:type="spellStart"/>
          <w:r w:rsidRPr="00754B67">
            <w:rPr>
              <w:color w:val="000000"/>
            </w:rPr>
            <w:t>Holmström</w:t>
          </w:r>
          <w:proofErr w:type="spellEnd"/>
          <w:r w:rsidRPr="00754B67">
            <w:rPr>
              <w:color w:val="000000"/>
            </w:rPr>
            <w:t xml:space="preserve"> KM, Zhang Y, </w:t>
          </w:r>
          <w:proofErr w:type="spellStart"/>
          <w:r w:rsidRPr="00754B67">
            <w:rPr>
              <w:color w:val="000000"/>
            </w:rPr>
            <w:t>Dinkova-Kostova</w:t>
          </w:r>
          <w:proofErr w:type="spellEnd"/>
          <w:r w:rsidRPr="00754B67">
            <w:rPr>
              <w:color w:val="000000"/>
            </w:rPr>
            <w:t xml:space="preserve"> AT, Abramov AY. Nrf2 regulates ROS production by mitochondria and NADPH oxidase. </w:t>
          </w:r>
          <w:proofErr w:type="spellStart"/>
          <w:r w:rsidRPr="00754B67">
            <w:rPr>
              <w:color w:val="000000"/>
            </w:rPr>
            <w:t>Biochimica</w:t>
          </w:r>
          <w:proofErr w:type="spellEnd"/>
          <w:r w:rsidRPr="00754B67">
            <w:rPr>
              <w:color w:val="000000"/>
            </w:rPr>
            <w:t xml:space="preserve"> Et </w:t>
          </w:r>
          <w:proofErr w:type="spellStart"/>
          <w:r w:rsidRPr="00754B67">
            <w:rPr>
              <w:color w:val="000000"/>
            </w:rPr>
            <w:t>Biophysica</w:t>
          </w:r>
          <w:proofErr w:type="spellEnd"/>
          <w:r w:rsidRPr="00754B67">
            <w:rPr>
              <w:color w:val="000000"/>
            </w:rPr>
            <w:t xml:space="preserve"> Acta </w:t>
          </w:r>
          <w:proofErr w:type="spellStart"/>
          <w:r w:rsidRPr="00754B67">
            <w:rPr>
              <w:color w:val="000000"/>
            </w:rPr>
            <w:t>Bba</w:t>
          </w:r>
          <w:proofErr w:type="spellEnd"/>
          <w:r w:rsidRPr="00754B67">
            <w:rPr>
              <w:color w:val="000000"/>
            </w:rPr>
            <w:t xml:space="preserve"> - Gen Subj. 2015;1850(4):794–801.</w:t>
          </w:r>
        </w:p>
        <w:p w14:paraId="609AC1A7" w14:textId="77777777" w:rsidR="00754B67" w:rsidRPr="00754B67" w:rsidRDefault="00754B67">
          <w:pPr>
            <w:pStyle w:val="csl-entry"/>
            <w:divId w:val="1672171711"/>
            <w:rPr>
              <w:color w:val="000000"/>
            </w:rPr>
          </w:pPr>
          <w:r w:rsidRPr="00754B67">
            <w:rPr>
              <w:color w:val="000000"/>
            </w:rPr>
            <w:t>44. He F, Ru X, Wen T. NRF2, a Transcription Factor for Stress Response and Beyond. Int J Mol Sci. 2020;21(13):4777.</w:t>
          </w:r>
        </w:p>
        <w:p w14:paraId="2C040620" w14:textId="77777777" w:rsidR="00754B67" w:rsidRPr="00754B67" w:rsidRDefault="00754B67">
          <w:pPr>
            <w:pStyle w:val="csl-entry"/>
            <w:divId w:val="1672171711"/>
            <w:rPr>
              <w:color w:val="000000"/>
            </w:rPr>
          </w:pPr>
          <w:r w:rsidRPr="00754B67">
            <w:rPr>
              <w:color w:val="000000"/>
            </w:rPr>
            <w:t>45. Li N, Muthusamy S, Liang R, Sarojini H, Wang E. Increased expression of miR-34a and miR-93 in rat liver during aging, and their impact on the expression of Mgst1 and Sirt1. Mech Ageing Dev. 2011;132(3):75–85.</w:t>
          </w:r>
        </w:p>
        <w:p w14:paraId="316BC707" w14:textId="77777777" w:rsidR="00754B67" w:rsidRPr="00754B67" w:rsidRDefault="00754B67">
          <w:pPr>
            <w:pStyle w:val="csl-entry"/>
            <w:divId w:val="1672171711"/>
            <w:rPr>
              <w:color w:val="000000"/>
            </w:rPr>
          </w:pPr>
          <w:r w:rsidRPr="00754B67">
            <w:rPr>
              <w:color w:val="000000"/>
            </w:rPr>
            <w:t>46. Bai XY, Ma Y, Ding R, Fu B, Shi S, Chen XM. miR-335 and miR-34a Promote Renal Senescence by Suppressing Mitochondrial Antioxidative Enzymes. J Am Soc Nephrol. 2011;22(7):1252–61.</w:t>
          </w:r>
        </w:p>
        <w:p w14:paraId="0EBF2360" w14:textId="77777777" w:rsidR="00754B67" w:rsidRPr="00754B67" w:rsidRDefault="00754B67">
          <w:pPr>
            <w:pStyle w:val="csl-entry"/>
            <w:divId w:val="1672171711"/>
            <w:rPr>
              <w:color w:val="000000"/>
            </w:rPr>
          </w:pPr>
          <w:r w:rsidRPr="00754B67">
            <w:rPr>
              <w:color w:val="000000"/>
            </w:rPr>
            <w:t xml:space="preserve">47. Navarro F, Lieberman J. miR-34 and p53: New Insights into a Complex Functional Relationship. </w:t>
          </w:r>
          <w:proofErr w:type="spellStart"/>
          <w:r w:rsidRPr="00754B67">
            <w:rPr>
              <w:color w:val="000000"/>
            </w:rPr>
            <w:t>Plos</w:t>
          </w:r>
          <w:proofErr w:type="spellEnd"/>
          <w:r w:rsidRPr="00754B67">
            <w:rPr>
              <w:color w:val="000000"/>
            </w:rPr>
            <w:t xml:space="preserve"> One. 2015;10(7):e0132767.</w:t>
          </w:r>
        </w:p>
        <w:p w14:paraId="55BCC675" w14:textId="77777777" w:rsidR="00754B67" w:rsidRPr="00754B67" w:rsidRDefault="00754B67">
          <w:pPr>
            <w:pStyle w:val="csl-entry"/>
            <w:divId w:val="1672171711"/>
            <w:rPr>
              <w:color w:val="000000"/>
            </w:rPr>
          </w:pPr>
          <w:r w:rsidRPr="00754B67">
            <w:rPr>
              <w:color w:val="000000"/>
            </w:rPr>
            <w:t xml:space="preserve">48. </w:t>
          </w:r>
          <w:proofErr w:type="spellStart"/>
          <w:r w:rsidRPr="00754B67">
            <w:rPr>
              <w:color w:val="000000"/>
            </w:rPr>
            <w:t>Italiano</w:t>
          </w:r>
          <w:proofErr w:type="spellEnd"/>
          <w:r w:rsidRPr="00754B67">
            <w:rPr>
              <w:color w:val="000000"/>
            </w:rPr>
            <w:t xml:space="preserve"> D, Lena AM, </w:t>
          </w:r>
          <w:proofErr w:type="spellStart"/>
          <w:r w:rsidRPr="00754B67">
            <w:rPr>
              <w:color w:val="000000"/>
            </w:rPr>
            <w:t>Melino</w:t>
          </w:r>
          <w:proofErr w:type="spellEnd"/>
          <w:r w:rsidRPr="00754B67">
            <w:rPr>
              <w:color w:val="000000"/>
            </w:rPr>
            <w:t xml:space="preserve"> G, Candi E. Identification of NCF2/p67phox as a novel p53 target gene. Cell Cycle. 2012;11(24):4589–96.</w:t>
          </w:r>
        </w:p>
        <w:p w14:paraId="46165344" w14:textId="77777777" w:rsidR="00754B67" w:rsidRPr="00754B67" w:rsidRDefault="00754B67">
          <w:pPr>
            <w:pStyle w:val="csl-entry"/>
            <w:divId w:val="1672171711"/>
            <w:rPr>
              <w:color w:val="000000"/>
            </w:rPr>
          </w:pPr>
          <w:r w:rsidRPr="00754B67">
            <w:rPr>
              <w:color w:val="000000"/>
            </w:rPr>
            <w:t xml:space="preserve">49. Chou HL, Fong Y, Wei CK, Tsai EM, Chen JYF, Chang WT, et al. A Quinone-Containing Compound Enhances </w:t>
          </w:r>
          <w:proofErr w:type="spellStart"/>
          <w:r w:rsidRPr="00754B67">
            <w:rPr>
              <w:color w:val="000000"/>
            </w:rPr>
            <w:t>Camptothecin</w:t>
          </w:r>
          <w:proofErr w:type="spellEnd"/>
          <w:r w:rsidRPr="00754B67">
            <w:rPr>
              <w:color w:val="000000"/>
            </w:rPr>
            <w:t xml:space="preserve">-Induced Apoptosis of Lung Cancer Through Modulating Endogenous ROS and ERK Signaling. Arch Immunol </w:t>
          </w:r>
          <w:proofErr w:type="spellStart"/>
          <w:r w:rsidRPr="00754B67">
            <w:rPr>
              <w:color w:val="000000"/>
            </w:rPr>
            <w:t>Ther</w:t>
          </w:r>
          <w:proofErr w:type="spellEnd"/>
          <w:r w:rsidRPr="00754B67">
            <w:rPr>
              <w:color w:val="000000"/>
            </w:rPr>
            <w:t xml:space="preserve"> Ex. 2017;65(3):241–52.</w:t>
          </w:r>
        </w:p>
        <w:p w14:paraId="61852C98" w14:textId="77777777" w:rsidR="00754B67" w:rsidRPr="00754B67" w:rsidRDefault="00754B67">
          <w:pPr>
            <w:pStyle w:val="csl-entry"/>
            <w:divId w:val="1672171711"/>
            <w:rPr>
              <w:color w:val="000000"/>
            </w:rPr>
          </w:pPr>
          <w:r w:rsidRPr="00754B67">
            <w:rPr>
              <w:color w:val="000000"/>
            </w:rPr>
            <w:t xml:space="preserve">50. </w:t>
          </w:r>
          <w:proofErr w:type="spellStart"/>
          <w:r w:rsidRPr="00754B67">
            <w:rPr>
              <w:color w:val="000000"/>
            </w:rPr>
            <w:t>Serocki</w:t>
          </w:r>
          <w:proofErr w:type="spellEnd"/>
          <w:r w:rsidRPr="00754B67">
            <w:rPr>
              <w:color w:val="000000"/>
            </w:rPr>
            <w:t xml:space="preserve"> M, </w:t>
          </w:r>
          <w:proofErr w:type="spellStart"/>
          <w:r w:rsidRPr="00754B67">
            <w:rPr>
              <w:color w:val="000000"/>
            </w:rPr>
            <w:t>Bartoszewska</w:t>
          </w:r>
          <w:proofErr w:type="spellEnd"/>
          <w:r w:rsidRPr="00754B67">
            <w:rPr>
              <w:color w:val="000000"/>
            </w:rPr>
            <w:t xml:space="preserve"> S, </w:t>
          </w:r>
          <w:proofErr w:type="spellStart"/>
          <w:r w:rsidRPr="00754B67">
            <w:rPr>
              <w:color w:val="000000"/>
            </w:rPr>
            <w:t>Janaszak-Jasiecka</w:t>
          </w:r>
          <w:proofErr w:type="spellEnd"/>
          <w:r w:rsidRPr="00754B67">
            <w:rPr>
              <w:color w:val="000000"/>
            </w:rPr>
            <w:t xml:space="preserve"> A, </w:t>
          </w:r>
          <w:proofErr w:type="spellStart"/>
          <w:r w:rsidRPr="00754B67">
            <w:rPr>
              <w:color w:val="000000"/>
            </w:rPr>
            <w:t>Ochocka</w:t>
          </w:r>
          <w:proofErr w:type="spellEnd"/>
          <w:r w:rsidRPr="00754B67">
            <w:rPr>
              <w:color w:val="000000"/>
            </w:rPr>
            <w:t xml:space="preserve"> RJ, </w:t>
          </w:r>
          <w:proofErr w:type="spellStart"/>
          <w:r w:rsidRPr="00754B67">
            <w:rPr>
              <w:color w:val="000000"/>
            </w:rPr>
            <w:t>Collawn</w:t>
          </w:r>
          <w:proofErr w:type="spellEnd"/>
          <w:r w:rsidRPr="00754B67">
            <w:rPr>
              <w:color w:val="000000"/>
            </w:rPr>
            <w:t xml:space="preserve"> JF, Bartoszewski R. miRNAs regulate the HIF switch during hypoxia: a novel therapeutic target. Angiogenesis. 2018;21(2):183–202.</w:t>
          </w:r>
        </w:p>
        <w:p w14:paraId="4D0CBBB4" w14:textId="77777777" w:rsidR="00754B67" w:rsidRPr="00754B67" w:rsidRDefault="00754B67">
          <w:pPr>
            <w:pStyle w:val="csl-entry"/>
            <w:divId w:val="1672171711"/>
            <w:rPr>
              <w:color w:val="000000"/>
            </w:rPr>
          </w:pPr>
          <w:r w:rsidRPr="00754B67">
            <w:rPr>
              <w:color w:val="000000"/>
            </w:rPr>
            <w:t>51. Shang Y, Chen H, Ye J, Wei X, Liu S, Wang R. HIF-1α/Ascl2/miR-200b regulatory feedback circuit modulated the epithelial-mesenchymal transition (EMT) in colorectal cancer cells. Exp Cell Res. 2017;360(2):243–56.</w:t>
          </w:r>
        </w:p>
        <w:p w14:paraId="7C89C539" w14:textId="77777777" w:rsidR="00754B67" w:rsidRPr="00754B67" w:rsidRDefault="00754B67">
          <w:pPr>
            <w:pStyle w:val="csl-entry"/>
            <w:divId w:val="1672171711"/>
            <w:rPr>
              <w:color w:val="000000"/>
            </w:rPr>
          </w:pPr>
          <w:r w:rsidRPr="00754B67">
            <w:rPr>
              <w:color w:val="000000"/>
            </w:rPr>
            <w:t xml:space="preserve">52. Byun Y, Choi YC, </w:t>
          </w:r>
          <w:proofErr w:type="spellStart"/>
          <w:r w:rsidRPr="00754B67">
            <w:rPr>
              <w:color w:val="000000"/>
            </w:rPr>
            <w:t>Jeong</w:t>
          </w:r>
          <w:proofErr w:type="spellEnd"/>
          <w:r w:rsidRPr="00754B67">
            <w:rPr>
              <w:color w:val="000000"/>
            </w:rPr>
            <w:t xml:space="preserve"> Y, Lee G, Yoon S, </w:t>
          </w:r>
          <w:proofErr w:type="spellStart"/>
          <w:r w:rsidRPr="00754B67">
            <w:rPr>
              <w:color w:val="000000"/>
            </w:rPr>
            <w:t>Jeong</w:t>
          </w:r>
          <w:proofErr w:type="spellEnd"/>
          <w:r w:rsidRPr="00754B67">
            <w:rPr>
              <w:color w:val="000000"/>
            </w:rPr>
            <w:t xml:space="preserve"> Y, et al. MiR-200c downregulates HIF-1α and inhibits migration of lung cancer cells. Cell Mol Biol Lett. 2019;24(1):28.</w:t>
          </w:r>
        </w:p>
        <w:p w14:paraId="4C601DEF" w14:textId="77777777" w:rsidR="00754B67" w:rsidRPr="00754B67" w:rsidRDefault="00754B67">
          <w:pPr>
            <w:pStyle w:val="csl-entry"/>
            <w:divId w:val="1672171711"/>
            <w:rPr>
              <w:color w:val="000000"/>
            </w:rPr>
          </w:pPr>
          <w:r w:rsidRPr="00754B67">
            <w:rPr>
              <w:color w:val="000000"/>
            </w:rPr>
            <w:t xml:space="preserve">53. Xu X, Tan X, </w:t>
          </w:r>
          <w:proofErr w:type="spellStart"/>
          <w:r w:rsidRPr="00754B67">
            <w:rPr>
              <w:color w:val="000000"/>
            </w:rPr>
            <w:t>Tampe</w:t>
          </w:r>
          <w:proofErr w:type="spellEnd"/>
          <w:r w:rsidRPr="00754B67">
            <w:rPr>
              <w:color w:val="000000"/>
            </w:rPr>
            <w:t xml:space="preserve"> B, Sanchez E, </w:t>
          </w:r>
          <w:proofErr w:type="spellStart"/>
          <w:r w:rsidRPr="00754B67">
            <w:rPr>
              <w:color w:val="000000"/>
            </w:rPr>
            <w:t>Zeisberg</w:t>
          </w:r>
          <w:proofErr w:type="spellEnd"/>
          <w:r w:rsidRPr="00754B67">
            <w:rPr>
              <w:color w:val="000000"/>
            </w:rPr>
            <w:t xml:space="preserve"> M, </w:t>
          </w:r>
          <w:proofErr w:type="spellStart"/>
          <w:r w:rsidRPr="00754B67">
            <w:rPr>
              <w:color w:val="000000"/>
            </w:rPr>
            <w:t>Zeisberg</w:t>
          </w:r>
          <w:proofErr w:type="spellEnd"/>
          <w:r w:rsidRPr="00754B67">
            <w:rPr>
              <w:color w:val="000000"/>
            </w:rPr>
            <w:t xml:space="preserve"> EM. Snail Is a Direct Target of Hypoxia-inducible Factor 1α (HIF1α) in Hypoxia-induced Endothelial to Mesenchymal Transition of Human Coronary Endothelial Cells*. J Biol Chem. 2015;290(27):16653–64.</w:t>
          </w:r>
        </w:p>
        <w:p w14:paraId="1E6927FA" w14:textId="77777777" w:rsidR="00754B67" w:rsidRPr="00754B67" w:rsidRDefault="00754B67">
          <w:pPr>
            <w:pStyle w:val="csl-entry"/>
            <w:divId w:val="1672171711"/>
            <w:rPr>
              <w:color w:val="000000"/>
            </w:rPr>
          </w:pPr>
          <w:r w:rsidRPr="00754B67">
            <w:rPr>
              <w:color w:val="000000"/>
            </w:rPr>
            <w:t xml:space="preserve">54. Chou CC, Lee KH, Lai IL, Wang D, Mo X, </w:t>
          </w:r>
          <w:proofErr w:type="spellStart"/>
          <w:r w:rsidRPr="00754B67">
            <w:rPr>
              <w:color w:val="000000"/>
            </w:rPr>
            <w:t>Kulp</w:t>
          </w:r>
          <w:proofErr w:type="spellEnd"/>
          <w:r w:rsidRPr="00754B67">
            <w:rPr>
              <w:color w:val="000000"/>
            </w:rPr>
            <w:t xml:space="preserve"> SK, et al. AMPK Reverses the Mesenchymal Phenotype of Cancer Cells by Targeting the Akt–MDM2–Foxo3a Signaling Axis. Cancer Res. 2014;74(17):4783–95.</w:t>
          </w:r>
        </w:p>
        <w:p w14:paraId="432F669B" w14:textId="77777777" w:rsidR="00754B67" w:rsidRPr="00754B67" w:rsidRDefault="00754B67">
          <w:pPr>
            <w:pStyle w:val="csl-entry"/>
            <w:divId w:val="1672171711"/>
            <w:rPr>
              <w:color w:val="000000"/>
            </w:rPr>
          </w:pPr>
          <w:r w:rsidRPr="00754B67">
            <w:rPr>
              <w:color w:val="000000"/>
            </w:rPr>
            <w:t xml:space="preserve">55. Ohshima J, Wang Q, </w:t>
          </w:r>
          <w:proofErr w:type="spellStart"/>
          <w:r w:rsidRPr="00754B67">
            <w:rPr>
              <w:color w:val="000000"/>
            </w:rPr>
            <w:t>Fitzsimonds</w:t>
          </w:r>
          <w:proofErr w:type="spellEnd"/>
          <w:r w:rsidRPr="00754B67">
            <w:rPr>
              <w:color w:val="000000"/>
            </w:rPr>
            <w:t xml:space="preserve"> ZR, Miller DP, </w:t>
          </w:r>
          <w:proofErr w:type="spellStart"/>
          <w:r w:rsidRPr="00754B67">
            <w:rPr>
              <w:color w:val="000000"/>
            </w:rPr>
            <w:t>Sztukowska</w:t>
          </w:r>
          <w:proofErr w:type="spellEnd"/>
          <w:r w:rsidRPr="00754B67">
            <w:rPr>
              <w:color w:val="000000"/>
            </w:rPr>
            <w:t xml:space="preserve"> MN, Jung YJ, et al. Streptococcus </w:t>
          </w:r>
          <w:proofErr w:type="spellStart"/>
          <w:r w:rsidRPr="00754B67">
            <w:rPr>
              <w:color w:val="000000"/>
            </w:rPr>
            <w:t>gordonii</w:t>
          </w:r>
          <w:proofErr w:type="spellEnd"/>
          <w:r w:rsidRPr="00754B67">
            <w:rPr>
              <w:color w:val="000000"/>
            </w:rPr>
            <w:t xml:space="preserve"> programs epithelial cells to resist ZEB2 induction by </w:t>
          </w:r>
          <w:proofErr w:type="spellStart"/>
          <w:r w:rsidRPr="00754B67">
            <w:rPr>
              <w:color w:val="000000"/>
            </w:rPr>
            <w:t>Porphyromonas</w:t>
          </w:r>
          <w:proofErr w:type="spellEnd"/>
          <w:r w:rsidRPr="00754B67">
            <w:rPr>
              <w:color w:val="000000"/>
            </w:rPr>
            <w:t xml:space="preserve"> </w:t>
          </w:r>
          <w:proofErr w:type="spellStart"/>
          <w:r w:rsidRPr="00754B67">
            <w:rPr>
              <w:color w:val="000000"/>
            </w:rPr>
            <w:t>gingivalis</w:t>
          </w:r>
          <w:proofErr w:type="spellEnd"/>
          <w:r w:rsidRPr="00754B67">
            <w:rPr>
              <w:color w:val="000000"/>
            </w:rPr>
            <w:t xml:space="preserve">. Proc National </w:t>
          </w:r>
          <w:proofErr w:type="spellStart"/>
          <w:r w:rsidRPr="00754B67">
            <w:rPr>
              <w:color w:val="000000"/>
            </w:rPr>
            <w:t>Acad</w:t>
          </w:r>
          <w:proofErr w:type="spellEnd"/>
          <w:r w:rsidRPr="00754B67">
            <w:rPr>
              <w:color w:val="000000"/>
            </w:rPr>
            <w:t xml:space="preserve"> Sci. 2019;116(17):201900101.</w:t>
          </w:r>
        </w:p>
        <w:p w14:paraId="0C801869" w14:textId="77777777" w:rsidR="00754B67" w:rsidRPr="00754B67" w:rsidRDefault="00754B67">
          <w:pPr>
            <w:pStyle w:val="csl-entry"/>
            <w:divId w:val="1672171711"/>
            <w:rPr>
              <w:color w:val="000000"/>
            </w:rPr>
          </w:pPr>
          <w:r w:rsidRPr="00754B67">
            <w:rPr>
              <w:color w:val="000000"/>
            </w:rPr>
            <w:t xml:space="preserve">56. Dong T, Zhang Y, Chen Y, Liu P, </w:t>
          </w:r>
          <w:proofErr w:type="gramStart"/>
          <w:r w:rsidRPr="00754B67">
            <w:rPr>
              <w:color w:val="000000"/>
            </w:rPr>
            <w:t>An</w:t>
          </w:r>
          <w:proofErr w:type="gramEnd"/>
          <w:r w:rsidRPr="00754B67">
            <w:rPr>
              <w:color w:val="000000"/>
            </w:rPr>
            <w:t xml:space="preserve"> T, Zhang J, et al. FOXO1 inhibits the invasion and metastasis of hepatocellular carcinoma by reversing ZEB2-induced epithelial-mesenchymal transition. </w:t>
          </w:r>
          <w:proofErr w:type="spellStart"/>
          <w:r w:rsidRPr="00754B67">
            <w:rPr>
              <w:color w:val="000000"/>
            </w:rPr>
            <w:t>Oncotarget</w:t>
          </w:r>
          <w:proofErr w:type="spellEnd"/>
          <w:r w:rsidRPr="00754B67">
            <w:rPr>
              <w:color w:val="000000"/>
            </w:rPr>
            <w:t>. 2016;8(1):1703–13.</w:t>
          </w:r>
        </w:p>
        <w:p w14:paraId="29352E4A" w14:textId="77777777" w:rsidR="00754B67" w:rsidRPr="00754B67" w:rsidRDefault="00754B67">
          <w:pPr>
            <w:pStyle w:val="csl-entry"/>
            <w:divId w:val="1672171711"/>
            <w:rPr>
              <w:color w:val="000000"/>
            </w:rPr>
          </w:pPr>
          <w:r w:rsidRPr="00754B67">
            <w:rPr>
              <w:color w:val="000000"/>
            </w:rPr>
            <w:t xml:space="preserve">57. Huang W, Cao J, Liu X, Meng F, Li M, Chen B, et al. AMPK Plays a Dual Role in Regulation of CREB/BDNF Pathway in Mouse Primary Hippocampal Cells. J Mol </w:t>
          </w:r>
          <w:proofErr w:type="spellStart"/>
          <w:r w:rsidRPr="00754B67">
            <w:rPr>
              <w:color w:val="000000"/>
            </w:rPr>
            <w:t>Neurosci</w:t>
          </w:r>
          <w:proofErr w:type="spellEnd"/>
          <w:r w:rsidRPr="00754B67">
            <w:rPr>
              <w:color w:val="000000"/>
            </w:rPr>
            <w:t>. 2015;56(4):782–8.</w:t>
          </w:r>
        </w:p>
        <w:p w14:paraId="783DA4EC" w14:textId="77777777" w:rsidR="00754B67" w:rsidRPr="00754B67" w:rsidRDefault="00754B67">
          <w:pPr>
            <w:pStyle w:val="csl-entry"/>
            <w:divId w:val="1672171711"/>
            <w:rPr>
              <w:color w:val="000000"/>
            </w:rPr>
          </w:pPr>
          <w:r w:rsidRPr="00754B67">
            <w:rPr>
              <w:color w:val="000000"/>
            </w:rPr>
            <w:t xml:space="preserve">58. </w:t>
          </w:r>
          <w:proofErr w:type="spellStart"/>
          <w:r w:rsidRPr="00754B67">
            <w:rPr>
              <w:color w:val="000000"/>
            </w:rPr>
            <w:t>Jin</w:t>
          </w:r>
          <w:proofErr w:type="spellEnd"/>
          <w:r w:rsidRPr="00754B67">
            <w:rPr>
              <w:color w:val="000000"/>
            </w:rPr>
            <w:t xml:space="preserve"> H, </w:t>
          </w:r>
          <w:proofErr w:type="spellStart"/>
          <w:r w:rsidRPr="00754B67">
            <w:rPr>
              <w:color w:val="000000"/>
            </w:rPr>
            <w:t>Xue</w:t>
          </w:r>
          <w:proofErr w:type="spellEnd"/>
          <w:r w:rsidRPr="00754B67">
            <w:rPr>
              <w:color w:val="000000"/>
            </w:rPr>
            <w:t xml:space="preserve"> L, Mo L, Zhang D, Guo X, Xu J, et al. Downregulation of miR-200c stabilizes XIAP mRNA and contributes to invasion and lung metastasis of bladder cancer. Cell </w:t>
          </w:r>
          <w:proofErr w:type="spellStart"/>
          <w:r w:rsidRPr="00754B67">
            <w:rPr>
              <w:color w:val="000000"/>
            </w:rPr>
            <w:t>Adhes</w:t>
          </w:r>
          <w:proofErr w:type="spellEnd"/>
          <w:r w:rsidRPr="00754B67">
            <w:rPr>
              <w:color w:val="000000"/>
            </w:rPr>
            <w:t xml:space="preserve"> </w:t>
          </w:r>
          <w:proofErr w:type="spellStart"/>
          <w:r w:rsidRPr="00754B67">
            <w:rPr>
              <w:color w:val="000000"/>
            </w:rPr>
            <w:t>Migr</w:t>
          </w:r>
          <w:proofErr w:type="spellEnd"/>
          <w:r w:rsidRPr="00754B67">
            <w:rPr>
              <w:color w:val="000000"/>
            </w:rPr>
            <w:t>. 2019;13(1):236–48.</w:t>
          </w:r>
        </w:p>
        <w:p w14:paraId="6FECDBFB" w14:textId="77777777" w:rsidR="00754B67" w:rsidRPr="00754B67" w:rsidRDefault="00754B67">
          <w:pPr>
            <w:pStyle w:val="csl-entry"/>
            <w:divId w:val="1672171711"/>
            <w:rPr>
              <w:color w:val="000000"/>
            </w:rPr>
          </w:pPr>
          <w:r w:rsidRPr="00754B67">
            <w:rPr>
              <w:color w:val="000000"/>
            </w:rPr>
            <w:t xml:space="preserve">59. </w:t>
          </w:r>
          <w:proofErr w:type="spellStart"/>
          <w:r w:rsidRPr="00754B67">
            <w:rPr>
              <w:color w:val="000000"/>
            </w:rPr>
            <w:t>Janin</w:t>
          </w:r>
          <w:proofErr w:type="spellEnd"/>
          <w:r w:rsidRPr="00754B67">
            <w:rPr>
              <w:color w:val="000000"/>
            </w:rPr>
            <w:t xml:space="preserve"> M, </w:t>
          </w:r>
          <w:proofErr w:type="spellStart"/>
          <w:r w:rsidRPr="00754B67">
            <w:rPr>
              <w:color w:val="000000"/>
            </w:rPr>
            <w:t>Esteller</w:t>
          </w:r>
          <w:proofErr w:type="spellEnd"/>
          <w:r w:rsidRPr="00754B67">
            <w:rPr>
              <w:color w:val="000000"/>
            </w:rPr>
            <w:t xml:space="preserve"> M. Oncometabolite Accumulation and Epithelial-to-Mesenchymal Transition: The Turn of Fumarate. Cell </w:t>
          </w:r>
          <w:proofErr w:type="spellStart"/>
          <w:r w:rsidRPr="00754B67">
            <w:rPr>
              <w:color w:val="000000"/>
            </w:rPr>
            <w:t>Metab</w:t>
          </w:r>
          <w:proofErr w:type="spellEnd"/>
          <w:r w:rsidRPr="00754B67">
            <w:rPr>
              <w:color w:val="000000"/>
            </w:rPr>
            <w:t>. 2016;24(4):529–30.</w:t>
          </w:r>
        </w:p>
        <w:p w14:paraId="6CC01BE6" w14:textId="77777777" w:rsidR="00754B67" w:rsidRPr="00754B67" w:rsidRDefault="00754B67">
          <w:pPr>
            <w:pStyle w:val="csl-entry"/>
            <w:divId w:val="1672171711"/>
            <w:rPr>
              <w:color w:val="000000"/>
            </w:rPr>
          </w:pPr>
          <w:r w:rsidRPr="00754B67">
            <w:rPr>
              <w:color w:val="000000"/>
            </w:rPr>
            <w:t>60. Zhang Q, Zheng S, Wang S, Wang W, Xing H, Xu S. Chlorpyrifos induced oxidative stress to promote apoptosis and autophagy through the regulation of miR-19a-AMPK axis in common carp. Fish Shellfish Immun. 2019;93:1093–9.</w:t>
          </w:r>
        </w:p>
        <w:p w14:paraId="20FB402A" w14:textId="77777777" w:rsidR="00754B67" w:rsidRPr="00754B67" w:rsidRDefault="00754B67">
          <w:pPr>
            <w:pStyle w:val="csl-entry"/>
            <w:divId w:val="1672171711"/>
            <w:rPr>
              <w:color w:val="000000"/>
            </w:rPr>
          </w:pPr>
          <w:r w:rsidRPr="00754B67">
            <w:rPr>
              <w:color w:val="000000"/>
            </w:rPr>
            <w:t xml:space="preserve">61. Thomson DM, </w:t>
          </w:r>
          <w:proofErr w:type="spellStart"/>
          <w:r w:rsidRPr="00754B67">
            <w:rPr>
              <w:color w:val="000000"/>
            </w:rPr>
            <w:t>Herway</w:t>
          </w:r>
          <w:proofErr w:type="spellEnd"/>
          <w:r w:rsidRPr="00754B67">
            <w:rPr>
              <w:color w:val="000000"/>
            </w:rPr>
            <w:t xml:space="preserve"> ST, Fillmore N, Kim H, Brown JD, Barrow JR, et al. AMP-activated protein kinase phosphorylates transcription factors of the CREB family. J Appl Physiol. 2008;104(2):429–38.</w:t>
          </w:r>
        </w:p>
        <w:p w14:paraId="61D95D9A" w14:textId="77777777" w:rsidR="00754B67" w:rsidRPr="00754B67" w:rsidRDefault="00754B67">
          <w:pPr>
            <w:pStyle w:val="csl-entry"/>
            <w:divId w:val="1672171711"/>
            <w:rPr>
              <w:color w:val="000000"/>
            </w:rPr>
          </w:pPr>
          <w:r w:rsidRPr="00754B67">
            <w:rPr>
              <w:color w:val="000000"/>
            </w:rPr>
            <w:t xml:space="preserve">62. Farris JC, </w:t>
          </w:r>
          <w:proofErr w:type="spellStart"/>
          <w:r w:rsidRPr="00754B67">
            <w:rPr>
              <w:color w:val="000000"/>
            </w:rPr>
            <w:t>Pifer</w:t>
          </w:r>
          <w:proofErr w:type="spellEnd"/>
          <w:r w:rsidRPr="00754B67">
            <w:rPr>
              <w:color w:val="000000"/>
            </w:rPr>
            <w:t xml:space="preserve"> PM, Zheng L, Gottlieb E, Denvir J, Frisch SM. </w:t>
          </w:r>
          <w:proofErr w:type="spellStart"/>
          <w:r w:rsidRPr="00754B67">
            <w:rPr>
              <w:color w:val="000000"/>
            </w:rPr>
            <w:t>Grainyhead</w:t>
          </w:r>
          <w:proofErr w:type="spellEnd"/>
          <w:r w:rsidRPr="00754B67">
            <w:rPr>
              <w:color w:val="000000"/>
            </w:rPr>
            <w:t xml:space="preserve">-like 2 Reverses the Metabolic Changes Induced by the Oncogenic Epithelial–Mesenchymal Transition: Effects on </w:t>
          </w:r>
          <w:proofErr w:type="spellStart"/>
          <w:r w:rsidRPr="00754B67">
            <w:rPr>
              <w:color w:val="000000"/>
            </w:rPr>
            <w:t>Anoikis</w:t>
          </w:r>
          <w:proofErr w:type="spellEnd"/>
          <w:r w:rsidRPr="00754B67">
            <w:rPr>
              <w:color w:val="000000"/>
            </w:rPr>
            <w:t>. Mol Cancer Res. 2016;14(6):528–38.</w:t>
          </w:r>
        </w:p>
        <w:p w14:paraId="6AE8CEAF" w14:textId="77777777" w:rsidR="00754B67" w:rsidRPr="00754B67" w:rsidRDefault="00754B67">
          <w:pPr>
            <w:pStyle w:val="csl-entry"/>
            <w:divId w:val="1672171711"/>
            <w:rPr>
              <w:color w:val="000000"/>
            </w:rPr>
          </w:pPr>
          <w:r w:rsidRPr="00754B67">
            <w:rPr>
              <w:color w:val="000000"/>
            </w:rPr>
            <w:t xml:space="preserve">63. </w:t>
          </w:r>
          <w:proofErr w:type="spellStart"/>
          <w:r w:rsidRPr="00754B67">
            <w:rPr>
              <w:color w:val="000000"/>
            </w:rPr>
            <w:t>Radisky</w:t>
          </w:r>
          <w:proofErr w:type="spellEnd"/>
          <w:r w:rsidRPr="00754B67">
            <w:rPr>
              <w:color w:val="000000"/>
            </w:rPr>
            <w:t xml:space="preserve"> DC, Levy DD, </w:t>
          </w:r>
          <w:proofErr w:type="spellStart"/>
          <w:r w:rsidRPr="00754B67">
            <w:rPr>
              <w:color w:val="000000"/>
            </w:rPr>
            <w:t>Littlepage</w:t>
          </w:r>
          <w:proofErr w:type="spellEnd"/>
          <w:r w:rsidRPr="00754B67">
            <w:rPr>
              <w:color w:val="000000"/>
            </w:rPr>
            <w:t xml:space="preserve"> LE, Liu H, Nelson CM, Fata JE, et al. Rac1b and reactive oxygen species mediate MMP-3-induced EMT and genomic instability. Nature. 2005;436(7047):123–7.</w:t>
          </w:r>
        </w:p>
        <w:p w14:paraId="004E0571" w14:textId="77777777" w:rsidR="00754B67" w:rsidRPr="00754B67" w:rsidRDefault="00754B67">
          <w:pPr>
            <w:pStyle w:val="csl-entry"/>
            <w:divId w:val="1672171711"/>
            <w:rPr>
              <w:color w:val="000000"/>
            </w:rPr>
          </w:pPr>
          <w:r w:rsidRPr="00754B67">
            <w:rPr>
              <w:color w:val="000000"/>
            </w:rPr>
            <w:t xml:space="preserve">64. </w:t>
          </w:r>
          <w:proofErr w:type="spellStart"/>
          <w:r w:rsidRPr="00754B67">
            <w:rPr>
              <w:color w:val="000000"/>
            </w:rPr>
            <w:t>Babaei</w:t>
          </w:r>
          <w:proofErr w:type="spellEnd"/>
          <w:r w:rsidRPr="00754B67">
            <w:rPr>
              <w:color w:val="000000"/>
            </w:rPr>
            <w:t xml:space="preserve"> G, </w:t>
          </w:r>
          <w:proofErr w:type="spellStart"/>
          <w:r w:rsidRPr="00754B67">
            <w:rPr>
              <w:color w:val="000000"/>
            </w:rPr>
            <w:t>Raei</w:t>
          </w:r>
          <w:proofErr w:type="spellEnd"/>
          <w:r w:rsidRPr="00754B67">
            <w:rPr>
              <w:color w:val="000000"/>
            </w:rPr>
            <w:t xml:space="preserve"> N, </w:t>
          </w:r>
          <w:proofErr w:type="spellStart"/>
          <w:r w:rsidRPr="00754B67">
            <w:rPr>
              <w:color w:val="000000"/>
            </w:rPr>
            <w:t>milani</w:t>
          </w:r>
          <w:proofErr w:type="spellEnd"/>
          <w:r w:rsidRPr="00754B67">
            <w:rPr>
              <w:color w:val="000000"/>
            </w:rPr>
            <w:t xml:space="preserve"> AT, Aziz SGG, </w:t>
          </w:r>
          <w:proofErr w:type="spellStart"/>
          <w:r w:rsidRPr="00754B67">
            <w:rPr>
              <w:color w:val="000000"/>
            </w:rPr>
            <w:t>Pourjabbar</w:t>
          </w:r>
          <w:proofErr w:type="spellEnd"/>
          <w:r w:rsidRPr="00754B67">
            <w:rPr>
              <w:color w:val="000000"/>
            </w:rPr>
            <w:t xml:space="preserve"> N, </w:t>
          </w:r>
          <w:proofErr w:type="spellStart"/>
          <w:r w:rsidRPr="00754B67">
            <w:rPr>
              <w:color w:val="000000"/>
            </w:rPr>
            <w:t>Geravand</w:t>
          </w:r>
          <w:proofErr w:type="spellEnd"/>
          <w:r w:rsidRPr="00754B67">
            <w:rPr>
              <w:color w:val="000000"/>
            </w:rPr>
            <w:t xml:space="preserve"> F. The emerging role of miR-200 family in metastasis: focus on EMT, CSCs, angiogenesis, and </w:t>
          </w:r>
          <w:proofErr w:type="spellStart"/>
          <w:r w:rsidRPr="00754B67">
            <w:rPr>
              <w:color w:val="000000"/>
            </w:rPr>
            <w:t>anoikis</w:t>
          </w:r>
          <w:proofErr w:type="spellEnd"/>
          <w:r w:rsidRPr="00754B67">
            <w:rPr>
              <w:color w:val="000000"/>
            </w:rPr>
            <w:t>. Mol Biol Rep. 2021;48(10):6935–47.</w:t>
          </w:r>
        </w:p>
        <w:p w14:paraId="4C3368E3" w14:textId="77777777" w:rsidR="00754B67" w:rsidRPr="00754B67" w:rsidRDefault="00754B67">
          <w:pPr>
            <w:pStyle w:val="csl-entry"/>
            <w:divId w:val="1672171711"/>
            <w:rPr>
              <w:color w:val="000000"/>
            </w:rPr>
          </w:pPr>
          <w:r w:rsidRPr="00754B67">
            <w:rPr>
              <w:color w:val="000000"/>
            </w:rPr>
            <w:t>65. SHIDA M, KITAJIMA Y, NAKAMURA J, YANAGIHARA K, BABA K, WAKIYAMA K, et al. Impaired mitophagy activates mtROS/HIF-1α interplay and increases cancer aggressiveness in gastric cancer cells under hypoxia. Int J Oncol. 2016;48(4):1379–90.</w:t>
          </w:r>
        </w:p>
        <w:p w14:paraId="6B4BA614" w14:textId="77777777" w:rsidR="00754B67" w:rsidRPr="00754B67" w:rsidRDefault="00754B67">
          <w:pPr>
            <w:pStyle w:val="csl-entry"/>
            <w:divId w:val="1672171711"/>
            <w:rPr>
              <w:color w:val="000000"/>
            </w:rPr>
          </w:pPr>
          <w:r w:rsidRPr="00754B67">
            <w:rPr>
              <w:color w:val="000000"/>
            </w:rPr>
            <w:t xml:space="preserve">66. </w:t>
          </w:r>
          <w:proofErr w:type="spellStart"/>
          <w:r w:rsidRPr="00754B67">
            <w:rPr>
              <w:color w:val="000000"/>
            </w:rPr>
            <w:t>Thiery</w:t>
          </w:r>
          <w:proofErr w:type="spellEnd"/>
          <w:r w:rsidRPr="00754B67">
            <w:rPr>
              <w:color w:val="000000"/>
            </w:rPr>
            <w:t xml:space="preserve"> JP, </w:t>
          </w:r>
          <w:proofErr w:type="spellStart"/>
          <w:r w:rsidRPr="00754B67">
            <w:rPr>
              <w:color w:val="000000"/>
            </w:rPr>
            <w:t>Acloque</w:t>
          </w:r>
          <w:proofErr w:type="spellEnd"/>
          <w:r w:rsidRPr="00754B67">
            <w:rPr>
              <w:color w:val="000000"/>
            </w:rPr>
            <w:t xml:space="preserve"> H, Huang RYJ, Nieto MA. Epithelial-Mesenchymal Transitions in Development and Disease. Cell. 2009;139(5):871–90.</w:t>
          </w:r>
        </w:p>
        <w:p w14:paraId="502F3EC8" w14:textId="77777777" w:rsidR="00754B67" w:rsidRPr="00754B67" w:rsidRDefault="00754B67">
          <w:pPr>
            <w:pStyle w:val="csl-entry"/>
            <w:divId w:val="1672171711"/>
            <w:rPr>
              <w:color w:val="000000"/>
            </w:rPr>
          </w:pPr>
          <w:r w:rsidRPr="00754B67">
            <w:rPr>
              <w:color w:val="000000"/>
            </w:rPr>
            <w:t xml:space="preserve">67. Zhang K, </w:t>
          </w:r>
          <w:proofErr w:type="spellStart"/>
          <w:r w:rsidRPr="00754B67">
            <w:rPr>
              <w:color w:val="000000"/>
            </w:rPr>
            <w:t>Zhaos</w:t>
          </w:r>
          <w:proofErr w:type="spellEnd"/>
          <w:r w:rsidRPr="00754B67">
            <w:rPr>
              <w:color w:val="000000"/>
            </w:rPr>
            <w:t xml:space="preserve"> J, Liu X, Yan B, Chen D, Gao Y, et al. Activation of NF-B upregulates Snail and consequent repression of E-cadherin in cholangiocarcinoma cell invasion. Hepato-gastroenterol. 2011;58(105):1–7.</w:t>
          </w:r>
        </w:p>
        <w:p w14:paraId="3F885FB0" w14:textId="77777777" w:rsidR="00754B67" w:rsidRPr="00754B67" w:rsidRDefault="00754B67">
          <w:pPr>
            <w:pStyle w:val="csl-entry"/>
            <w:divId w:val="1672171711"/>
            <w:rPr>
              <w:color w:val="000000"/>
            </w:rPr>
          </w:pPr>
          <w:r w:rsidRPr="00754B67">
            <w:rPr>
              <w:color w:val="000000"/>
            </w:rPr>
            <w:t xml:space="preserve">68. </w:t>
          </w:r>
          <w:proofErr w:type="spellStart"/>
          <w:r w:rsidRPr="00754B67">
            <w:rPr>
              <w:color w:val="000000"/>
            </w:rPr>
            <w:t>Folmes</w:t>
          </w:r>
          <w:proofErr w:type="spellEnd"/>
          <w:r w:rsidRPr="00754B67">
            <w:rPr>
              <w:color w:val="000000"/>
            </w:rPr>
            <w:t xml:space="preserve"> CDL, Nelson TJ, Martinez-Fernandez A, </w:t>
          </w:r>
          <w:proofErr w:type="spellStart"/>
          <w:r w:rsidRPr="00754B67">
            <w:rPr>
              <w:color w:val="000000"/>
            </w:rPr>
            <w:t>Arrell</w:t>
          </w:r>
          <w:proofErr w:type="spellEnd"/>
          <w:r w:rsidRPr="00754B67">
            <w:rPr>
              <w:color w:val="000000"/>
            </w:rPr>
            <w:t xml:space="preserve"> DK, Lindor JZ, </w:t>
          </w:r>
          <w:proofErr w:type="spellStart"/>
          <w:r w:rsidRPr="00754B67">
            <w:rPr>
              <w:color w:val="000000"/>
            </w:rPr>
            <w:t>Dzeja</w:t>
          </w:r>
          <w:proofErr w:type="spellEnd"/>
          <w:r w:rsidRPr="00754B67">
            <w:rPr>
              <w:color w:val="000000"/>
            </w:rPr>
            <w:t xml:space="preserve"> PP, et al. Somatic Oxidative Bioenergetics Transitions into Pluripotency-Dependent Glycolysis to Facilitate Nuclear Reprogramming. Cell </w:t>
          </w:r>
          <w:proofErr w:type="spellStart"/>
          <w:r w:rsidRPr="00754B67">
            <w:rPr>
              <w:color w:val="000000"/>
            </w:rPr>
            <w:t>Metab</w:t>
          </w:r>
          <w:proofErr w:type="spellEnd"/>
          <w:r w:rsidRPr="00754B67">
            <w:rPr>
              <w:color w:val="000000"/>
            </w:rPr>
            <w:t>. 2011;14(2):264–71.</w:t>
          </w:r>
        </w:p>
        <w:p w14:paraId="6DCBC564" w14:textId="77777777" w:rsidR="00754B67" w:rsidRPr="00754B67" w:rsidRDefault="00754B67">
          <w:pPr>
            <w:pStyle w:val="csl-entry"/>
            <w:divId w:val="1672171711"/>
            <w:rPr>
              <w:color w:val="000000"/>
            </w:rPr>
          </w:pPr>
          <w:r w:rsidRPr="00754B67">
            <w:rPr>
              <w:color w:val="000000"/>
            </w:rPr>
            <w:t xml:space="preserve">69. </w:t>
          </w:r>
          <w:proofErr w:type="spellStart"/>
          <w:r w:rsidRPr="00754B67">
            <w:rPr>
              <w:color w:val="000000"/>
            </w:rPr>
            <w:t>Lehuédé</w:t>
          </w:r>
          <w:proofErr w:type="spellEnd"/>
          <w:r w:rsidRPr="00754B67">
            <w:rPr>
              <w:color w:val="000000"/>
            </w:rPr>
            <w:t xml:space="preserve"> C, Dupuy F, Rabinovitch R, Jones RG, Siegel PM. Metabolic Plasticity as a Determinant of Tumor Growth and Metastasis. Cancer Res. 2016;76(18):5201–8.</w:t>
          </w:r>
        </w:p>
        <w:p w14:paraId="3D608118" w14:textId="77777777" w:rsidR="00754B67" w:rsidRPr="00754B67" w:rsidRDefault="00754B67">
          <w:pPr>
            <w:pStyle w:val="csl-entry"/>
            <w:divId w:val="1672171711"/>
            <w:rPr>
              <w:color w:val="000000"/>
            </w:rPr>
          </w:pPr>
          <w:r w:rsidRPr="00754B67">
            <w:rPr>
              <w:color w:val="000000"/>
            </w:rPr>
            <w:t xml:space="preserve">70. Ramesh V, </w:t>
          </w:r>
          <w:proofErr w:type="spellStart"/>
          <w:r w:rsidRPr="00754B67">
            <w:rPr>
              <w:color w:val="000000"/>
            </w:rPr>
            <w:t>Brabletz</w:t>
          </w:r>
          <w:proofErr w:type="spellEnd"/>
          <w:r w:rsidRPr="00754B67">
            <w:rPr>
              <w:color w:val="000000"/>
            </w:rPr>
            <w:t xml:space="preserve"> T, </w:t>
          </w:r>
          <w:proofErr w:type="spellStart"/>
          <w:r w:rsidRPr="00754B67">
            <w:rPr>
              <w:color w:val="000000"/>
            </w:rPr>
            <w:t>Ceppi</w:t>
          </w:r>
          <w:proofErr w:type="spellEnd"/>
          <w:r w:rsidRPr="00754B67">
            <w:rPr>
              <w:color w:val="000000"/>
            </w:rPr>
            <w:t xml:space="preserve"> P. Targeting EMT in Cancer with Repurposed Metabolic Inhibitors. Trends Cancer. 2020;6(11):942–50.</w:t>
          </w:r>
        </w:p>
        <w:p w14:paraId="3A45419F" w14:textId="77777777" w:rsidR="00754B67" w:rsidRPr="00754B67" w:rsidRDefault="00754B67">
          <w:pPr>
            <w:pStyle w:val="csl-entry"/>
            <w:divId w:val="1672171711"/>
            <w:rPr>
              <w:color w:val="000000"/>
            </w:rPr>
          </w:pPr>
          <w:r w:rsidRPr="00754B67">
            <w:rPr>
              <w:color w:val="000000"/>
            </w:rPr>
            <w:t>71. Martinez-</w:t>
          </w:r>
          <w:proofErr w:type="spellStart"/>
          <w:r w:rsidRPr="00754B67">
            <w:rPr>
              <w:color w:val="000000"/>
            </w:rPr>
            <w:t>Outschoorn</w:t>
          </w:r>
          <w:proofErr w:type="spellEnd"/>
          <w:r w:rsidRPr="00754B67">
            <w:rPr>
              <w:color w:val="000000"/>
            </w:rPr>
            <w:t xml:space="preserve"> UE, Peiris-</w:t>
          </w:r>
          <w:proofErr w:type="spellStart"/>
          <w:r w:rsidRPr="00754B67">
            <w:rPr>
              <w:color w:val="000000"/>
            </w:rPr>
            <w:t>Pagés</w:t>
          </w:r>
          <w:proofErr w:type="spellEnd"/>
          <w:r w:rsidRPr="00754B67">
            <w:rPr>
              <w:color w:val="000000"/>
            </w:rPr>
            <w:t xml:space="preserve"> M, </w:t>
          </w:r>
          <w:proofErr w:type="spellStart"/>
          <w:r w:rsidRPr="00754B67">
            <w:rPr>
              <w:color w:val="000000"/>
            </w:rPr>
            <w:t>Pestell</w:t>
          </w:r>
          <w:proofErr w:type="spellEnd"/>
          <w:r w:rsidRPr="00754B67">
            <w:rPr>
              <w:color w:val="000000"/>
            </w:rPr>
            <w:t xml:space="preserve"> RG, </w:t>
          </w:r>
          <w:proofErr w:type="spellStart"/>
          <w:r w:rsidRPr="00754B67">
            <w:rPr>
              <w:color w:val="000000"/>
            </w:rPr>
            <w:t>Sotgia</w:t>
          </w:r>
          <w:proofErr w:type="spellEnd"/>
          <w:r w:rsidRPr="00754B67">
            <w:rPr>
              <w:color w:val="000000"/>
            </w:rPr>
            <w:t xml:space="preserve"> F, </w:t>
          </w:r>
          <w:proofErr w:type="spellStart"/>
          <w:r w:rsidRPr="00754B67">
            <w:rPr>
              <w:color w:val="000000"/>
            </w:rPr>
            <w:t>Lisanti</w:t>
          </w:r>
          <w:proofErr w:type="spellEnd"/>
          <w:r w:rsidRPr="00754B67">
            <w:rPr>
              <w:color w:val="000000"/>
            </w:rPr>
            <w:t xml:space="preserve"> MP. Cancer metabolism: a therapeutic perspective. Nat Rev Clin Oncol. 2017;14(1):11–31.</w:t>
          </w:r>
        </w:p>
        <w:p w14:paraId="77CBA7FB" w14:textId="0DF34AAE" w:rsidR="00E469AE" w:rsidRPr="00602FA5" w:rsidRDefault="00754B67" w:rsidP="009B2663">
          <w:pPr>
            <w:pStyle w:val="csl-entry"/>
          </w:pPr>
          <w:r w:rsidRPr="00754B67">
            <w:rPr>
              <w:rFonts w:eastAsia="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5" w:author="Madeline Galbraith" w:date="2022-04-22T15:06:00Z" w:initials="MG">
    <w:p w14:paraId="5FBAF6F5" w14:textId="2DFB9BA3" w:rsidR="00164DB6" w:rsidRDefault="00164DB6">
      <w:pPr>
        <w:pStyle w:val="CommentText"/>
      </w:pPr>
      <w:r>
        <w:rPr>
          <w:rStyle w:val="CommentReference"/>
        </w:rPr>
        <w:annotationRef/>
      </w:r>
      <w:r>
        <w:t>The coupled phenotypes transition from E-O, E-W/O, E/M-W/O</w:t>
      </w:r>
    </w:p>
  </w:comment>
  <w:comment w:id="14"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15"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20" w:author="Madeline Galbraith" w:date="2022-04-21T12:24:00Z" w:initials="MG">
    <w:p w14:paraId="057F22C6" w14:textId="5C01F66E" w:rsidR="008C0AFE" w:rsidRDefault="008C0AFE">
      <w:pPr>
        <w:pStyle w:val="CommentText"/>
        <w:rPr>
          <w:rStyle w:val="CommentReference"/>
        </w:rPr>
      </w:pPr>
      <w:r>
        <w:rPr>
          <w:rStyle w:val="CommentReference"/>
        </w:rPr>
        <w:annotationRef/>
      </w:r>
      <w:r>
        <w:rPr>
          <w:rStyle w:val="CommentReference"/>
        </w:rPr>
        <w:t>Is the biological term “crosstalk” just a single word</w:t>
      </w:r>
      <w:r w:rsidR="00E1621E">
        <w:rPr>
          <w:rStyle w:val="CommentReference"/>
        </w:rPr>
        <w:t xml:space="preserve"> or does it have a hyphen “cross-talk”?</w:t>
      </w:r>
    </w:p>
    <w:p w14:paraId="7B3BC3B3" w14:textId="417A2235" w:rsidR="008C0AFE" w:rsidRDefault="008C0AFE">
      <w:pPr>
        <w:pStyle w:val="CommentText"/>
      </w:pPr>
    </w:p>
  </w:comment>
  <w:comment w:id="34" w:author="Levine, Herbert" w:date="2022-04-05T20:51:00Z" w:initials="LH">
    <w:p w14:paraId="7DB33AD6" w14:textId="77777777" w:rsidR="00AF0EA3" w:rsidRDefault="00AF0EA3" w:rsidP="00AF0EA3">
      <w:pPr>
        <w:pStyle w:val="CommentText"/>
      </w:pPr>
      <w:r>
        <w:rPr>
          <w:rStyle w:val="CommentReference"/>
        </w:rPr>
        <w:annotationRef/>
      </w:r>
      <w:r>
        <w:t xml:space="preserve">I’m not exactly sure why you are referring the SI material here before you get to the results section. </w:t>
      </w:r>
    </w:p>
  </w:comment>
  <w:comment w:id="41" w:author="Dongya Jia" w:date="2022-04-17T18:15:00Z" w:initials="DJ">
    <w:p w14:paraId="6A886B2B" w14:textId="77777777" w:rsidR="003B389D" w:rsidRPr="00407D3C" w:rsidRDefault="003B389D" w:rsidP="003B389D">
      <w:pPr>
        <w:pStyle w:val="CommentText"/>
        <w:rPr>
          <w:sz w:val="16"/>
          <w:szCs w:val="16"/>
        </w:rPr>
      </w:pPr>
      <w:r>
        <w:rPr>
          <w:rStyle w:val="CommentReference"/>
        </w:rPr>
        <w:annotationRef/>
      </w:r>
      <w:r>
        <w:rPr>
          <w:rStyle w:val="CommentReference"/>
        </w:rPr>
        <w:t>Add reference for the shifted hill function</w:t>
      </w:r>
    </w:p>
  </w:comment>
  <w:comment w:id="56"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64"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85"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83"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84"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71" w:author="Madeline Galbraith" w:date="2022-04-22T17:10:00Z" w:initials="MG">
    <w:p w14:paraId="6FCD7753" w14:textId="00221FE0" w:rsidR="004E4352" w:rsidRDefault="004E4352">
      <w:pPr>
        <w:pStyle w:val="CommentText"/>
      </w:pPr>
      <w:r>
        <w:rPr>
          <w:rStyle w:val="CommentReference"/>
        </w:rPr>
        <w:annotationRef/>
      </w:r>
      <w:r w:rsidR="006640B2">
        <w:rPr>
          <w:rStyle w:val="CommentReference"/>
        </w:rPr>
        <w:t>I put this discussion in the SI with the parameters and elaborated more about the mir200-HIF1 link.</w:t>
      </w:r>
    </w:p>
  </w:comment>
  <w:comment w:id="116" w:author="Madeline Galbraith" w:date="2022-04-22T17:11:00Z" w:initials="MG">
    <w:p w14:paraId="1F6DF41B" w14:textId="6026CD2F" w:rsidR="000915EB" w:rsidRDefault="000915EB">
      <w:pPr>
        <w:pStyle w:val="CommentText"/>
      </w:pPr>
      <w:r>
        <w:rPr>
          <w:rStyle w:val="CommentReference"/>
        </w:rPr>
        <w:annotationRef/>
      </w:r>
      <w:r>
        <w:t>Move this to the model section?</w:t>
      </w:r>
    </w:p>
  </w:comment>
  <w:comment w:id="131" w:author="Dongya Jia" w:date="2022-04-17T18:45:00Z" w:initials="DJ">
    <w:p w14:paraId="6736D06E" w14:textId="77777777" w:rsidR="00334B17" w:rsidRDefault="00334B17"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142"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158" w:author="Levine, Herbert" w:date="2022-04-07T08:07:00Z" w:initials="LH">
    <w:p w14:paraId="529CF554" w14:textId="77777777" w:rsidR="00334B17" w:rsidRDefault="00334B17"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159"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160"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402"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403"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457"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458"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460"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461"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459"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6B80C677" w15:done="0"/>
  <w15:commentEx w15:paraId="6F4D82CB" w15:done="0"/>
  <w15:commentEx w15:paraId="7B3BC3B3" w15:done="0"/>
  <w15:commentEx w15:paraId="7DB33AD6" w15:done="0"/>
  <w15:commentEx w15:paraId="6A886B2B" w15:done="0"/>
  <w15:commentEx w15:paraId="6F7DE384" w15:done="1"/>
  <w15:commentEx w15:paraId="70B897C3" w15:done="1"/>
  <w15:commentEx w15:paraId="408FF4B1" w15:done="0"/>
  <w15:commentEx w15:paraId="0F59870D" w15:done="0"/>
  <w15:commentEx w15:paraId="37279818" w15:paraIdParent="0F59870D" w15:done="0"/>
  <w15:commentEx w15:paraId="6FCD7753" w15:done="0"/>
  <w15:commentEx w15:paraId="1F6DF41B" w15:done="0"/>
  <w15:commentEx w15:paraId="6736D06E" w15:done="0"/>
  <w15:commentEx w15:paraId="39EF8A5C" w15:done="0"/>
  <w15:commentEx w15:paraId="529CF554" w15:done="0"/>
  <w15:commentEx w15:paraId="6A7C7E2A" w15:paraIdParent="529CF554" w15:done="0"/>
  <w15:commentEx w15:paraId="45010B9E" w15:paraIdParent="529CF554" w15:done="0"/>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06E5E6" w16cex:dateUtc="2022-04-17T23:15:00Z"/>
  <w16cex:commentExtensible w16cex:durableId="25F6D7F0" w16cex:dateUtc="2022-04-05T19:00:00Z"/>
  <w16cex:commentExtensible w16cex:durableId="260BCB7C" w16cex:dateUtc="2022-04-21T17:24:00Z"/>
  <w16cex:commentExtensible w16cex:durableId="260D5F2E" w16cex:dateUtc="2022-04-06T01:51:00Z"/>
  <w16cex:commentExtensible w16cex:durableId="260D59B8" w16cex:dateUtc="2022-04-17T23:15:00Z"/>
  <w16cex:commentExtensible w16cex:durableId="260BCD62" w16cex:dateUtc="2022-04-17T23:15:00Z"/>
  <w16cex:commentExtensible w16cex:durableId="260BCD11" w16cex:dateUtc="2022-04-17T23:15: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60D6030" w16cex:dateUtc="2022-04-22T22:11:00Z"/>
  <w16cex:commentExtensible w16cex:durableId="2606ECE3" w16cex:dateUtc="2022-04-17T23:45:00Z"/>
  <w16cex:commentExtensible w16cex:durableId="25F8259D" w16cex:dateUtc="2022-04-06T18:43:00Z"/>
  <w16cex:commentExtensible w16cex:durableId="260BD0E5" w16cex:dateUtc="2022-04-07T13:07:00Z"/>
  <w16cex:commentExtensible w16cex:durableId="260BD0E4" w16cex:dateUtc="2022-04-11T20:09:00Z"/>
  <w16cex:commentExtensible w16cex:durableId="2606EDAD" w16cex:dateUtc="2022-04-17T23:4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6B80C677" w16cid:durableId="2606E5E6"/>
  <w16cid:commentId w16cid:paraId="6F4D82CB" w16cid:durableId="25F6D7F0"/>
  <w16cid:commentId w16cid:paraId="7B3BC3B3" w16cid:durableId="260BCB7C"/>
  <w16cid:commentId w16cid:paraId="7DB33AD6" w16cid:durableId="260D5F2E"/>
  <w16cid:commentId w16cid:paraId="6A886B2B" w16cid:durableId="260D59B8"/>
  <w16cid:commentId w16cid:paraId="6F7DE384" w16cid:durableId="260BCD62"/>
  <w16cid:commentId w16cid:paraId="70B897C3" w16cid:durableId="260BCD11"/>
  <w16cid:commentId w16cid:paraId="408FF4B1" w16cid:durableId="25F736FB"/>
  <w16cid:commentId w16cid:paraId="0F59870D" w16cid:durableId="25C672C5"/>
  <w16cid:commentId w16cid:paraId="37279818" w16cid:durableId="25D06A2E"/>
  <w16cid:commentId w16cid:paraId="6FCD7753" w16cid:durableId="260D600C"/>
  <w16cid:commentId w16cid:paraId="1F6DF41B" w16cid:durableId="260D6030"/>
  <w16cid:commentId w16cid:paraId="6736D06E" w16cid:durableId="2606ECE3"/>
  <w16cid:commentId w16cid:paraId="39EF8A5C" w16cid:durableId="25F8259D"/>
  <w16cid:commentId w16cid:paraId="529CF554" w16cid:durableId="260BD0E5"/>
  <w16cid:commentId w16cid:paraId="6A7C7E2A" w16cid:durableId="260BD0E4"/>
  <w16cid:commentId w16cid:paraId="45010B9E" w16cid:durableId="2606EDAD"/>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4362"/>
    <w:rsid w:val="00006416"/>
    <w:rsid w:val="00007827"/>
    <w:rsid w:val="00011C8B"/>
    <w:rsid w:val="000128DF"/>
    <w:rsid w:val="0002004B"/>
    <w:rsid w:val="00022E63"/>
    <w:rsid w:val="00023D15"/>
    <w:rsid w:val="00023DFE"/>
    <w:rsid w:val="00024146"/>
    <w:rsid w:val="000257AB"/>
    <w:rsid w:val="00030D7E"/>
    <w:rsid w:val="00032594"/>
    <w:rsid w:val="00033126"/>
    <w:rsid w:val="00034838"/>
    <w:rsid w:val="0003710F"/>
    <w:rsid w:val="00037377"/>
    <w:rsid w:val="00040BBB"/>
    <w:rsid w:val="00043B26"/>
    <w:rsid w:val="00045854"/>
    <w:rsid w:val="00050B2C"/>
    <w:rsid w:val="00050F0E"/>
    <w:rsid w:val="0005499B"/>
    <w:rsid w:val="00055744"/>
    <w:rsid w:val="00063789"/>
    <w:rsid w:val="00065D07"/>
    <w:rsid w:val="000662BA"/>
    <w:rsid w:val="00070C24"/>
    <w:rsid w:val="00071585"/>
    <w:rsid w:val="0007477A"/>
    <w:rsid w:val="00075D69"/>
    <w:rsid w:val="000803AF"/>
    <w:rsid w:val="00083993"/>
    <w:rsid w:val="00083A6B"/>
    <w:rsid w:val="00084675"/>
    <w:rsid w:val="00085BD4"/>
    <w:rsid w:val="000915EB"/>
    <w:rsid w:val="000941E5"/>
    <w:rsid w:val="00094844"/>
    <w:rsid w:val="00096016"/>
    <w:rsid w:val="000B062F"/>
    <w:rsid w:val="000B0E77"/>
    <w:rsid w:val="000B15D3"/>
    <w:rsid w:val="000B2C27"/>
    <w:rsid w:val="000B485D"/>
    <w:rsid w:val="000C0ABA"/>
    <w:rsid w:val="000C0F18"/>
    <w:rsid w:val="000C352C"/>
    <w:rsid w:val="000C3A18"/>
    <w:rsid w:val="000C466B"/>
    <w:rsid w:val="000C48EA"/>
    <w:rsid w:val="000C7A59"/>
    <w:rsid w:val="000D6A64"/>
    <w:rsid w:val="000D6AEB"/>
    <w:rsid w:val="000D6FCE"/>
    <w:rsid w:val="000D7EB5"/>
    <w:rsid w:val="000E16DE"/>
    <w:rsid w:val="000F0265"/>
    <w:rsid w:val="000F0C09"/>
    <w:rsid w:val="000F4AE0"/>
    <w:rsid w:val="000F5033"/>
    <w:rsid w:val="0010035D"/>
    <w:rsid w:val="00105214"/>
    <w:rsid w:val="00112940"/>
    <w:rsid w:val="001155E9"/>
    <w:rsid w:val="001156AA"/>
    <w:rsid w:val="00117B29"/>
    <w:rsid w:val="00121715"/>
    <w:rsid w:val="0012213F"/>
    <w:rsid w:val="00123088"/>
    <w:rsid w:val="00123F43"/>
    <w:rsid w:val="0012488B"/>
    <w:rsid w:val="00124EF2"/>
    <w:rsid w:val="001258A6"/>
    <w:rsid w:val="001318AD"/>
    <w:rsid w:val="00131EBC"/>
    <w:rsid w:val="00133F92"/>
    <w:rsid w:val="00136A64"/>
    <w:rsid w:val="00141452"/>
    <w:rsid w:val="00143B50"/>
    <w:rsid w:val="0014758B"/>
    <w:rsid w:val="00150BB3"/>
    <w:rsid w:val="00153DC8"/>
    <w:rsid w:val="00164344"/>
    <w:rsid w:val="00164DB6"/>
    <w:rsid w:val="0016562D"/>
    <w:rsid w:val="0016591C"/>
    <w:rsid w:val="00165CE1"/>
    <w:rsid w:val="00170F85"/>
    <w:rsid w:val="001713D6"/>
    <w:rsid w:val="00171565"/>
    <w:rsid w:val="001815B1"/>
    <w:rsid w:val="001817B5"/>
    <w:rsid w:val="00181AE7"/>
    <w:rsid w:val="0018219A"/>
    <w:rsid w:val="00182BBC"/>
    <w:rsid w:val="001834EF"/>
    <w:rsid w:val="00184A9E"/>
    <w:rsid w:val="00186588"/>
    <w:rsid w:val="00190AFE"/>
    <w:rsid w:val="0019272E"/>
    <w:rsid w:val="00193457"/>
    <w:rsid w:val="001937C8"/>
    <w:rsid w:val="001A0DAE"/>
    <w:rsid w:val="001A5774"/>
    <w:rsid w:val="001B1BDD"/>
    <w:rsid w:val="001B2AC1"/>
    <w:rsid w:val="001C51AE"/>
    <w:rsid w:val="001C6260"/>
    <w:rsid w:val="001D1D9E"/>
    <w:rsid w:val="001D4132"/>
    <w:rsid w:val="001D5E10"/>
    <w:rsid w:val="001D6FB1"/>
    <w:rsid w:val="001E68E7"/>
    <w:rsid w:val="001F2666"/>
    <w:rsid w:val="001F4754"/>
    <w:rsid w:val="00200FFD"/>
    <w:rsid w:val="0020705B"/>
    <w:rsid w:val="0020793C"/>
    <w:rsid w:val="002104C6"/>
    <w:rsid w:val="00211F0E"/>
    <w:rsid w:val="00214E0A"/>
    <w:rsid w:val="002155FC"/>
    <w:rsid w:val="0021653C"/>
    <w:rsid w:val="002173D5"/>
    <w:rsid w:val="00230C9A"/>
    <w:rsid w:val="00234813"/>
    <w:rsid w:val="00235A5D"/>
    <w:rsid w:val="002402D1"/>
    <w:rsid w:val="00240E17"/>
    <w:rsid w:val="00244159"/>
    <w:rsid w:val="00246E2C"/>
    <w:rsid w:val="00246E60"/>
    <w:rsid w:val="00247035"/>
    <w:rsid w:val="002524A5"/>
    <w:rsid w:val="00252902"/>
    <w:rsid w:val="0025447F"/>
    <w:rsid w:val="00254C7F"/>
    <w:rsid w:val="00257613"/>
    <w:rsid w:val="00270383"/>
    <w:rsid w:val="002707CA"/>
    <w:rsid w:val="00272AB2"/>
    <w:rsid w:val="002742FA"/>
    <w:rsid w:val="0027482F"/>
    <w:rsid w:val="00283835"/>
    <w:rsid w:val="00290024"/>
    <w:rsid w:val="002925AC"/>
    <w:rsid w:val="002940AA"/>
    <w:rsid w:val="00295215"/>
    <w:rsid w:val="002968E6"/>
    <w:rsid w:val="002A0EA5"/>
    <w:rsid w:val="002A29C2"/>
    <w:rsid w:val="002B0510"/>
    <w:rsid w:val="002B06C7"/>
    <w:rsid w:val="002B2A63"/>
    <w:rsid w:val="002B47E3"/>
    <w:rsid w:val="002B4B23"/>
    <w:rsid w:val="002B530C"/>
    <w:rsid w:val="002B59C6"/>
    <w:rsid w:val="002C16FF"/>
    <w:rsid w:val="002C1E60"/>
    <w:rsid w:val="002C6587"/>
    <w:rsid w:val="002D1DC5"/>
    <w:rsid w:val="002D2C55"/>
    <w:rsid w:val="002D6B43"/>
    <w:rsid w:val="002D7AE1"/>
    <w:rsid w:val="002D7C3B"/>
    <w:rsid w:val="002E3E00"/>
    <w:rsid w:val="002E5FF0"/>
    <w:rsid w:val="002E7322"/>
    <w:rsid w:val="002F0AFD"/>
    <w:rsid w:val="002F4CA0"/>
    <w:rsid w:val="003015A5"/>
    <w:rsid w:val="003016F3"/>
    <w:rsid w:val="0030235D"/>
    <w:rsid w:val="00304944"/>
    <w:rsid w:val="00310448"/>
    <w:rsid w:val="003153E6"/>
    <w:rsid w:val="00316504"/>
    <w:rsid w:val="00317051"/>
    <w:rsid w:val="00320BCE"/>
    <w:rsid w:val="0032453A"/>
    <w:rsid w:val="00324A40"/>
    <w:rsid w:val="0032528C"/>
    <w:rsid w:val="00330620"/>
    <w:rsid w:val="00334B17"/>
    <w:rsid w:val="003352BC"/>
    <w:rsid w:val="0034024B"/>
    <w:rsid w:val="00343B5D"/>
    <w:rsid w:val="003456C6"/>
    <w:rsid w:val="0034583A"/>
    <w:rsid w:val="003614F3"/>
    <w:rsid w:val="00361645"/>
    <w:rsid w:val="00361B60"/>
    <w:rsid w:val="00362C05"/>
    <w:rsid w:val="00367703"/>
    <w:rsid w:val="00370547"/>
    <w:rsid w:val="003730D1"/>
    <w:rsid w:val="00373904"/>
    <w:rsid w:val="00376A9D"/>
    <w:rsid w:val="00380C0D"/>
    <w:rsid w:val="00382448"/>
    <w:rsid w:val="00386FDF"/>
    <w:rsid w:val="00390322"/>
    <w:rsid w:val="00390396"/>
    <w:rsid w:val="0039182F"/>
    <w:rsid w:val="003A149E"/>
    <w:rsid w:val="003A2AD5"/>
    <w:rsid w:val="003A620A"/>
    <w:rsid w:val="003B02C1"/>
    <w:rsid w:val="003B11C4"/>
    <w:rsid w:val="003B1490"/>
    <w:rsid w:val="003B389D"/>
    <w:rsid w:val="003B45E0"/>
    <w:rsid w:val="003B5628"/>
    <w:rsid w:val="003B5B63"/>
    <w:rsid w:val="003B639C"/>
    <w:rsid w:val="003B7C6B"/>
    <w:rsid w:val="003C18F2"/>
    <w:rsid w:val="003C4611"/>
    <w:rsid w:val="003C4FFE"/>
    <w:rsid w:val="003C723C"/>
    <w:rsid w:val="003D0A34"/>
    <w:rsid w:val="003D1235"/>
    <w:rsid w:val="003D3250"/>
    <w:rsid w:val="003D370C"/>
    <w:rsid w:val="003D572C"/>
    <w:rsid w:val="003D5A12"/>
    <w:rsid w:val="003D6D0C"/>
    <w:rsid w:val="003E407C"/>
    <w:rsid w:val="003E647F"/>
    <w:rsid w:val="003E71F4"/>
    <w:rsid w:val="003F13E2"/>
    <w:rsid w:val="003F19BA"/>
    <w:rsid w:val="003F6002"/>
    <w:rsid w:val="003F6CB1"/>
    <w:rsid w:val="003F7A30"/>
    <w:rsid w:val="004047D5"/>
    <w:rsid w:val="00407D3C"/>
    <w:rsid w:val="004116CE"/>
    <w:rsid w:val="00413352"/>
    <w:rsid w:val="00414B59"/>
    <w:rsid w:val="004168D7"/>
    <w:rsid w:val="00416EBB"/>
    <w:rsid w:val="00423B0C"/>
    <w:rsid w:val="00425BB3"/>
    <w:rsid w:val="00426950"/>
    <w:rsid w:val="0042730D"/>
    <w:rsid w:val="004359AC"/>
    <w:rsid w:val="00435A28"/>
    <w:rsid w:val="00436115"/>
    <w:rsid w:val="00436DC7"/>
    <w:rsid w:val="00444EFC"/>
    <w:rsid w:val="00445E76"/>
    <w:rsid w:val="004512F4"/>
    <w:rsid w:val="00455A36"/>
    <w:rsid w:val="00457136"/>
    <w:rsid w:val="004605B0"/>
    <w:rsid w:val="00466D42"/>
    <w:rsid w:val="00466D9B"/>
    <w:rsid w:val="0046719A"/>
    <w:rsid w:val="0047062E"/>
    <w:rsid w:val="004715D9"/>
    <w:rsid w:val="004722D9"/>
    <w:rsid w:val="00473668"/>
    <w:rsid w:val="00474B6C"/>
    <w:rsid w:val="00475712"/>
    <w:rsid w:val="00476BDE"/>
    <w:rsid w:val="004806AF"/>
    <w:rsid w:val="00480E57"/>
    <w:rsid w:val="00481812"/>
    <w:rsid w:val="004823D4"/>
    <w:rsid w:val="0048243F"/>
    <w:rsid w:val="004869E7"/>
    <w:rsid w:val="004878A6"/>
    <w:rsid w:val="00492387"/>
    <w:rsid w:val="004A15AC"/>
    <w:rsid w:val="004C2828"/>
    <w:rsid w:val="004C2846"/>
    <w:rsid w:val="004C3645"/>
    <w:rsid w:val="004C4B8C"/>
    <w:rsid w:val="004C7F90"/>
    <w:rsid w:val="004D3F44"/>
    <w:rsid w:val="004E0DF6"/>
    <w:rsid w:val="004E1A5E"/>
    <w:rsid w:val="004E29B3"/>
    <w:rsid w:val="004E4352"/>
    <w:rsid w:val="004E5079"/>
    <w:rsid w:val="004F0ADB"/>
    <w:rsid w:val="004F11EA"/>
    <w:rsid w:val="004F30F1"/>
    <w:rsid w:val="004F4EBB"/>
    <w:rsid w:val="004F4F92"/>
    <w:rsid w:val="00506DAC"/>
    <w:rsid w:val="00511AC0"/>
    <w:rsid w:val="00511DE1"/>
    <w:rsid w:val="00512BCC"/>
    <w:rsid w:val="0051473A"/>
    <w:rsid w:val="00514FC2"/>
    <w:rsid w:val="00516551"/>
    <w:rsid w:val="00522748"/>
    <w:rsid w:val="0052360D"/>
    <w:rsid w:val="005253AF"/>
    <w:rsid w:val="005261C8"/>
    <w:rsid w:val="00527912"/>
    <w:rsid w:val="00535D5F"/>
    <w:rsid w:val="005375E7"/>
    <w:rsid w:val="00537F1E"/>
    <w:rsid w:val="00540378"/>
    <w:rsid w:val="00542CCC"/>
    <w:rsid w:val="00546D42"/>
    <w:rsid w:val="005500BD"/>
    <w:rsid w:val="005506B5"/>
    <w:rsid w:val="005602EF"/>
    <w:rsid w:val="005613FE"/>
    <w:rsid w:val="00561768"/>
    <w:rsid w:val="00562082"/>
    <w:rsid w:val="00562E78"/>
    <w:rsid w:val="0056744A"/>
    <w:rsid w:val="00570DC7"/>
    <w:rsid w:val="00574DFF"/>
    <w:rsid w:val="00577AC5"/>
    <w:rsid w:val="005813B1"/>
    <w:rsid w:val="005823B8"/>
    <w:rsid w:val="005823F5"/>
    <w:rsid w:val="005864FE"/>
    <w:rsid w:val="00586C48"/>
    <w:rsid w:val="00590D07"/>
    <w:rsid w:val="005A415E"/>
    <w:rsid w:val="005B0412"/>
    <w:rsid w:val="005B09E4"/>
    <w:rsid w:val="005B4156"/>
    <w:rsid w:val="005B460F"/>
    <w:rsid w:val="005B6326"/>
    <w:rsid w:val="005B6839"/>
    <w:rsid w:val="005B696E"/>
    <w:rsid w:val="005C051F"/>
    <w:rsid w:val="005C0AFF"/>
    <w:rsid w:val="005C15BD"/>
    <w:rsid w:val="005C1FA8"/>
    <w:rsid w:val="005C5C1E"/>
    <w:rsid w:val="005C668A"/>
    <w:rsid w:val="005D4066"/>
    <w:rsid w:val="005E3F80"/>
    <w:rsid w:val="005E5E8B"/>
    <w:rsid w:val="005E66A5"/>
    <w:rsid w:val="005F21E4"/>
    <w:rsid w:val="005F288E"/>
    <w:rsid w:val="005F2A0D"/>
    <w:rsid w:val="005F7BE6"/>
    <w:rsid w:val="00600A3E"/>
    <w:rsid w:val="00602FA5"/>
    <w:rsid w:val="006039AB"/>
    <w:rsid w:val="00603EB1"/>
    <w:rsid w:val="00610F86"/>
    <w:rsid w:val="00615672"/>
    <w:rsid w:val="006165D3"/>
    <w:rsid w:val="00621606"/>
    <w:rsid w:val="00622B8C"/>
    <w:rsid w:val="0062468A"/>
    <w:rsid w:val="00626ED6"/>
    <w:rsid w:val="00630D2B"/>
    <w:rsid w:val="00633A28"/>
    <w:rsid w:val="00644CE6"/>
    <w:rsid w:val="006464B4"/>
    <w:rsid w:val="00646AF3"/>
    <w:rsid w:val="00650EAE"/>
    <w:rsid w:val="00652967"/>
    <w:rsid w:val="00654B6E"/>
    <w:rsid w:val="00655AC8"/>
    <w:rsid w:val="00660517"/>
    <w:rsid w:val="0066222D"/>
    <w:rsid w:val="006626FD"/>
    <w:rsid w:val="00662F96"/>
    <w:rsid w:val="006640B2"/>
    <w:rsid w:val="00665985"/>
    <w:rsid w:val="00666FC3"/>
    <w:rsid w:val="006704A3"/>
    <w:rsid w:val="006735CD"/>
    <w:rsid w:val="006744D3"/>
    <w:rsid w:val="00676704"/>
    <w:rsid w:val="006806CF"/>
    <w:rsid w:val="0068645C"/>
    <w:rsid w:val="00687ACD"/>
    <w:rsid w:val="00690173"/>
    <w:rsid w:val="00691368"/>
    <w:rsid w:val="00692C32"/>
    <w:rsid w:val="006A76A0"/>
    <w:rsid w:val="006B344C"/>
    <w:rsid w:val="006B525A"/>
    <w:rsid w:val="006B611C"/>
    <w:rsid w:val="006C1D75"/>
    <w:rsid w:val="006C75FB"/>
    <w:rsid w:val="006C7617"/>
    <w:rsid w:val="006D0BDD"/>
    <w:rsid w:val="006D0FE8"/>
    <w:rsid w:val="006D2EF3"/>
    <w:rsid w:val="006D46D9"/>
    <w:rsid w:val="006D67BD"/>
    <w:rsid w:val="006E0834"/>
    <w:rsid w:val="006E7A66"/>
    <w:rsid w:val="006F17C0"/>
    <w:rsid w:val="006F45CF"/>
    <w:rsid w:val="006F48CA"/>
    <w:rsid w:val="006F5EB7"/>
    <w:rsid w:val="006F6F61"/>
    <w:rsid w:val="0070470B"/>
    <w:rsid w:val="00707B64"/>
    <w:rsid w:val="007107DB"/>
    <w:rsid w:val="00713357"/>
    <w:rsid w:val="007239C2"/>
    <w:rsid w:val="007258F7"/>
    <w:rsid w:val="007262EA"/>
    <w:rsid w:val="00727706"/>
    <w:rsid w:val="00727DAE"/>
    <w:rsid w:val="00727FAB"/>
    <w:rsid w:val="00730DAF"/>
    <w:rsid w:val="00732116"/>
    <w:rsid w:val="00732388"/>
    <w:rsid w:val="00733394"/>
    <w:rsid w:val="0073377B"/>
    <w:rsid w:val="007348AE"/>
    <w:rsid w:val="0073620E"/>
    <w:rsid w:val="00737A8B"/>
    <w:rsid w:val="00737E5D"/>
    <w:rsid w:val="00741979"/>
    <w:rsid w:val="0074329A"/>
    <w:rsid w:val="00746184"/>
    <w:rsid w:val="0074762D"/>
    <w:rsid w:val="0075025B"/>
    <w:rsid w:val="00754886"/>
    <w:rsid w:val="00754B67"/>
    <w:rsid w:val="00755531"/>
    <w:rsid w:val="00757C0B"/>
    <w:rsid w:val="007618F2"/>
    <w:rsid w:val="00762CA1"/>
    <w:rsid w:val="00765A17"/>
    <w:rsid w:val="00765B9B"/>
    <w:rsid w:val="00773DA5"/>
    <w:rsid w:val="007755AD"/>
    <w:rsid w:val="007809DA"/>
    <w:rsid w:val="007824DC"/>
    <w:rsid w:val="00784D58"/>
    <w:rsid w:val="007908D9"/>
    <w:rsid w:val="007924D5"/>
    <w:rsid w:val="00793778"/>
    <w:rsid w:val="007A0E90"/>
    <w:rsid w:val="007A3C13"/>
    <w:rsid w:val="007B0DE9"/>
    <w:rsid w:val="007B15B9"/>
    <w:rsid w:val="007B1AF8"/>
    <w:rsid w:val="007B1B06"/>
    <w:rsid w:val="007B1EFE"/>
    <w:rsid w:val="007B2764"/>
    <w:rsid w:val="007C2954"/>
    <w:rsid w:val="007C2A46"/>
    <w:rsid w:val="007C3D61"/>
    <w:rsid w:val="007C60DE"/>
    <w:rsid w:val="007D2EA3"/>
    <w:rsid w:val="007E1951"/>
    <w:rsid w:val="007E470C"/>
    <w:rsid w:val="007E57FB"/>
    <w:rsid w:val="007F0829"/>
    <w:rsid w:val="007F087E"/>
    <w:rsid w:val="007F11F8"/>
    <w:rsid w:val="007F17D9"/>
    <w:rsid w:val="007F18AF"/>
    <w:rsid w:val="007F4238"/>
    <w:rsid w:val="007F42BE"/>
    <w:rsid w:val="007F5102"/>
    <w:rsid w:val="007F583B"/>
    <w:rsid w:val="007F7920"/>
    <w:rsid w:val="008021A5"/>
    <w:rsid w:val="008025D0"/>
    <w:rsid w:val="00802858"/>
    <w:rsid w:val="00805F7E"/>
    <w:rsid w:val="008109C6"/>
    <w:rsid w:val="00813C8A"/>
    <w:rsid w:val="00813D67"/>
    <w:rsid w:val="00814DD9"/>
    <w:rsid w:val="00815647"/>
    <w:rsid w:val="008168E9"/>
    <w:rsid w:val="00817708"/>
    <w:rsid w:val="00817A31"/>
    <w:rsid w:val="00820BE7"/>
    <w:rsid w:val="00822AFF"/>
    <w:rsid w:val="0082493E"/>
    <w:rsid w:val="008258D0"/>
    <w:rsid w:val="00827803"/>
    <w:rsid w:val="008300BF"/>
    <w:rsid w:val="00835A59"/>
    <w:rsid w:val="0084073D"/>
    <w:rsid w:val="00840B4F"/>
    <w:rsid w:val="00842039"/>
    <w:rsid w:val="0084626F"/>
    <w:rsid w:val="008468D9"/>
    <w:rsid w:val="008500B7"/>
    <w:rsid w:val="00851F04"/>
    <w:rsid w:val="00854A4F"/>
    <w:rsid w:val="0085580C"/>
    <w:rsid w:val="0085767E"/>
    <w:rsid w:val="00860476"/>
    <w:rsid w:val="0086373C"/>
    <w:rsid w:val="008649B1"/>
    <w:rsid w:val="008659D6"/>
    <w:rsid w:val="00866F91"/>
    <w:rsid w:val="00867E8D"/>
    <w:rsid w:val="00870F97"/>
    <w:rsid w:val="00871785"/>
    <w:rsid w:val="00873422"/>
    <w:rsid w:val="008825DB"/>
    <w:rsid w:val="008854A9"/>
    <w:rsid w:val="00885780"/>
    <w:rsid w:val="0088680F"/>
    <w:rsid w:val="00891A2B"/>
    <w:rsid w:val="00893BA2"/>
    <w:rsid w:val="0089691B"/>
    <w:rsid w:val="0089719C"/>
    <w:rsid w:val="008A2F53"/>
    <w:rsid w:val="008A7072"/>
    <w:rsid w:val="008B09BC"/>
    <w:rsid w:val="008B4018"/>
    <w:rsid w:val="008B6022"/>
    <w:rsid w:val="008B7824"/>
    <w:rsid w:val="008C0AFE"/>
    <w:rsid w:val="008D08FA"/>
    <w:rsid w:val="008D1ABC"/>
    <w:rsid w:val="008D2F0E"/>
    <w:rsid w:val="008D3608"/>
    <w:rsid w:val="008D6863"/>
    <w:rsid w:val="008D7664"/>
    <w:rsid w:val="008E182D"/>
    <w:rsid w:val="008E27F2"/>
    <w:rsid w:val="008E297B"/>
    <w:rsid w:val="008E2B2E"/>
    <w:rsid w:val="008E35EF"/>
    <w:rsid w:val="008E5302"/>
    <w:rsid w:val="008F0603"/>
    <w:rsid w:val="008F452F"/>
    <w:rsid w:val="008F60DF"/>
    <w:rsid w:val="008F6E03"/>
    <w:rsid w:val="008F7E6C"/>
    <w:rsid w:val="00900D10"/>
    <w:rsid w:val="00901B36"/>
    <w:rsid w:val="009021C5"/>
    <w:rsid w:val="009027A5"/>
    <w:rsid w:val="0090796F"/>
    <w:rsid w:val="00910039"/>
    <w:rsid w:val="009146C5"/>
    <w:rsid w:val="009217EF"/>
    <w:rsid w:val="00926A3C"/>
    <w:rsid w:val="009304EB"/>
    <w:rsid w:val="0093067B"/>
    <w:rsid w:val="0093369B"/>
    <w:rsid w:val="00937D24"/>
    <w:rsid w:val="00942726"/>
    <w:rsid w:val="009427A9"/>
    <w:rsid w:val="00942E20"/>
    <w:rsid w:val="00944149"/>
    <w:rsid w:val="00944504"/>
    <w:rsid w:val="00944CA5"/>
    <w:rsid w:val="00945673"/>
    <w:rsid w:val="009459FD"/>
    <w:rsid w:val="00945DA7"/>
    <w:rsid w:val="00947D8A"/>
    <w:rsid w:val="00947F6E"/>
    <w:rsid w:val="009515E3"/>
    <w:rsid w:val="00953267"/>
    <w:rsid w:val="009538D3"/>
    <w:rsid w:val="00956AC0"/>
    <w:rsid w:val="00960357"/>
    <w:rsid w:val="00960B9A"/>
    <w:rsid w:val="00963164"/>
    <w:rsid w:val="00963864"/>
    <w:rsid w:val="009728F0"/>
    <w:rsid w:val="00972B33"/>
    <w:rsid w:val="009749FD"/>
    <w:rsid w:val="00977765"/>
    <w:rsid w:val="00980500"/>
    <w:rsid w:val="00982774"/>
    <w:rsid w:val="009839F9"/>
    <w:rsid w:val="009869AB"/>
    <w:rsid w:val="0098749F"/>
    <w:rsid w:val="00992141"/>
    <w:rsid w:val="0099262D"/>
    <w:rsid w:val="00995AED"/>
    <w:rsid w:val="009A0A44"/>
    <w:rsid w:val="009A0EC7"/>
    <w:rsid w:val="009A14F9"/>
    <w:rsid w:val="009A31DB"/>
    <w:rsid w:val="009A4025"/>
    <w:rsid w:val="009A4BAB"/>
    <w:rsid w:val="009B2663"/>
    <w:rsid w:val="009B27F9"/>
    <w:rsid w:val="009B29FD"/>
    <w:rsid w:val="009B2B7A"/>
    <w:rsid w:val="009B499E"/>
    <w:rsid w:val="009B600B"/>
    <w:rsid w:val="009B6E41"/>
    <w:rsid w:val="009B7026"/>
    <w:rsid w:val="009C1530"/>
    <w:rsid w:val="009C3090"/>
    <w:rsid w:val="009C393C"/>
    <w:rsid w:val="009D19CB"/>
    <w:rsid w:val="009D32C4"/>
    <w:rsid w:val="009D458B"/>
    <w:rsid w:val="009D5E95"/>
    <w:rsid w:val="009E1347"/>
    <w:rsid w:val="009E1FA2"/>
    <w:rsid w:val="009E571B"/>
    <w:rsid w:val="009E6219"/>
    <w:rsid w:val="009E7164"/>
    <w:rsid w:val="009F1A19"/>
    <w:rsid w:val="009F2C6E"/>
    <w:rsid w:val="009F3C1E"/>
    <w:rsid w:val="009F676A"/>
    <w:rsid w:val="009F76F2"/>
    <w:rsid w:val="00A00254"/>
    <w:rsid w:val="00A00643"/>
    <w:rsid w:val="00A0215C"/>
    <w:rsid w:val="00A03B7C"/>
    <w:rsid w:val="00A06D93"/>
    <w:rsid w:val="00A14E14"/>
    <w:rsid w:val="00A163F5"/>
    <w:rsid w:val="00A218E9"/>
    <w:rsid w:val="00A221D0"/>
    <w:rsid w:val="00A23BCB"/>
    <w:rsid w:val="00A259A5"/>
    <w:rsid w:val="00A26DDD"/>
    <w:rsid w:val="00A34002"/>
    <w:rsid w:val="00A34A86"/>
    <w:rsid w:val="00A43BF4"/>
    <w:rsid w:val="00A4402A"/>
    <w:rsid w:val="00A45CC9"/>
    <w:rsid w:val="00A5060C"/>
    <w:rsid w:val="00A533E1"/>
    <w:rsid w:val="00A549A5"/>
    <w:rsid w:val="00A56B02"/>
    <w:rsid w:val="00A577A2"/>
    <w:rsid w:val="00A61586"/>
    <w:rsid w:val="00A642BD"/>
    <w:rsid w:val="00A651FA"/>
    <w:rsid w:val="00A663F1"/>
    <w:rsid w:val="00A711DD"/>
    <w:rsid w:val="00A76AC9"/>
    <w:rsid w:val="00A77F3C"/>
    <w:rsid w:val="00A77FB0"/>
    <w:rsid w:val="00A8002A"/>
    <w:rsid w:val="00A810C8"/>
    <w:rsid w:val="00A831F7"/>
    <w:rsid w:val="00A834EA"/>
    <w:rsid w:val="00A86724"/>
    <w:rsid w:val="00A87DCF"/>
    <w:rsid w:val="00A90123"/>
    <w:rsid w:val="00A90AAA"/>
    <w:rsid w:val="00A95ABB"/>
    <w:rsid w:val="00AA0ACC"/>
    <w:rsid w:val="00AA242A"/>
    <w:rsid w:val="00AA49A8"/>
    <w:rsid w:val="00AA62D6"/>
    <w:rsid w:val="00AA78CB"/>
    <w:rsid w:val="00AB0932"/>
    <w:rsid w:val="00AB1AEA"/>
    <w:rsid w:val="00AB7ACC"/>
    <w:rsid w:val="00AC2089"/>
    <w:rsid w:val="00AC29ED"/>
    <w:rsid w:val="00AC3C31"/>
    <w:rsid w:val="00AC5605"/>
    <w:rsid w:val="00AC56AC"/>
    <w:rsid w:val="00AC5B38"/>
    <w:rsid w:val="00AD3720"/>
    <w:rsid w:val="00AD3729"/>
    <w:rsid w:val="00AD65F0"/>
    <w:rsid w:val="00AD7F58"/>
    <w:rsid w:val="00AE61AE"/>
    <w:rsid w:val="00AE62D6"/>
    <w:rsid w:val="00AE6DF1"/>
    <w:rsid w:val="00AE7340"/>
    <w:rsid w:val="00AF0EA3"/>
    <w:rsid w:val="00AF2E37"/>
    <w:rsid w:val="00AF3BBE"/>
    <w:rsid w:val="00AF7D0B"/>
    <w:rsid w:val="00B0149B"/>
    <w:rsid w:val="00B03A60"/>
    <w:rsid w:val="00B060CD"/>
    <w:rsid w:val="00B1793B"/>
    <w:rsid w:val="00B21516"/>
    <w:rsid w:val="00B22835"/>
    <w:rsid w:val="00B22848"/>
    <w:rsid w:val="00B22B4B"/>
    <w:rsid w:val="00B23008"/>
    <w:rsid w:val="00B25CF3"/>
    <w:rsid w:val="00B32C78"/>
    <w:rsid w:val="00B33DC3"/>
    <w:rsid w:val="00B33FCD"/>
    <w:rsid w:val="00B3428A"/>
    <w:rsid w:val="00B41236"/>
    <w:rsid w:val="00B423DC"/>
    <w:rsid w:val="00B50C75"/>
    <w:rsid w:val="00B519EE"/>
    <w:rsid w:val="00B52736"/>
    <w:rsid w:val="00B5681E"/>
    <w:rsid w:val="00B56EFF"/>
    <w:rsid w:val="00B56F53"/>
    <w:rsid w:val="00B5728E"/>
    <w:rsid w:val="00B61C00"/>
    <w:rsid w:val="00B629A9"/>
    <w:rsid w:val="00B62EE9"/>
    <w:rsid w:val="00B634CB"/>
    <w:rsid w:val="00B676AE"/>
    <w:rsid w:val="00B70391"/>
    <w:rsid w:val="00B72C15"/>
    <w:rsid w:val="00B7332D"/>
    <w:rsid w:val="00B804C4"/>
    <w:rsid w:val="00B82959"/>
    <w:rsid w:val="00B8298A"/>
    <w:rsid w:val="00B86B75"/>
    <w:rsid w:val="00B875B5"/>
    <w:rsid w:val="00B957AC"/>
    <w:rsid w:val="00B976AC"/>
    <w:rsid w:val="00B97EE1"/>
    <w:rsid w:val="00BA4CCB"/>
    <w:rsid w:val="00BA7923"/>
    <w:rsid w:val="00BB1B45"/>
    <w:rsid w:val="00BB243E"/>
    <w:rsid w:val="00BB2BB7"/>
    <w:rsid w:val="00BB3164"/>
    <w:rsid w:val="00BC1958"/>
    <w:rsid w:val="00BC1BFF"/>
    <w:rsid w:val="00BC48D5"/>
    <w:rsid w:val="00BC6A5D"/>
    <w:rsid w:val="00BC74B2"/>
    <w:rsid w:val="00BD14CF"/>
    <w:rsid w:val="00BD1D0F"/>
    <w:rsid w:val="00BD35E4"/>
    <w:rsid w:val="00BD381E"/>
    <w:rsid w:val="00BD6D73"/>
    <w:rsid w:val="00BD7D7F"/>
    <w:rsid w:val="00BE005E"/>
    <w:rsid w:val="00BE0C77"/>
    <w:rsid w:val="00BE2B94"/>
    <w:rsid w:val="00BE3788"/>
    <w:rsid w:val="00BE584B"/>
    <w:rsid w:val="00BE7C78"/>
    <w:rsid w:val="00BF217A"/>
    <w:rsid w:val="00BF3007"/>
    <w:rsid w:val="00BF5587"/>
    <w:rsid w:val="00BF7EDF"/>
    <w:rsid w:val="00C02422"/>
    <w:rsid w:val="00C05164"/>
    <w:rsid w:val="00C06C85"/>
    <w:rsid w:val="00C072AC"/>
    <w:rsid w:val="00C130EA"/>
    <w:rsid w:val="00C1354B"/>
    <w:rsid w:val="00C158D8"/>
    <w:rsid w:val="00C205A3"/>
    <w:rsid w:val="00C217AE"/>
    <w:rsid w:val="00C23E0F"/>
    <w:rsid w:val="00C246AD"/>
    <w:rsid w:val="00C25FCE"/>
    <w:rsid w:val="00C27561"/>
    <w:rsid w:val="00C309E2"/>
    <w:rsid w:val="00C31DA0"/>
    <w:rsid w:val="00C3332F"/>
    <w:rsid w:val="00C3395F"/>
    <w:rsid w:val="00C33EC0"/>
    <w:rsid w:val="00C3441B"/>
    <w:rsid w:val="00C36279"/>
    <w:rsid w:val="00C3798F"/>
    <w:rsid w:val="00C37D76"/>
    <w:rsid w:val="00C422E8"/>
    <w:rsid w:val="00C42CCE"/>
    <w:rsid w:val="00C460D8"/>
    <w:rsid w:val="00C53283"/>
    <w:rsid w:val="00C55BDC"/>
    <w:rsid w:val="00C5686B"/>
    <w:rsid w:val="00C6162E"/>
    <w:rsid w:val="00C61810"/>
    <w:rsid w:val="00C62A62"/>
    <w:rsid w:val="00C63366"/>
    <w:rsid w:val="00C6405A"/>
    <w:rsid w:val="00C733C8"/>
    <w:rsid w:val="00C8164A"/>
    <w:rsid w:val="00C831D5"/>
    <w:rsid w:val="00C875B5"/>
    <w:rsid w:val="00C90A2F"/>
    <w:rsid w:val="00C91143"/>
    <w:rsid w:val="00C9502B"/>
    <w:rsid w:val="00C957F1"/>
    <w:rsid w:val="00CA07F4"/>
    <w:rsid w:val="00CA57F5"/>
    <w:rsid w:val="00CA670E"/>
    <w:rsid w:val="00CA6BF8"/>
    <w:rsid w:val="00CB2D25"/>
    <w:rsid w:val="00CB3C1F"/>
    <w:rsid w:val="00CB6C51"/>
    <w:rsid w:val="00CC29EF"/>
    <w:rsid w:val="00CC5D87"/>
    <w:rsid w:val="00CD01CC"/>
    <w:rsid w:val="00CD0C8C"/>
    <w:rsid w:val="00CD3FBE"/>
    <w:rsid w:val="00CD75C5"/>
    <w:rsid w:val="00CE64DA"/>
    <w:rsid w:val="00CE70CA"/>
    <w:rsid w:val="00CF20FD"/>
    <w:rsid w:val="00CF246C"/>
    <w:rsid w:val="00CF2701"/>
    <w:rsid w:val="00CF3904"/>
    <w:rsid w:val="00CF50DB"/>
    <w:rsid w:val="00CF7EF3"/>
    <w:rsid w:val="00D02C46"/>
    <w:rsid w:val="00D02FBB"/>
    <w:rsid w:val="00D031C0"/>
    <w:rsid w:val="00D045A1"/>
    <w:rsid w:val="00D060C8"/>
    <w:rsid w:val="00D071D4"/>
    <w:rsid w:val="00D20020"/>
    <w:rsid w:val="00D20788"/>
    <w:rsid w:val="00D22597"/>
    <w:rsid w:val="00D2603D"/>
    <w:rsid w:val="00D26B91"/>
    <w:rsid w:val="00D26C5C"/>
    <w:rsid w:val="00D31021"/>
    <w:rsid w:val="00D331A9"/>
    <w:rsid w:val="00D34071"/>
    <w:rsid w:val="00D35D03"/>
    <w:rsid w:val="00D3608D"/>
    <w:rsid w:val="00D367E6"/>
    <w:rsid w:val="00D3781D"/>
    <w:rsid w:val="00D4351B"/>
    <w:rsid w:val="00D459E0"/>
    <w:rsid w:val="00D46407"/>
    <w:rsid w:val="00D508E4"/>
    <w:rsid w:val="00D51573"/>
    <w:rsid w:val="00D51D15"/>
    <w:rsid w:val="00D57C42"/>
    <w:rsid w:val="00D60675"/>
    <w:rsid w:val="00D628F5"/>
    <w:rsid w:val="00D65537"/>
    <w:rsid w:val="00D65F5E"/>
    <w:rsid w:val="00D67075"/>
    <w:rsid w:val="00D7010E"/>
    <w:rsid w:val="00D73BB4"/>
    <w:rsid w:val="00D73E90"/>
    <w:rsid w:val="00D903A3"/>
    <w:rsid w:val="00D90475"/>
    <w:rsid w:val="00D906C0"/>
    <w:rsid w:val="00D90860"/>
    <w:rsid w:val="00D9200B"/>
    <w:rsid w:val="00D93750"/>
    <w:rsid w:val="00D938B8"/>
    <w:rsid w:val="00DA1ABF"/>
    <w:rsid w:val="00DA2FF2"/>
    <w:rsid w:val="00DB03DD"/>
    <w:rsid w:val="00DB35AF"/>
    <w:rsid w:val="00DC2689"/>
    <w:rsid w:val="00DC7665"/>
    <w:rsid w:val="00DC7A5A"/>
    <w:rsid w:val="00DD5C86"/>
    <w:rsid w:val="00DD616E"/>
    <w:rsid w:val="00DD7CA3"/>
    <w:rsid w:val="00DD7D00"/>
    <w:rsid w:val="00DE2325"/>
    <w:rsid w:val="00DE56FA"/>
    <w:rsid w:val="00DE7FA5"/>
    <w:rsid w:val="00DF6AF7"/>
    <w:rsid w:val="00DF7C77"/>
    <w:rsid w:val="00E00C4A"/>
    <w:rsid w:val="00E01ADA"/>
    <w:rsid w:val="00E06BD6"/>
    <w:rsid w:val="00E076DB"/>
    <w:rsid w:val="00E07D1B"/>
    <w:rsid w:val="00E104C0"/>
    <w:rsid w:val="00E1310B"/>
    <w:rsid w:val="00E13176"/>
    <w:rsid w:val="00E1328E"/>
    <w:rsid w:val="00E15870"/>
    <w:rsid w:val="00E1621E"/>
    <w:rsid w:val="00E16FE6"/>
    <w:rsid w:val="00E217A7"/>
    <w:rsid w:val="00E24091"/>
    <w:rsid w:val="00E273CB"/>
    <w:rsid w:val="00E27E8E"/>
    <w:rsid w:val="00E315A3"/>
    <w:rsid w:val="00E321E8"/>
    <w:rsid w:val="00E32D8A"/>
    <w:rsid w:val="00E3439C"/>
    <w:rsid w:val="00E3507E"/>
    <w:rsid w:val="00E40A6D"/>
    <w:rsid w:val="00E42427"/>
    <w:rsid w:val="00E43077"/>
    <w:rsid w:val="00E462F4"/>
    <w:rsid w:val="00E467B2"/>
    <w:rsid w:val="00E469AE"/>
    <w:rsid w:val="00E523BA"/>
    <w:rsid w:val="00E53210"/>
    <w:rsid w:val="00E606A1"/>
    <w:rsid w:val="00E60BBC"/>
    <w:rsid w:val="00E62645"/>
    <w:rsid w:val="00E6267C"/>
    <w:rsid w:val="00E66591"/>
    <w:rsid w:val="00E66CB1"/>
    <w:rsid w:val="00E72DA9"/>
    <w:rsid w:val="00E72EB6"/>
    <w:rsid w:val="00E74A95"/>
    <w:rsid w:val="00E75946"/>
    <w:rsid w:val="00E842C7"/>
    <w:rsid w:val="00E8467D"/>
    <w:rsid w:val="00E870C2"/>
    <w:rsid w:val="00E918D0"/>
    <w:rsid w:val="00E9300C"/>
    <w:rsid w:val="00E95E84"/>
    <w:rsid w:val="00E973A2"/>
    <w:rsid w:val="00EA124F"/>
    <w:rsid w:val="00EA1F02"/>
    <w:rsid w:val="00EA277A"/>
    <w:rsid w:val="00EA60C8"/>
    <w:rsid w:val="00EB3D7F"/>
    <w:rsid w:val="00EB59CD"/>
    <w:rsid w:val="00EB5DA2"/>
    <w:rsid w:val="00EC38A7"/>
    <w:rsid w:val="00EC3B63"/>
    <w:rsid w:val="00EC6D95"/>
    <w:rsid w:val="00EC7A8E"/>
    <w:rsid w:val="00ED53FA"/>
    <w:rsid w:val="00EE3A7C"/>
    <w:rsid w:val="00EE67C6"/>
    <w:rsid w:val="00EF074C"/>
    <w:rsid w:val="00EF0E04"/>
    <w:rsid w:val="00EF2A95"/>
    <w:rsid w:val="00EF4698"/>
    <w:rsid w:val="00EF5FC1"/>
    <w:rsid w:val="00EF6B9A"/>
    <w:rsid w:val="00EF7E13"/>
    <w:rsid w:val="00F048AC"/>
    <w:rsid w:val="00F062FA"/>
    <w:rsid w:val="00F07724"/>
    <w:rsid w:val="00F0774D"/>
    <w:rsid w:val="00F1404A"/>
    <w:rsid w:val="00F159CD"/>
    <w:rsid w:val="00F16605"/>
    <w:rsid w:val="00F17D20"/>
    <w:rsid w:val="00F21264"/>
    <w:rsid w:val="00F2176D"/>
    <w:rsid w:val="00F241D3"/>
    <w:rsid w:val="00F2458D"/>
    <w:rsid w:val="00F2496D"/>
    <w:rsid w:val="00F24FE0"/>
    <w:rsid w:val="00F261CA"/>
    <w:rsid w:val="00F269DE"/>
    <w:rsid w:val="00F273F7"/>
    <w:rsid w:val="00F32986"/>
    <w:rsid w:val="00F33E02"/>
    <w:rsid w:val="00F36739"/>
    <w:rsid w:val="00F4492C"/>
    <w:rsid w:val="00F472E6"/>
    <w:rsid w:val="00F54301"/>
    <w:rsid w:val="00F56552"/>
    <w:rsid w:val="00F57B4C"/>
    <w:rsid w:val="00F672F0"/>
    <w:rsid w:val="00F70D4F"/>
    <w:rsid w:val="00F834A7"/>
    <w:rsid w:val="00F83C17"/>
    <w:rsid w:val="00F8476A"/>
    <w:rsid w:val="00F86D02"/>
    <w:rsid w:val="00F873A4"/>
    <w:rsid w:val="00F91174"/>
    <w:rsid w:val="00F9573C"/>
    <w:rsid w:val="00F95D40"/>
    <w:rsid w:val="00FA00BA"/>
    <w:rsid w:val="00FB1CDF"/>
    <w:rsid w:val="00FC20B8"/>
    <w:rsid w:val="00FC28F1"/>
    <w:rsid w:val="00FC6065"/>
    <w:rsid w:val="00FC6C65"/>
    <w:rsid w:val="00FD0100"/>
    <w:rsid w:val="00FD13AF"/>
    <w:rsid w:val="00FD55B7"/>
    <w:rsid w:val="00FD6547"/>
    <w:rsid w:val="00FE3011"/>
    <w:rsid w:val="00FE3CBD"/>
    <w:rsid w:val="00FE50CC"/>
    <w:rsid w:val="00FE7FF6"/>
    <w:rsid w:val="00FF4D4C"/>
    <w:rsid w:val="00FF5278"/>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535F4"/>
    <w:rsid w:val="000E50A5"/>
    <w:rsid w:val="00142F32"/>
    <w:rsid w:val="00165EEC"/>
    <w:rsid w:val="002112C9"/>
    <w:rsid w:val="002836DC"/>
    <w:rsid w:val="003723E3"/>
    <w:rsid w:val="00395409"/>
    <w:rsid w:val="00494B16"/>
    <w:rsid w:val="006E5321"/>
    <w:rsid w:val="00723A47"/>
    <w:rsid w:val="008B51AA"/>
    <w:rsid w:val="008C7954"/>
    <w:rsid w:val="00962761"/>
    <w:rsid w:val="00973CD3"/>
    <w:rsid w:val="00974A88"/>
    <w:rsid w:val="00980D46"/>
    <w:rsid w:val="009C5ACB"/>
    <w:rsid w:val="009F5495"/>
    <w:rsid w:val="00BB18DC"/>
    <w:rsid w:val="00BB7FA9"/>
    <w:rsid w:val="00BF2CB9"/>
    <w:rsid w:val="00C608D8"/>
    <w:rsid w:val="00C66980"/>
    <w:rsid w:val="00CF5C33"/>
    <w:rsid w:val="00D13C37"/>
    <w:rsid w:val="00DA510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08D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35</Pages>
  <Words>9873</Words>
  <Characters>56282</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340</cp:revision>
  <cp:lastPrinted>2022-03-09T18:48:00Z</cp:lastPrinted>
  <dcterms:created xsi:type="dcterms:W3CDTF">2022-04-04T23:52:00Z</dcterms:created>
  <dcterms:modified xsi:type="dcterms:W3CDTF">2022-04-27T22:38:00Z</dcterms:modified>
</cp:coreProperties>
</file>