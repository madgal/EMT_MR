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35E9983D"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del w:id="0" w:author="Madeline Galbraith" w:date="2022-06-14T21:44:00Z">
        <w:r w:rsidR="00E66CB1" w:rsidRPr="00C9444E">
          <w:rPr>
            <w:rFonts w:ascii="Times New Roman" w:hAnsi="Times New Roman" w:cs="Times New Roman"/>
            <w:b/>
            <w:bCs/>
          </w:rPr>
          <w:delText>Mutual activation</w:delText>
        </w:r>
      </w:del>
      <w:ins w:id="1" w:author="Madeline Galbraith" w:date="2022-06-14T21:44:00Z">
        <w:r w:rsidR="00BC6D9B">
          <w:rPr>
            <w:rFonts w:ascii="Times New Roman" w:hAnsi="Times New Roman" w:cs="Times New Roman"/>
            <w:b/>
            <w:bCs/>
          </w:rPr>
          <w:t>Towards decoding the coupling decision-making</w:t>
        </w:r>
      </w:ins>
      <w:r w:rsidR="00BC6D9B">
        <w:rPr>
          <w:rFonts w:ascii="Times New Roman" w:hAnsi="Times New Roman" w:cs="Times New Roman"/>
          <w:b/>
          <w:bCs/>
        </w:rPr>
        <w:t xml:space="preserve"> of</w:t>
      </w:r>
      <w:r w:rsidR="00AD7F58" w:rsidRPr="00C9444E">
        <w:rPr>
          <w:rFonts w:ascii="Times New Roman" w:hAnsi="Times New Roman" w:cs="Times New Roman"/>
          <w:b/>
          <w:bCs/>
        </w:rPr>
        <w:t xml:space="preserve"> </w:t>
      </w:r>
      <w:del w:id="2" w:author="Madeline Galbraith" w:date="2022-06-14T21:44:00Z">
        <w:r w:rsidR="00AD7F58" w:rsidRPr="00C9444E">
          <w:rPr>
            <w:rFonts w:ascii="Times New Roman" w:hAnsi="Times New Roman" w:cs="Times New Roman"/>
            <w:b/>
            <w:bCs/>
          </w:rPr>
          <w:delText xml:space="preserve">the </w:delText>
        </w:r>
      </w:del>
      <w:r w:rsidR="00AD7F58" w:rsidRPr="00C9444E">
        <w:rPr>
          <w:rFonts w:ascii="Times New Roman" w:hAnsi="Times New Roman" w:cs="Times New Roman"/>
          <w:b/>
          <w:bCs/>
        </w:rPr>
        <w:t>epithelial-</w:t>
      </w:r>
      <w:del w:id="3" w:author="Madeline Galbraith" w:date="2022-06-14T21:44:00Z">
        <w:r w:rsidR="00AD7F58" w:rsidRPr="00C9444E">
          <w:rPr>
            <w:rFonts w:ascii="Times New Roman" w:hAnsi="Times New Roman" w:cs="Times New Roman"/>
            <w:b/>
            <w:bCs/>
          </w:rPr>
          <w:delText>to-</w:delText>
        </w:r>
      </w:del>
      <w:r w:rsidR="00AD7F58" w:rsidRPr="00C9444E">
        <w:rPr>
          <w:rFonts w:ascii="Times New Roman" w:hAnsi="Times New Roman" w:cs="Times New Roman"/>
          <w:b/>
          <w:bCs/>
        </w:rPr>
        <w:t>mesenchymal transition and metabolic reprogramming</w:t>
      </w:r>
      <w:r w:rsidR="00211F0E" w:rsidRPr="00C9444E">
        <w:rPr>
          <w:rFonts w:ascii="Times New Roman" w:hAnsi="Times New Roman" w:cs="Times New Roman"/>
          <w:b/>
          <w:bCs/>
        </w:rPr>
        <w:t xml:space="preserve"> </w:t>
      </w:r>
      <w:del w:id="4" w:author="Madeline Galbraith" w:date="2022-06-14T21:44:00Z">
        <w:r w:rsidR="00E66CB1" w:rsidRPr="00C9444E">
          <w:rPr>
            <w:rFonts w:ascii="Times New Roman" w:hAnsi="Times New Roman" w:cs="Times New Roman"/>
            <w:b/>
            <w:bCs/>
          </w:rPr>
          <w:delText>stabilizes</w:delText>
        </w:r>
        <w:r w:rsidR="00586C48" w:rsidRPr="00C9444E">
          <w:rPr>
            <w:rFonts w:ascii="Times New Roman" w:hAnsi="Times New Roman" w:cs="Times New Roman"/>
            <w:b/>
            <w:bCs/>
          </w:rPr>
          <w:delText xml:space="preserve"> hybrid</w:delText>
        </w:r>
        <w:r w:rsidR="00E66CB1" w:rsidRPr="00C9444E">
          <w:rPr>
            <w:rFonts w:ascii="Times New Roman" w:hAnsi="Times New Roman" w:cs="Times New Roman"/>
            <w:b/>
            <w:bCs/>
          </w:rPr>
          <w:delText xml:space="preserve"> phenotype</w:delText>
        </w:r>
        <w:r w:rsidR="00586C48" w:rsidRPr="00C9444E">
          <w:rPr>
            <w:rFonts w:ascii="Times New Roman" w:hAnsi="Times New Roman" w:cs="Times New Roman"/>
            <w:b/>
            <w:bCs/>
          </w:rPr>
          <w:delText>s</w:delText>
        </w:r>
        <w:r w:rsidR="00E66CB1" w:rsidRPr="00C9444E">
          <w:rPr>
            <w:rFonts w:ascii="Times New Roman" w:hAnsi="Times New Roman" w:cs="Times New Roman"/>
            <w:b/>
            <w:bCs/>
          </w:rPr>
          <w:delText xml:space="preserve"> with high metastatic potential</w:delText>
        </w:r>
      </w:del>
      <w:ins w:id="5" w:author="Madeline Galbraith" w:date="2022-06-14T21:44:00Z">
        <w:r w:rsidR="00BC6D9B">
          <w:rPr>
            <w:rFonts w:ascii="Times New Roman" w:hAnsi="Times New Roman" w:cs="Times New Roman"/>
            <w:b/>
            <w:bCs/>
          </w:rPr>
          <w:t>in cancer</w:t>
        </w:r>
      </w:ins>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Dongya Jia</w:t>
      </w:r>
      <w:r w:rsidR="00210CF5" w:rsidRPr="00C9444E">
        <w:rPr>
          <w:rFonts w:ascii="Times New Roman" w:hAnsi="Times New Roman" w:cs="Times New Roman"/>
          <w:vertAlign w:val="superscript"/>
        </w:rPr>
        <w:t>2</w:t>
      </w:r>
      <w:r w:rsidRPr="00C9444E">
        <w:rPr>
          <w:rFonts w:ascii="Times New Roman" w:hAnsi="Times New Roman" w:cs="Times New Roman"/>
        </w:rPr>
        <w:t>, 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255F3E">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ins w:id="6" w:author="Madeline Galbraith" w:date="2022-06-14T21:44:00Z">
        <w:r w:rsidR="00A85503">
          <w:rPr>
            <w:b w:val="0"/>
            <w:noProof w:val="0"/>
            <w:sz w:val="22"/>
            <w:szCs w:val="22"/>
          </w:rPr>
          <w:tab/>
        </w:r>
      </w:ins>
    </w:p>
    <w:p w14:paraId="1508B6B1" w14:textId="01F251A6" w:rsidR="00A85503" w:rsidRPr="00C9444E" w:rsidRDefault="00A85503" w:rsidP="00A85503">
      <w:pPr>
        <w:pStyle w:val="addresses"/>
        <w:spacing w:before="0" w:after="0" w:line="480" w:lineRule="auto"/>
        <w:rPr>
          <w:ins w:id="7" w:author="Madeline Galbraith" w:date="2022-06-14T21:44:00Z"/>
          <w:b w:val="0"/>
          <w:noProof w:val="0"/>
          <w:sz w:val="22"/>
          <w:szCs w:val="22"/>
        </w:rPr>
      </w:pPr>
      <w:ins w:id="8" w:author="Madeline Galbraith" w:date="2022-06-14T21:44:00Z">
        <w:r w:rsidRPr="00453A6D">
          <w:rPr>
            <w:b w:val="0"/>
            <w:noProof w:val="0"/>
            <w:sz w:val="22"/>
            <w:szCs w:val="22"/>
            <w:vertAlign w:val="superscript"/>
          </w:rPr>
          <w:t>2</w:t>
        </w:r>
        <w:r>
          <w:rPr>
            <w:b w:val="0"/>
            <w:noProof w:val="0"/>
            <w:sz w:val="22"/>
            <w:szCs w:val="22"/>
          </w:rPr>
          <w:t>Immunodynamics Group, Laboratory of Integrative Cancer Immunology, Center for Cancer Research, National Cancer Institute, Bethesda, MD, USA</w:t>
        </w:r>
      </w:ins>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0F30FC5D" w:rsidR="00586C48" w:rsidRPr="00C9444E" w:rsidRDefault="00586C48" w:rsidP="000C7A59">
      <w:pPr>
        <w:pStyle w:val="BodyText"/>
        <w:spacing w:line="480" w:lineRule="auto"/>
        <w:rPr>
          <w:rFonts w:ascii="Times New Roman" w:hAnsi="Times New Roman" w:cs="Times New Roman"/>
        </w:rPr>
      </w:pPr>
      <w:bookmarkStart w:id="9" w:name="_Hlk101434659"/>
      <w:r w:rsidRPr="00C9444E">
        <w:rPr>
          <w:rFonts w:ascii="Times New Roman" w:hAnsi="Times New Roman" w:cs="Times New Roman"/>
        </w:rPr>
        <w:t xml:space="preserve">Abnormal metabolism and </w:t>
      </w:r>
      <w:r w:rsidR="00C62173" w:rsidRPr="00C9444E">
        <w:rPr>
          <w:rFonts w:ascii="Times New Roman" w:hAnsi="Times New Roman" w:cs="Times New Roman"/>
        </w:rPr>
        <w:t xml:space="preserve">attaining motility </w:t>
      </w:r>
      <w:r w:rsidRPr="00C9444E">
        <w:rPr>
          <w:rFonts w:ascii="Times New Roman" w:hAnsi="Times New Roman" w:cs="Times New Roman"/>
        </w:rPr>
        <w:t xml:space="preserve"> are two hallmarks of cancer. During metastasis, a developmental program, epithelial-</w:t>
      </w:r>
      <w:del w:id="10" w:author="Madeline Galbraith" w:date="2022-06-14T21:44:00Z">
        <w:r w:rsidRPr="00C9444E">
          <w:rPr>
            <w:rFonts w:ascii="Times New Roman" w:hAnsi="Times New Roman" w:cs="Times New Roman"/>
          </w:rPr>
          <w:delText>to-</w:delText>
        </w:r>
      </w:del>
      <w:r w:rsidRPr="00C9444E">
        <w:rPr>
          <w:rFonts w:ascii="Times New Roman" w:hAnsi="Times New Roman" w:cs="Times New Roman"/>
        </w:rPr>
        <w:t>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w:t>
      </w:r>
      <w:del w:id="11" w:author="Madeline Galbraith" w:date="2022-06-14T21:44:00Z">
        <w:r w:rsidRPr="00C9444E">
          <w:rPr>
            <w:rFonts w:ascii="Times New Roman" w:hAnsi="Times New Roman" w:cs="Times New Roman"/>
          </w:rPr>
          <w:delText>Epithelial/Mesenchymal</w:delText>
        </w:r>
      </w:del>
      <w:ins w:id="12" w:author="Madeline Galbraith" w:date="2022-06-14T21:44:00Z">
        <w:r w:rsidR="00BC6D9B">
          <w:rPr>
            <w:rFonts w:ascii="Times New Roman" w:hAnsi="Times New Roman" w:cs="Times New Roman"/>
          </w:rPr>
          <w:t>e</w:t>
        </w:r>
        <w:r w:rsidRPr="00C9444E">
          <w:rPr>
            <w:rFonts w:ascii="Times New Roman" w:hAnsi="Times New Roman" w:cs="Times New Roman"/>
          </w:rPr>
          <w:t>pithelial/</w:t>
        </w:r>
        <w:r w:rsidR="00BC6D9B">
          <w:rPr>
            <w:rFonts w:ascii="Times New Roman" w:hAnsi="Times New Roman" w:cs="Times New Roman"/>
          </w:rPr>
          <w:t>m</w:t>
        </w:r>
        <w:r w:rsidRPr="00C9444E">
          <w:rPr>
            <w:rFonts w:ascii="Times New Roman" w:hAnsi="Times New Roman" w:cs="Times New Roman"/>
          </w:rPr>
          <w:t>esenchymal</w:t>
        </w:r>
      </w:ins>
      <w:r w:rsidRPr="00C9444E">
        <w:rPr>
          <w:rFonts w:ascii="Times New Roman" w:hAnsi="Times New Roman" w:cs="Times New Roman"/>
        </w:rPr>
        <w:t xml:space="preserve"> (E/M) phenotype, which </w:t>
      </w:r>
      <w:ins w:id="13" w:author="Madeline Galbraith" w:date="2022-06-14T21:44:00Z">
        <w:r w:rsidR="00BC6D9B">
          <w:rPr>
            <w:rFonts w:ascii="Times New Roman" w:hAnsi="Times New Roman" w:cs="Times New Roman"/>
          </w:rPr>
          <w:t xml:space="preserve">combines the features of E and M, and </w:t>
        </w:r>
      </w:ins>
      <w:r w:rsidR="00C62173" w:rsidRPr="00C9444E">
        <w:rPr>
          <w:rFonts w:ascii="Times New Roman" w:hAnsi="Times New Roman" w:cs="Times New Roman"/>
        </w:rPr>
        <w:t xml:space="preserve">in many cases </w:t>
      </w:r>
      <w:del w:id="14" w:author="Madeline Galbraith" w:date="2022-06-14T21:44:00Z">
        <w:r w:rsidR="00C62173" w:rsidRPr="00C9444E">
          <w:rPr>
            <w:rFonts w:ascii="Times New Roman" w:hAnsi="Times New Roman" w:cs="Times New Roman"/>
          </w:rPr>
          <w:delText xml:space="preserve">may </w:delText>
        </w:r>
        <w:r w:rsidRPr="00C9444E">
          <w:rPr>
            <w:rFonts w:ascii="Times New Roman" w:hAnsi="Times New Roman" w:cs="Times New Roman"/>
          </w:rPr>
          <w:delText>be</w:delText>
        </w:r>
      </w:del>
      <w:ins w:id="15" w:author="Madeline Galbraith" w:date="2022-06-14T21:44:00Z">
        <w:r w:rsidR="00BC6D9B">
          <w:rPr>
            <w:rFonts w:ascii="Times New Roman" w:hAnsi="Times New Roman" w:cs="Times New Roman"/>
          </w:rPr>
          <w:t>serves as</w:t>
        </w:r>
      </w:ins>
      <w:r w:rsidRPr="00C9444E">
        <w:rPr>
          <w:rFonts w:ascii="Times New Roman" w:hAnsi="Times New Roman" w:cs="Times New Roman"/>
        </w:rPr>
        <w:t xml:space="preserve"> the primary instigator of metastasis.</w:t>
      </w:r>
      <w:r w:rsidR="00E9224F">
        <w:rPr>
          <w:rFonts w:ascii="Times New Roman" w:hAnsi="Times New Roman" w:cs="Times New Roman"/>
        </w:rPr>
        <w:t xml:space="preserve"> </w:t>
      </w:r>
      <w:ins w:id="16" w:author="Madeline Galbraith" w:date="2022-06-14T21:44:00Z">
        <w:r w:rsidR="00E9224F">
          <w:rPr>
            <w:rFonts w:ascii="Times New Roman" w:hAnsi="Times New Roman" w:cs="Times New Roman"/>
          </w:rPr>
          <w:t>Cancer cells have been observed to largely use glycolysis irrespective of the presence of oxygen, referred to as the Warburg effect (W).</w:t>
        </w:r>
        <w:r w:rsidRPr="00C9444E">
          <w:rPr>
            <w:rFonts w:ascii="Times New Roman" w:hAnsi="Times New Roman" w:cs="Times New Roman"/>
          </w:rPr>
          <w:t xml:space="preserve"> </w:t>
        </w:r>
      </w:ins>
      <w:r w:rsidR="00C62173" w:rsidRPr="00C9444E">
        <w:rPr>
          <w:rFonts w:ascii="Times New Roman" w:hAnsi="Times New Roman" w:cs="Times New Roman"/>
        </w:rPr>
        <w:t>In addition</w:t>
      </w:r>
      <w:ins w:id="17" w:author="Madeline Galbraith" w:date="2022-06-14T21:44:00Z">
        <w:r w:rsidR="00E9224F">
          <w:rPr>
            <w:rFonts w:ascii="Times New Roman" w:hAnsi="Times New Roman" w:cs="Times New Roman"/>
          </w:rPr>
          <w:t xml:space="preserve"> to glycolysis</w:t>
        </w:r>
      </w:ins>
      <w:r w:rsidR="00C62173" w:rsidRPr="00C9444E">
        <w:rPr>
          <w:rFonts w:ascii="Times New Roman" w:hAnsi="Times New Roman" w:cs="Times New Roman"/>
        </w:rPr>
        <w:t>,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w:t>
      </w:r>
      <w:del w:id="18" w:author="Madeline Galbraith" w:date="2022-06-14T21:44:00Z">
        <w:r w:rsidRPr="00C9444E">
          <w:rPr>
            <w:rFonts w:ascii="Times New Roman" w:hAnsi="Times New Roman" w:cs="Times New Roman"/>
          </w:rPr>
          <w:delText>respiration</w:delText>
        </w:r>
      </w:del>
      <w:ins w:id="19" w:author="Madeline Galbraith" w:date="2022-06-14T21:44:00Z">
        <w:r w:rsidR="00E9224F">
          <w:rPr>
            <w:rFonts w:ascii="Times New Roman" w:hAnsi="Times New Roman" w:cs="Times New Roman"/>
          </w:rPr>
          <w:t>oxidative phosphorylation (OXPHOS, O)</w:t>
        </w:r>
      </w:ins>
      <w:r w:rsidRPr="00C9444E">
        <w:rPr>
          <w:rFonts w:ascii="Times New Roman" w:hAnsi="Times New Roman" w:cs="Times New Roman"/>
        </w:rPr>
        <w:t xml:space="preserve"> without compromising their glycolytic activity, thus entering a hybrid metabolic mode</w:t>
      </w:r>
      <w:r w:rsidR="00E9224F">
        <w:rPr>
          <w:rFonts w:ascii="Times New Roman" w:hAnsi="Times New Roman" w:cs="Times New Roman"/>
        </w:rPr>
        <w:t xml:space="preserve"> </w:t>
      </w:r>
      <w:del w:id="20" w:author="Madeline Galbraith" w:date="2022-06-14T21:44:00Z">
        <w:r w:rsidRPr="00C9444E">
          <w:rPr>
            <w:rFonts w:ascii="Times New Roman" w:hAnsi="Times New Roman" w:cs="Times New Roman"/>
          </w:rPr>
          <w:delText>using both oxidative phosphorylation (OXPHOS) and glycolysis</w:delText>
        </w:r>
      </w:del>
      <w:ins w:id="21" w:author="Madeline Galbraith" w:date="2022-06-14T21:44:00Z">
        <w:r w:rsidR="00E9224F">
          <w:rPr>
            <w:rFonts w:ascii="Times New Roman" w:hAnsi="Times New Roman" w:cs="Times New Roman"/>
          </w:rPr>
          <w:t>(W/O)</w:t>
        </w:r>
        <w:r w:rsidRPr="00C9444E">
          <w:rPr>
            <w:rFonts w:ascii="Times New Roman" w:hAnsi="Times New Roman" w:cs="Times New Roman"/>
          </w:rPr>
          <w:t>.</w:t>
        </w:r>
        <w:r w:rsidR="00E9224F">
          <w:rPr>
            <w:rFonts w:ascii="Times New Roman" w:hAnsi="Times New Roman" w:cs="Times New Roman"/>
          </w:rPr>
          <w:t xml:space="preserve"> The W/O state has often been observed to be associated with enhanced metastatic potentials</w:t>
        </w:r>
      </w:ins>
      <w:r w:rsidR="00E9224F">
        <w:rPr>
          <w:rFonts w:ascii="Times New Roman" w:hAnsi="Times New Roman" w:cs="Times New Roman"/>
        </w:rPr>
        <w:t>.</w:t>
      </w:r>
      <w:r w:rsidRPr="00C9444E">
        <w:rPr>
          <w:rFonts w:ascii="Times New Roman" w:hAnsi="Times New Roman" w:cs="Times New Roman"/>
        </w:rPr>
        <w:t xml:space="preserve"> </w:t>
      </w:r>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relationship between metabolism and EMT by </w:t>
      </w:r>
      <w:r w:rsidRPr="00C9444E">
        <w:rPr>
          <w:rFonts w:ascii="Times New Roman" w:hAnsi="Times New Roman" w:cs="Times New Roman"/>
        </w:rPr>
        <w:lastRenderedPageBreak/>
        <w:t xml:space="preserve">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 xml:space="preserve">decision-making molecular networks – AMPK/HIF-1/ROS and </w:t>
      </w:r>
      <w:del w:id="22" w:author="Madeline Galbraith" w:date="2022-06-14T21:44:00Z">
        <w:r w:rsidRPr="00C9444E">
          <w:rPr>
            <w:rFonts w:ascii="Times New Roman" w:hAnsi="Times New Roman" w:cs="Times New Roman"/>
          </w:rPr>
          <w:delText>miR-34/</w:delText>
        </w:r>
      </w:del>
      <m:oMath>
        <m:sSub>
          <m:sSubPr>
            <m:ctrlPr>
              <w:ins w:id="23" w:author="Madeline Galbraith" w:date="2022-06-14T21:44:00Z">
                <w:rPr>
                  <w:rFonts w:ascii="Cambria Math" w:hAnsi="Cambria Math" w:cs="Times New Roman"/>
                </w:rPr>
              </w:ins>
            </m:ctrlPr>
          </m:sSubPr>
          <m:e>
            <m:r>
              <w:ins w:id="24" w:author="Madeline Galbraith" w:date="2022-06-14T21:44:00Z">
                <w:rPr>
                  <w:rFonts w:ascii="Cambria Math" w:hAnsi="Cambria Math" w:cs="Times New Roman"/>
                </w:rPr>
                <m:t>μ</m:t>
              </w:ins>
            </m:r>
          </m:e>
          <m:sub>
            <m:r>
              <w:ins w:id="25" w:author="Madeline Galbraith" w:date="2022-06-14T21:44:00Z">
                <w:rPr>
                  <w:rFonts w:ascii="Cambria Math" w:hAnsi="Cambria Math" w:cs="Times New Roman"/>
                </w:rPr>
                <m:t>34</m:t>
              </w:ins>
            </m:r>
          </m:sub>
        </m:sSub>
      </m:oMath>
      <w:ins w:id="26" w:author="Madeline Galbraith" w:date="2022-06-14T21:44:00Z">
        <w:r w:rsidRPr="00C9444E">
          <w:rPr>
            <w:rFonts w:ascii="Times New Roman" w:hAnsi="Times New Roman" w:cs="Times New Roman"/>
          </w:rPr>
          <w:t>/</w:t>
        </w:r>
      </w:ins>
      <w:r w:rsidRPr="00C9444E">
        <w:rPr>
          <w:rFonts w:ascii="Times New Roman" w:hAnsi="Times New Roman" w:cs="Times New Roman"/>
        </w:rPr>
        <w:t>SNAIL</w:t>
      </w:r>
      <w:r w:rsidR="0010731D">
        <w:rPr>
          <w:rFonts w:ascii="Times New Roman" w:hAnsi="Times New Roman" w:cs="Times New Roman"/>
        </w:rPr>
        <w:t>/</w:t>
      </w:r>
      <w:del w:id="27" w:author="Madeline Galbraith" w:date="2022-06-14T21:44:00Z">
        <w:r w:rsidRPr="00C9444E">
          <w:rPr>
            <w:rFonts w:ascii="Times New Roman" w:hAnsi="Times New Roman" w:cs="Times New Roman"/>
          </w:rPr>
          <w:delText>miR-200/</w:delText>
        </w:r>
      </w:del>
      <m:oMath>
        <m:sSub>
          <m:sSubPr>
            <m:ctrlPr>
              <w:ins w:id="28" w:author="Madeline Galbraith" w:date="2022-06-14T21:44:00Z">
                <w:rPr>
                  <w:rFonts w:ascii="Cambria Math" w:hAnsi="Cambria Math" w:cs="Times New Roman"/>
                </w:rPr>
              </w:ins>
            </m:ctrlPr>
          </m:sSubPr>
          <m:e>
            <m:r>
              <w:ins w:id="29" w:author="Madeline Galbraith" w:date="2022-06-14T21:44:00Z">
                <w:rPr>
                  <w:rFonts w:ascii="Cambria Math" w:hAnsi="Cambria Math" w:cs="Times New Roman"/>
                </w:rPr>
                <m:t>μ</m:t>
              </w:ins>
            </m:r>
          </m:e>
          <m:sub>
            <m:r>
              <w:ins w:id="30" w:author="Madeline Galbraith" w:date="2022-06-14T21:44:00Z">
                <w:rPr>
                  <w:rFonts w:ascii="Cambria Math" w:hAnsi="Cambria Math" w:cs="Times New Roman"/>
                </w:rPr>
                <m:t>200</m:t>
              </w:ins>
            </m:r>
          </m:sub>
        </m:sSub>
      </m:oMath>
      <w:ins w:id="31" w:author="Madeline Galbraith" w:date="2022-06-14T21:44:00Z">
        <w:r w:rsidRPr="00C9444E">
          <w:rPr>
            <w:rFonts w:ascii="Times New Roman" w:hAnsi="Times New Roman" w:cs="Times New Roman"/>
          </w:rPr>
          <w:t>/</w:t>
        </w:r>
      </w:ins>
      <w:r w:rsidRPr="00C9444E">
        <w:rPr>
          <w:rFonts w:ascii="Times New Roman" w:hAnsi="Times New Roman" w:cs="Times New Roman"/>
        </w:rPr>
        <w:t>ZEB, respectively. We systematically elucidate how different phenotypes during EMT (E, M and hybrid E/M) are associated with different metabolic phenotypes (</w:t>
      </w:r>
      <w:del w:id="32" w:author="Madeline Galbraith" w:date="2022-06-14T21:44:00Z">
        <w:r w:rsidRPr="00C9444E">
          <w:rPr>
            <w:rFonts w:ascii="Times New Roman" w:hAnsi="Times New Roman" w:cs="Times New Roman"/>
          </w:rPr>
          <w:delText>OXPHOS, glycolysis</w:delText>
        </w:r>
      </w:del>
      <w:ins w:id="33" w:author="Madeline Galbraith" w:date="2022-06-14T21:44:00Z">
        <w:r w:rsidR="00443ED2">
          <w:rPr>
            <w:rFonts w:ascii="Times New Roman" w:hAnsi="Times New Roman" w:cs="Times New Roman"/>
          </w:rPr>
          <w:t>O</w:t>
        </w:r>
        <w:r w:rsidRPr="00C9444E">
          <w:rPr>
            <w:rFonts w:ascii="Times New Roman" w:hAnsi="Times New Roman" w:cs="Times New Roman"/>
          </w:rPr>
          <w:t xml:space="preserve">, </w:t>
        </w:r>
        <w:r w:rsidR="00443ED2">
          <w:rPr>
            <w:rFonts w:ascii="Times New Roman" w:hAnsi="Times New Roman" w:cs="Times New Roman"/>
          </w:rPr>
          <w:t>W</w:t>
        </w:r>
      </w:ins>
      <w:r w:rsidRPr="00C9444E">
        <w:rPr>
          <w:rFonts w:ascii="Times New Roman" w:hAnsi="Times New Roman" w:cs="Times New Roman"/>
        </w:rPr>
        <w:t xml:space="preserve"> and </w:t>
      </w:r>
      <w:del w:id="34" w:author="Madeline Galbraith" w:date="2022-06-14T21:44:00Z">
        <w:r w:rsidRPr="00C9444E">
          <w:rPr>
            <w:rFonts w:ascii="Times New Roman" w:hAnsi="Times New Roman" w:cs="Times New Roman"/>
          </w:rPr>
          <w:delText>hybrid</w:delText>
        </w:r>
        <w:r w:rsidR="00182BBC" w:rsidRPr="00C9444E">
          <w:rPr>
            <w:rFonts w:ascii="Times New Roman" w:hAnsi="Times New Roman" w:cs="Times New Roman"/>
          </w:rPr>
          <w:delText xml:space="preserve"> (</w:delText>
        </w:r>
      </w:del>
      <w:r w:rsidR="00182BBC" w:rsidRPr="00C9444E">
        <w:rPr>
          <w:rFonts w:ascii="Times New Roman" w:hAnsi="Times New Roman" w:cs="Times New Roman"/>
        </w:rPr>
        <w:t>W/O</w:t>
      </w:r>
      <w:del w:id="35" w:author="Madeline Galbraith" w:date="2022-06-14T21:44:00Z">
        <w:r w:rsidR="00182BBC" w:rsidRPr="00C9444E">
          <w:rPr>
            <w:rFonts w:ascii="Times New Roman" w:hAnsi="Times New Roman" w:cs="Times New Roman"/>
          </w:rPr>
          <w:delText>)</w:delText>
        </w:r>
        <w:r w:rsidR="00170F85" w:rsidRPr="00C9444E">
          <w:rPr>
            <w:rFonts w:ascii="Times New Roman" w:hAnsi="Times New Roman" w:cs="Times New Roman"/>
          </w:rPr>
          <w:delText xml:space="preserve"> </w:delText>
        </w:r>
        <w:r w:rsidRPr="00C9444E">
          <w:rPr>
            <w:rFonts w:ascii="Times New Roman" w:hAnsi="Times New Roman" w:cs="Times New Roman"/>
          </w:rPr>
          <w:delText>glycolysis</w:delText>
        </w:r>
        <w:r w:rsidR="00182BBC" w:rsidRPr="00C9444E">
          <w:rPr>
            <w:rFonts w:ascii="Times New Roman" w:hAnsi="Times New Roman" w:cs="Times New Roman"/>
          </w:rPr>
          <w:delText>/OXPHOS</w:delText>
        </w:r>
      </w:del>
      <w:r w:rsidRPr="00C9444E">
        <w:rPr>
          <w:rFonts w:ascii="Times New Roman" w:hAnsi="Times New Roman" w:cs="Times New Roman"/>
        </w:rPr>
        <w:t xml:space="preserve">). Specifically, we identified the feedback loops that lead to the coupling of the </w:t>
      </w:r>
      <w:del w:id="36" w:author="Madeline Galbraith" w:date="2022-06-14T21:44:00Z">
        <w:r w:rsidRPr="00C9444E">
          <w:rPr>
            <w:rFonts w:ascii="Times New Roman" w:hAnsi="Times New Roman" w:cs="Times New Roman"/>
          </w:rPr>
          <w:delText xml:space="preserve">hybrid </w:delText>
        </w:r>
      </w:del>
      <w:r w:rsidRPr="00C9444E">
        <w:rPr>
          <w:rFonts w:ascii="Times New Roman" w:hAnsi="Times New Roman" w:cs="Times New Roman"/>
        </w:rPr>
        <w:t xml:space="preserve">E/M state with the </w:t>
      </w:r>
      <w:del w:id="37" w:author="Madeline Galbraith" w:date="2022-06-14T21:44:00Z">
        <w:r w:rsidR="00744D1D">
          <w:rPr>
            <w:rFonts w:ascii="Times New Roman" w:hAnsi="Times New Roman" w:cs="Times New Roman"/>
          </w:rPr>
          <w:delText>hybrid</w:delText>
        </w:r>
        <w:r w:rsidR="00744D1D" w:rsidRPr="00C9444E">
          <w:rPr>
            <w:rFonts w:ascii="Times New Roman" w:hAnsi="Times New Roman" w:cs="Times New Roman"/>
          </w:rPr>
          <w:delText xml:space="preserve"> </w:delText>
        </w:r>
        <w:r w:rsidRPr="00C9444E">
          <w:rPr>
            <w:rFonts w:ascii="Times New Roman" w:hAnsi="Times New Roman" w:cs="Times New Roman"/>
          </w:rPr>
          <w:delText>metabolic</w:delText>
        </w:r>
      </w:del>
      <w:ins w:id="38" w:author="Madeline Galbraith" w:date="2022-06-14T21:44:00Z">
        <w:r w:rsidR="00443ED2">
          <w:rPr>
            <w:rFonts w:ascii="Times New Roman" w:hAnsi="Times New Roman" w:cs="Times New Roman"/>
          </w:rPr>
          <w:t>W/O</w:t>
        </w:r>
      </w:ins>
      <w:r w:rsidRPr="00C9444E">
        <w:rPr>
          <w:rFonts w:ascii="Times New Roman" w:hAnsi="Times New Roman" w:cs="Times New Roman"/>
        </w:rPr>
        <w:t xml:space="preserve"> state</w:t>
      </w:r>
      <w:del w:id="39" w:author="Madeline Galbraith" w:date="2022-06-14T21:44:00Z">
        <w:r w:rsidRPr="00C9444E">
          <w:rPr>
            <w:rFonts w:ascii="Times New Roman" w:hAnsi="Times New Roman" w:cs="Times New Roman"/>
          </w:rPr>
          <w:delText xml:space="preserve"> –</w:delText>
        </w:r>
      </w:del>
      <w:ins w:id="40" w:author="Madeline Galbraith" w:date="2022-06-14T21:44:00Z">
        <w:r w:rsidR="00443ED2">
          <w:rPr>
            <w:rFonts w:ascii="Times New Roman" w:hAnsi="Times New Roman" w:cs="Times New Roman"/>
          </w:rPr>
          <w:t>, referred to as E/M-W/O,</w:t>
        </w:r>
      </w:ins>
      <w:r w:rsidR="00443ED2">
        <w:rPr>
          <w:rFonts w:ascii="Times New Roman" w:hAnsi="Times New Roman" w:cs="Times New Roman"/>
        </w:rPr>
        <w:t xml:space="preserve"> </w:t>
      </w:r>
      <w:r w:rsidRPr="00C9444E">
        <w:rPr>
          <w:rFonts w:ascii="Times New Roman" w:hAnsi="Times New Roman" w:cs="Times New Roman"/>
        </w:rPr>
        <w:t>a potentially highly aggressive phenotype</w:t>
      </w:r>
      <w:del w:id="41" w:author="Madeline Galbraith" w:date="2022-06-14T21:44:00Z">
        <w:r w:rsidR="00FC20B8" w:rsidRPr="00C9444E">
          <w:rPr>
            <w:rFonts w:ascii="Times New Roman" w:hAnsi="Times New Roman" w:cs="Times New Roman"/>
          </w:rPr>
          <w:delText xml:space="preserve"> (E/M-W/O)</w:delText>
        </w:r>
        <w:r w:rsidRPr="00C9444E">
          <w:rPr>
            <w:rFonts w:ascii="Times New Roman" w:hAnsi="Times New Roman" w:cs="Times New Roman"/>
          </w:rPr>
          <w:delText>.</w:delText>
        </w:r>
      </w:del>
      <w:ins w:id="42" w:author="Madeline Galbraith" w:date="2022-06-14T21:44:00Z">
        <w:r w:rsidRPr="00C9444E">
          <w:rPr>
            <w:rFonts w:ascii="Times New Roman" w:hAnsi="Times New Roman" w:cs="Times New Roman"/>
          </w:rPr>
          <w:t>.</w:t>
        </w:r>
      </w:ins>
      <w:r w:rsidRPr="00C9444E">
        <w:rPr>
          <w:rFonts w:ascii="Times New Roman" w:hAnsi="Times New Roman" w:cs="Times New Roman"/>
        </w:rPr>
        <w:t xml:space="preserve"> </w:t>
      </w:r>
      <w:bookmarkStart w:id="43" w:name="_Hlk101434770"/>
      <w:bookmarkEnd w:id="9"/>
      <w:r w:rsidRPr="00C9444E">
        <w:rPr>
          <w:rFonts w:ascii="Times New Roman" w:hAnsi="Times New Roman" w:cs="Times New Roman"/>
        </w:rPr>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ins w:id="44" w:author="Madeline Galbraith" w:date="2022-06-14T21:44:00Z">
        <w:r w:rsidR="00D064C4">
          <w:rPr>
            <w:rFonts w:ascii="Times New Roman" w:hAnsi="Times New Roman" w:cs="Times New Roman"/>
          </w:rPr>
          <w:t xml:space="preserve">the </w:t>
        </w:r>
      </w:ins>
      <w:r w:rsidR="00FC20B8" w:rsidRPr="00C9444E">
        <w:rPr>
          <w:rFonts w:ascii="Times New Roman" w:hAnsi="Times New Roman" w:cs="Times New Roman"/>
        </w:rPr>
        <w:t>crosstalk</w:t>
      </w:r>
      <w:r w:rsidRPr="00C9444E">
        <w:rPr>
          <w:rFonts w:ascii="Times New Roman" w:hAnsi="Times New Roman" w:cs="Times New Roman"/>
        </w:rPr>
        <w:t xml:space="preserve"> can </w:t>
      </w:r>
      <w:del w:id="45" w:author="Madeline Galbraith" w:date="2022-06-14T21:44:00Z">
        <w:r w:rsidRPr="00C9444E">
          <w:rPr>
            <w:rFonts w:ascii="Times New Roman" w:hAnsi="Times New Roman" w:cs="Times New Roman"/>
          </w:rPr>
          <w:delText xml:space="preserve">promote the existence of </w:delText>
        </w:r>
        <w:r w:rsidR="00B17052" w:rsidRPr="00C9444E">
          <w:rPr>
            <w:rFonts w:ascii="Times New Roman" w:hAnsi="Times New Roman" w:cs="Times New Roman"/>
          </w:rPr>
          <w:delText xml:space="preserve"> such a </w:delText>
        </w:r>
        <w:r w:rsidR="00CA02C6" w:rsidRPr="00C9444E">
          <w:rPr>
            <w:rFonts w:ascii="Times New Roman" w:hAnsi="Times New Roman" w:cs="Times New Roman"/>
          </w:rPr>
          <w:delText xml:space="preserve">double hybrid </w:delText>
        </w:r>
        <w:r w:rsidRPr="00C9444E">
          <w:rPr>
            <w:rFonts w:ascii="Times New Roman" w:hAnsi="Times New Roman" w:cs="Times New Roman"/>
          </w:rPr>
          <w:delText>phenotype.</w:delText>
        </w:r>
        <w:r w:rsidR="00CA02C6" w:rsidRPr="00C9444E">
          <w:rPr>
            <w:rFonts w:ascii="Times New Roman" w:hAnsi="Times New Roman" w:cs="Times New Roman"/>
          </w:rPr>
          <w:delText xml:space="preserve"> In</w:delText>
        </w:r>
      </w:del>
      <w:ins w:id="46" w:author="Madeline Galbraith" w:date="2022-06-14T21:44:00Z">
        <w:r w:rsidR="00D064C4">
          <w:rPr>
            <w:rFonts w:ascii="Times New Roman" w:hAnsi="Times New Roman" w:cs="Times New Roman"/>
          </w:rPr>
          <w:t>give rise to the E/M-W/O state</w:t>
        </w:r>
        <w:r w:rsidRPr="00C9444E">
          <w:rPr>
            <w:rFonts w:ascii="Times New Roman" w:hAnsi="Times New Roman" w:cs="Times New Roman"/>
          </w:rPr>
          <w:t>.</w:t>
        </w:r>
        <w:bookmarkEnd w:id="43"/>
        <w:r w:rsidR="00CA02C6" w:rsidRPr="00C9444E">
          <w:rPr>
            <w:rFonts w:ascii="Times New Roman" w:hAnsi="Times New Roman" w:cs="Times New Roman"/>
          </w:rPr>
          <w:t xml:space="preserve"> </w:t>
        </w:r>
        <w:r w:rsidR="00D064C4">
          <w:rPr>
            <w:rFonts w:ascii="Times New Roman" w:hAnsi="Times New Roman" w:cs="Times New Roman"/>
          </w:rPr>
          <w:t>Moreover, i</w:t>
        </w:r>
        <w:r w:rsidR="00CA02C6" w:rsidRPr="00C9444E">
          <w:rPr>
            <w:rFonts w:ascii="Times New Roman" w:hAnsi="Times New Roman" w:cs="Times New Roman"/>
          </w:rPr>
          <w:t>n</w:t>
        </w:r>
      </w:ins>
      <w:r w:rsidR="00CA02C6" w:rsidRPr="00C9444E">
        <w:rPr>
          <w:rFonts w:ascii="Times New Roman" w:hAnsi="Times New Roman" w:cs="Times New Roman"/>
        </w:rPr>
        <w:t xml:space="preserve"> this case</w:t>
      </w:r>
      <w:r w:rsidR="00A4402A" w:rsidRPr="00C9444E">
        <w:rPr>
          <w:rFonts w:ascii="Times New Roman" w:hAnsi="Times New Roman" w:cs="Times New Roman"/>
        </w:rPr>
        <w:t xml:space="preserve">, </w:t>
      </w:r>
      <w:del w:id="47" w:author="Madeline Galbraith" w:date="2022-06-14T21:44:00Z">
        <w:r w:rsidR="00CA02C6" w:rsidRPr="00C9444E">
          <w:rPr>
            <w:rFonts w:ascii="Times New Roman" w:hAnsi="Times New Roman" w:cs="Times New Roman"/>
          </w:rPr>
          <w:delText>the state</w:delText>
        </w:r>
      </w:del>
      <w:ins w:id="48" w:author="Madeline Galbraith" w:date="2022-06-14T21:44:00Z">
        <w:r w:rsidR="00CA02C6" w:rsidRPr="00C9444E">
          <w:rPr>
            <w:rFonts w:ascii="Times New Roman" w:hAnsi="Times New Roman" w:cs="Times New Roman"/>
          </w:rPr>
          <w:t>the</w:t>
        </w:r>
        <w:r w:rsidR="00D064C4">
          <w:rPr>
            <w:rFonts w:ascii="Times New Roman" w:hAnsi="Times New Roman" w:cs="Times New Roman"/>
          </w:rPr>
          <w:t>re</w:t>
        </w:r>
      </w:ins>
      <w:r w:rsidR="00D064C4">
        <w:rPr>
          <w:rFonts w:ascii="Times New Roman" w:hAnsi="Times New Roman" w:cs="Times New Roman"/>
        </w:rPr>
        <w:t xml:space="preserve"> is </w:t>
      </w:r>
      <w:del w:id="49" w:author="Madeline Galbraith" w:date="2022-06-14T21:44:00Z">
        <w:r w:rsidR="00CA02C6" w:rsidRPr="00C9444E">
          <w:rPr>
            <w:rFonts w:ascii="Times New Roman" w:hAnsi="Times New Roman" w:cs="Times New Roman"/>
          </w:rPr>
          <w:delText xml:space="preserve">created </w:delText>
        </w:r>
        <w:r w:rsidR="00A4402A" w:rsidRPr="00C9444E">
          <w:rPr>
            <w:rFonts w:ascii="Times New Roman" w:hAnsi="Times New Roman" w:cs="Times New Roman"/>
          </w:rPr>
          <w:delText xml:space="preserve">sequentially by </w:delText>
        </w:r>
      </w:del>
      <w:ins w:id="50" w:author="Madeline Galbraith" w:date="2022-06-14T21:44:00Z">
        <w:r w:rsidR="00D064C4">
          <w:rPr>
            <w:rFonts w:ascii="Times New Roman" w:hAnsi="Times New Roman" w:cs="Times New Roman"/>
          </w:rPr>
          <w:t xml:space="preserve">an order of events in that the W/O state emerges </w:t>
        </w:r>
      </w:ins>
      <w:r w:rsidR="00D064C4">
        <w:rPr>
          <w:rFonts w:ascii="Times New Roman" w:hAnsi="Times New Roman" w:cs="Times New Roman"/>
        </w:rPr>
        <w:t xml:space="preserve">first </w:t>
      </w:r>
      <w:del w:id="51" w:author="Madeline Galbraith" w:date="2022-06-14T21:44:00Z">
        <w:r w:rsidR="00A4402A" w:rsidRPr="00C9444E">
          <w:rPr>
            <w:rFonts w:ascii="Times New Roman" w:hAnsi="Times New Roman" w:cs="Times New Roman"/>
          </w:rPr>
          <w:delText xml:space="preserve">stabilizing the hybrid metabolic phenotype </w:delText>
        </w:r>
      </w:del>
      <w:r w:rsidR="00D064C4">
        <w:rPr>
          <w:rFonts w:ascii="Times New Roman" w:hAnsi="Times New Roman" w:cs="Times New Roman"/>
        </w:rPr>
        <w:t xml:space="preserve">and </w:t>
      </w:r>
      <w:del w:id="52" w:author="Madeline Galbraith" w:date="2022-06-14T21:44:00Z">
        <w:r w:rsidR="00A4402A" w:rsidRPr="00C9444E">
          <w:rPr>
            <w:rFonts w:ascii="Times New Roman" w:hAnsi="Times New Roman" w:cs="Times New Roman"/>
          </w:rPr>
          <w:delText>then</w:delText>
        </w:r>
      </w:del>
      <w:ins w:id="53" w:author="Madeline Galbraith" w:date="2022-06-14T21:44:00Z">
        <w:r w:rsidR="00D064C4">
          <w:rPr>
            <w:rFonts w:ascii="Times New Roman" w:hAnsi="Times New Roman" w:cs="Times New Roman"/>
          </w:rPr>
          <w:t>is followed by</w:t>
        </w:r>
      </w:ins>
      <w:r w:rsidR="00D064C4">
        <w:rPr>
          <w:rFonts w:ascii="Times New Roman" w:hAnsi="Times New Roman" w:cs="Times New Roman"/>
        </w:rPr>
        <w:t xml:space="preserve"> the</w:t>
      </w:r>
      <w:del w:id="54" w:author="Madeline Galbraith" w:date="2022-06-14T21:44:00Z">
        <w:r w:rsidR="00A4402A" w:rsidRPr="00C9444E">
          <w:rPr>
            <w:rFonts w:ascii="Times New Roman" w:hAnsi="Times New Roman" w:cs="Times New Roman"/>
          </w:rPr>
          <w:delText xml:space="preserve"> hybrid</w:delText>
        </w:r>
      </w:del>
      <w:r w:rsidR="00D064C4">
        <w:rPr>
          <w:rFonts w:ascii="Times New Roman" w:hAnsi="Times New Roman" w:cs="Times New Roman"/>
        </w:rPr>
        <w:t xml:space="preserve"> </w:t>
      </w:r>
      <w:r w:rsidR="00A4402A" w:rsidRPr="00C9444E">
        <w:rPr>
          <w:rFonts w:ascii="Times New Roman" w:hAnsi="Times New Roman" w:cs="Times New Roman"/>
        </w:rPr>
        <w:t xml:space="preserve">E/M state,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metabolic reprogramming</w:t>
      </w:r>
      <w:r w:rsidR="00D064C4">
        <w:rPr>
          <w:rFonts w:ascii="Times New Roman" w:hAnsi="Times New Roman" w:cs="Times New Roman"/>
        </w:rPr>
        <w:t xml:space="preserve"> </w:t>
      </w:r>
      <w:del w:id="55" w:author="Madeline Galbraith" w:date="2022-06-14T21:44:00Z">
        <w:r w:rsidR="002A1A95" w:rsidRPr="00C9444E">
          <w:rPr>
            <w:rFonts w:ascii="Times New Roman" w:hAnsi="Times New Roman" w:cs="Times New Roman"/>
          </w:rPr>
          <w:delText>may</w:delText>
        </w:r>
      </w:del>
      <w:ins w:id="56" w:author="Madeline Galbraith" w:date="2022-06-14T21:44:00Z">
        <w:r w:rsidR="00D064C4">
          <w:rPr>
            <w:rFonts w:ascii="Times New Roman" w:hAnsi="Times New Roman" w:cs="Times New Roman"/>
          </w:rPr>
          <w:t>can</w:t>
        </w:r>
      </w:ins>
      <w:r w:rsidR="002A1A95" w:rsidRPr="00C9444E">
        <w:rPr>
          <w:rFonts w:ascii="Times New Roman" w:hAnsi="Times New Roman" w:cs="Times New Roman"/>
        </w:rPr>
        <w:t xml:space="preserve"> </w:t>
      </w:r>
      <w:r w:rsidR="00CA02C6" w:rsidRPr="00C9444E">
        <w:rPr>
          <w:rFonts w:ascii="Times New Roman" w:hAnsi="Times New Roman" w:cs="Times New Roman"/>
        </w:rPr>
        <w:t xml:space="preserve">be </w:t>
      </w:r>
      <w:del w:id="57" w:author="Madeline Galbraith" w:date="2022-06-14T21:44:00Z">
        <w:r w:rsidR="00CA02C6" w:rsidRPr="00C9444E">
          <w:rPr>
            <w:rFonts w:ascii="Times New Roman" w:hAnsi="Times New Roman" w:cs="Times New Roman"/>
          </w:rPr>
          <w:delText>the</w:delText>
        </w:r>
      </w:del>
      <w:ins w:id="58" w:author="Madeline Galbraith" w:date="2022-06-14T21:44:00Z">
        <w:r w:rsidR="00D064C4">
          <w:rPr>
            <w:rFonts w:ascii="Times New Roman" w:hAnsi="Times New Roman" w:cs="Times New Roman"/>
          </w:rPr>
          <w:t>a</w:t>
        </w:r>
      </w:ins>
      <w:r w:rsidR="00CA02C6" w:rsidRPr="00C9444E">
        <w:rPr>
          <w:rFonts w:ascii="Times New Roman" w:hAnsi="Times New Roman" w:cs="Times New Roman"/>
        </w:rPr>
        <w:t xml:space="preserve"> primary driver</w:t>
      </w:r>
      <w:r w:rsidR="00D064C4">
        <w:rPr>
          <w:rFonts w:ascii="Times New Roman" w:hAnsi="Times New Roman" w:cs="Times New Roman"/>
        </w:rPr>
        <w:t xml:space="preserve"> </w:t>
      </w:r>
      <w:del w:id="59" w:author="Madeline Galbraith" w:date="2022-06-14T21:44:00Z">
        <w:r w:rsidR="00CA02C6" w:rsidRPr="00C9444E">
          <w:rPr>
            <w:rFonts w:ascii="Times New Roman" w:hAnsi="Times New Roman" w:cs="Times New Roman"/>
          </w:rPr>
          <w:delText>behind</w:delText>
        </w:r>
      </w:del>
      <w:ins w:id="60" w:author="Madeline Galbraith" w:date="2022-06-14T21:44:00Z">
        <w:r w:rsidR="00D064C4">
          <w:rPr>
            <w:rFonts w:ascii="Times New Roman" w:hAnsi="Times New Roman" w:cs="Times New Roman"/>
          </w:rPr>
          <w:t>of EMT and</w:t>
        </w:r>
      </w:ins>
      <w:r w:rsidR="00D064C4">
        <w:rPr>
          <w:rFonts w:ascii="Times New Roman" w:hAnsi="Times New Roman" w:cs="Times New Roman"/>
        </w:rPr>
        <w:t xml:space="preserve"> </w:t>
      </w:r>
      <w:r w:rsidR="00CA02C6" w:rsidRPr="00C9444E">
        <w:rPr>
          <w:rFonts w:ascii="Times New Roman" w:hAnsi="Times New Roman" w:cs="Times New Roman"/>
        </w:rPr>
        <w:t xml:space="preserve">the acquisition of highly </w:t>
      </w:r>
      <w:del w:id="61" w:author="Madeline Galbraith" w:date="2022-06-14T21:44:00Z">
        <w:r w:rsidR="00CA02C6" w:rsidRPr="00C9444E">
          <w:rPr>
            <w:rFonts w:ascii="Times New Roman" w:hAnsi="Times New Roman" w:cs="Times New Roman"/>
          </w:rPr>
          <w:delText>aggressive</w:delText>
        </w:r>
      </w:del>
      <w:ins w:id="62" w:author="Madeline Galbraith" w:date="2022-06-14T21:44:00Z">
        <w:r w:rsidR="00D064C4">
          <w:rPr>
            <w:rFonts w:ascii="Times New Roman" w:hAnsi="Times New Roman" w:cs="Times New Roman"/>
          </w:rPr>
          <w:t>metastatic hybrid E/M</w:t>
        </w:r>
      </w:ins>
      <w:r w:rsidR="00CA02C6" w:rsidRPr="00C9444E">
        <w:rPr>
          <w:rFonts w:ascii="Times New Roman" w:hAnsi="Times New Roman" w:cs="Times New Roman"/>
        </w:rPr>
        <w:t xml:space="preser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63" w:name="introduction"/>
      <w:r w:rsidRPr="00C9444E">
        <w:rPr>
          <w:rFonts w:ascii="Times New Roman" w:hAnsi="Times New Roman" w:cs="Times New Roman"/>
          <w:b/>
          <w:bCs/>
          <w:sz w:val="28"/>
          <w:szCs w:val="28"/>
        </w:rPr>
        <w:t>Introduction</w:t>
      </w:r>
      <w:bookmarkEnd w:id="63"/>
    </w:p>
    <w:p w14:paraId="14632C67" w14:textId="02C896E8"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AE6CCC" w:rsidRPr="00AE6CCC">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initiate metastatic lesions. Typically, these properties have been studied one at a time. For example, cell motility is assumed to be related to the epithelial-</w:t>
      </w:r>
      <w:del w:id="64" w:author="Madeline Galbraith" w:date="2022-06-14T21:44:00Z">
        <w:r w:rsidRPr="00C9444E">
          <w:rPr>
            <w:rFonts w:ascii="Times New Roman" w:hAnsi="Times New Roman" w:cs="Times New Roman"/>
          </w:rPr>
          <w:delText>to-</w:delText>
        </w:r>
      </w:del>
      <w:r w:rsidRPr="00C9444E">
        <w:rPr>
          <w:rFonts w:ascii="Times New Roman" w:hAnsi="Times New Roman" w:cs="Times New Roman"/>
        </w:rPr>
        <w:t>mesenchymal transition (EMT). During EMT, the cells progressively lose</w:t>
      </w:r>
      <w:r w:rsidR="004F7E53">
        <w:rPr>
          <w:rFonts w:ascii="Times New Roman" w:hAnsi="Times New Roman" w:cs="Times New Roman"/>
        </w:rPr>
        <w:t xml:space="preserve"> </w:t>
      </w:r>
      <w:ins w:id="65" w:author="Madeline Galbraith" w:date="2022-06-14T21:44:00Z">
        <w:r w:rsidR="004F7E53">
          <w:rPr>
            <w:rFonts w:ascii="Times New Roman" w:hAnsi="Times New Roman" w:cs="Times New Roman"/>
          </w:rPr>
          <w:t>epithelial (E) features such as</w:t>
        </w:r>
        <w:r w:rsidRPr="00C9444E">
          <w:rPr>
            <w:rFonts w:ascii="Times New Roman" w:hAnsi="Times New Roman" w:cs="Times New Roman"/>
          </w:rPr>
          <w:t xml:space="preserve"> </w:t>
        </w:r>
      </w:ins>
      <w:r w:rsidRPr="00C9444E">
        <w:rPr>
          <w:rFonts w:ascii="Times New Roman" w:hAnsi="Times New Roman" w:cs="Times New Roman"/>
        </w:rPr>
        <w:t xml:space="preserve">cell-cell adhesion and apical-basal polarity, and </w:t>
      </w:r>
      <w:del w:id="66" w:author="Madeline Galbraith" w:date="2022-06-14T21:44:00Z">
        <w:r w:rsidRPr="00C9444E">
          <w:rPr>
            <w:rFonts w:ascii="Times New Roman" w:hAnsi="Times New Roman" w:cs="Times New Roman"/>
          </w:rPr>
          <w:delText>increase their capacity for</w:delText>
        </w:r>
      </w:del>
      <w:ins w:id="67" w:author="Madeline Galbraith" w:date="2022-06-14T21:44:00Z">
        <w:r w:rsidR="004F7E53">
          <w:rPr>
            <w:rFonts w:ascii="Times New Roman" w:hAnsi="Times New Roman" w:cs="Times New Roman"/>
          </w:rPr>
          <w:t>acquire mesenchymal (M) features such as</w:t>
        </w:r>
      </w:ins>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AE6CCC" w:rsidRPr="00AE6CCC">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AE6CCC" w:rsidRPr="00AE6CCC">
            <w:rPr>
              <w:rFonts w:ascii="Times New Roman" w:eastAsia="Times New Roman" w:hAnsi="Times New Roman" w:cs="Times New Roman"/>
              <w:color w:val="000000"/>
            </w:rPr>
            <w:t>[4,5]</w:t>
          </w:r>
        </w:sdtContent>
      </w:sdt>
      <w:r w:rsidRPr="00C9444E">
        <w:rPr>
          <w:rFonts w:ascii="Times New Roman" w:hAnsi="Times New Roman" w:cs="Times New Roman"/>
        </w:rPr>
        <w:t xml:space="preserve">, and also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AE6CCC" w:rsidRPr="00AE6CCC">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w:t>
      </w:r>
      <w:r w:rsidRPr="00C9444E">
        <w:rPr>
          <w:rFonts w:ascii="Times New Roman" w:hAnsi="Times New Roman" w:cs="Times New Roman"/>
        </w:rPr>
        <w:lastRenderedPageBreak/>
        <w:t xml:space="preserve">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the majority of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AE6CCC" w:rsidRPr="00AE6CCC">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many cancer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AE6CCC" w:rsidRPr="00AE6CCC">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AE6CCC" w:rsidRPr="00AE6CCC">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5E0A4B05"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AE6CCC" w:rsidRPr="00AE6CCC">
            <w:rPr>
              <w:rFonts w:ascii="Times New Roman" w:eastAsia="Times New Roman" w:hAnsi="Times New Roman" w:cs="Times New Roman"/>
              <w:color w:val="000000"/>
            </w:rPr>
            <w:t>[1,17]</w:t>
          </w:r>
        </w:sdtContent>
      </w:sdt>
      <w:r w:rsidRPr="00C9444E">
        <w:rPr>
          <w:rFonts w:ascii="Times New Roman" w:hAnsi="Times New Roman" w:cs="Times New Roman"/>
        </w:rPr>
        <w:t xml:space="preserve">. </w:t>
      </w:r>
      <w:del w:id="68" w:author="Madeline Galbraith" w:date="2022-06-14T21:44:00Z">
        <w:r w:rsidRPr="00C9444E">
          <w:rPr>
            <w:rFonts w:ascii="Times New Roman" w:hAnsi="Times New Roman" w:cs="Times New Roman"/>
          </w:rPr>
          <w:delText>Cells</w:delText>
        </w:r>
      </w:del>
      <w:ins w:id="69" w:author="Madeline Galbraith" w:date="2022-06-14T21:44:00Z">
        <w:r w:rsidR="00257523">
          <w:rPr>
            <w:rFonts w:ascii="Times New Roman" w:hAnsi="Times New Roman" w:cs="Times New Roman"/>
          </w:rPr>
          <w:t>Normal c</w:t>
        </w:r>
        <w:r w:rsidRPr="00C9444E">
          <w:rPr>
            <w:rFonts w:ascii="Times New Roman" w:hAnsi="Times New Roman" w:cs="Times New Roman"/>
          </w:rPr>
          <w:t>ells</w:t>
        </w:r>
      </w:ins>
      <w:r w:rsidRPr="00C9444E">
        <w:rPr>
          <w:rFonts w:ascii="Times New Roman" w:hAnsi="Times New Roman" w:cs="Times New Roman"/>
        </w:rPr>
        <w:t xml:space="preserve"> typically utilize oxidative phosphorylation (OXPHOS</w:t>
      </w:r>
      <w:ins w:id="70" w:author="Madeline Galbraith" w:date="2022-06-14T21:44:00Z">
        <w:r w:rsidR="00804980">
          <w:rPr>
            <w:rFonts w:ascii="Times New Roman" w:hAnsi="Times New Roman" w:cs="Times New Roman"/>
          </w:rPr>
          <w:t>, O</w:t>
        </w:r>
      </w:ins>
      <w:r w:rsidRPr="00C9444E">
        <w:rPr>
          <w:rFonts w:ascii="Times New Roman" w:hAnsi="Times New Roman" w:cs="Times New Roman"/>
        </w:rPr>
        <w:t xml:space="preserve">) under normoxic conditions and glycolysis when there is a lack of oxygen.  However, cancer cells often prefer glycolysis even when oxygen is available, referred to as the Warburg effect </w:t>
      </w:r>
      <w:ins w:id="71" w:author="Madeline Galbraith" w:date="2022-06-14T21:44:00Z">
        <w:r w:rsidR="00804980">
          <w:rPr>
            <w:rFonts w:ascii="Times New Roman" w:hAnsi="Times New Roman" w:cs="Times New Roman"/>
          </w:rPr>
          <w:t xml:space="preserve">(W) </w:t>
        </w:r>
      </w:ins>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AE6CCC" w:rsidRPr="00AE6CCC">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ins w:id="72" w:author="Madeline Galbraith" w:date="2022-06-14T21:44:00Z">
        <w:r w:rsidR="00864727">
          <w:rPr>
            <w:rFonts w:ascii="Times New Roman" w:hAnsi="Times New Roman" w:cs="Times New Roman"/>
          </w:rPr>
          <w:t xml:space="preserve">adjust their metabolic phenotype in order to </w:t>
        </w:r>
      </w:ins>
      <w:r w:rsidRPr="00C9444E">
        <w:rPr>
          <w:rFonts w:ascii="Times New Roman" w:hAnsi="Times New Roman" w:cs="Times New Roman"/>
        </w:rPr>
        <w:t xml:space="preserve">survive in </w:t>
      </w:r>
      <w:del w:id="73" w:author="Madeline Galbraith" w:date="2022-06-14T21:44:00Z">
        <w:r w:rsidRPr="00C9444E">
          <w:rPr>
            <w:rFonts w:ascii="Times New Roman" w:hAnsi="Times New Roman" w:cs="Times New Roman"/>
          </w:rPr>
          <w:delText>different</w:delText>
        </w:r>
      </w:del>
      <w:ins w:id="74" w:author="Madeline Galbraith" w:date="2022-06-14T21:44:00Z">
        <w:r w:rsidR="00864727">
          <w:rPr>
            <w:rFonts w:ascii="Times New Roman" w:hAnsi="Times New Roman" w:cs="Times New Roman"/>
          </w:rPr>
          <w:t>varying</w:t>
        </w:r>
      </w:ins>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AE6CCC" w:rsidRPr="00AE6CCC">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del w:id="75" w:author="Madeline Galbraith" w:date="2022-06-14T21:44:00Z">
        <w:r w:rsidRPr="00C9444E">
          <w:rPr>
            <w:rFonts w:ascii="Times New Roman" w:hAnsi="Times New Roman" w:cs="Times New Roman"/>
          </w:rPr>
          <w:delText>OXPHOS</w:delText>
        </w:r>
      </w:del>
      <w:ins w:id="76" w:author="Madeline Galbraith" w:date="2022-06-14T21:44:00Z">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state</w:t>
        </w:r>
      </w:ins>
      <w:r w:rsidR="009D52C3">
        <w:rPr>
          <w:rFonts w:ascii="Times New Roman" w:hAnsi="Times New Roman" w:cs="Times New Roman"/>
        </w:rPr>
        <w:t xml:space="preserve"> </w:t>
      </w:r>
      <w:r w:rsidRPr="00C9444E">
        <w:rPr>
          <w:rFonts w:ascii="Times New Roman" w:hAnsi="Times New Roman" w:cs="Times New Roman"/>
        </w:rPr>
        <w:t xml:space="preserve">and </w:t>
      </w:r>
      <w:del w:id="77" w:author="Madeline Galbraith" w:date="2022-06-14T21:44:00Z">
        <w:r w:rsidRPr="00C9444E">
          <w:rPr>
            <w:rFonts w:ascii="Times New Roman" w:hAnsi="Times New Roman" w:cs="Times New Roman"/>
          </w:rPr>
          <w:delText>Warburg</w:delText>
        </w:r>
      </w:del>
      <w:ins w:id="78" w:author="Madeline Galbraith" w:date="2022-06-14T21:44:00Z">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enable cancer cells to combine different</w:t>
        </w:r>
      </w:ins>
      <w:r w:rsidR="00801FD9">
        <w:rPr>
          <w:rFonts w:ascii="Times New Roman" w:hAnsi="Times New Roman" w:cs="Times New Roman"/>
        </w:rPr>
        <w:t xml:space="preserve"> metabolic </w:t>
      </w:r>
      <w:del w:id="79" w:author="Madeline Galbraith" w:date="2022-06-14T21:44:00Z">
        <w:r w:rsidRPr="00C9444E">
          <w:rPr>
            <w:rFonts w:ascii="Times New Roman" w:hAnsi="Times New Roman" w:cs="Times New Roman"/>
          </w:rPr>
          <w:delText xml:space="preserve">phenotypes, can lead to </w:delText>
        </w:r>
      </w:del>
      <w:ins w:id="80" w:author="Madeline Galbraith" w:date="2022-06-14T21:44:00Z">
        <w:r w:rsidR="00801FD9">
          <w:rPr>
            <w:rFonts w:ascii="Times New Roman" w:hAnsi="Times New Roman" w:cs="Times New Roman"/>
          </w:rPr>
          <w:t xml:space="preserve">modes, </w:t>
        </w:r>
        <w:r w:rsidRPr="00C9444E">
          <w:rPr>
            <w:rFonts w:ascii="Times New Roman" w:hAnsi="Times New Roman" w:cs="Times New Roman"/>
          </w:rPr>
          <w:t>lead</w:t>
        </w:r>
        <w:r w:rsidR="00DC77BF">
          <w:rPr>
            <w:rFonts w:ascii="Times New Roman" w:hAnsi="Times New Roman" w:cs="Times New Roman"/>
          </w:rPr>
          <w:t>ing</w:t>
        </w:r>
        <w:r w:rsidRPr="00C9444E">
          <w:rPr>
            <w:rFonts w:ascii="Times New Roman" w:hAnsi="Times New Roman" w:cs="Times New Roman"/>
          </w:rPr>
          <w:t xml:space="preserve"> to </w:t>
        </w:r>
        <w:r w:rsidR="00DC77BF">
          <w:rPr>
            <w:rFonts w:ascii="Times New Roman" w:hAnsi="Times New Roman" w:cs="Times New Roman"/>
          </w:rPr>
          <w:t xml:space="preserve">the acquisition of a </w:t>
        </w:r>
      </w:ins>
      <w:r w:rsidR="00744D1D">
        <w:rPr>
          <w:rFonts w:ascii="Times New Roman" w:hAnsi="Times New Roman" w:cs="Times New Roman"/>
        </w:rPr>
        <w:t>hybrid</w:t>
      </w:r>
      <w:r w:rsidR="00DC77BF">
        <w:rPr>
          <w:rFonts w:ascii="Times New Roman" w:hAnsi="Times New Roman" w:cs="Times New Roman"/>
        </w:rPr>
        <w:t xml:space="preserve"> </w:t>
      </w:r>
      <w:ins w:id="81" w:author="Madeline Galbraith" w:date="2022-06-14T21:44:00Z">
        <w:r w:rsidR="00DC77BF">
          <w:rPr>
            <w:rFonts w:ascii="Times New Roman" w:hAnsi="Times New Roman" w:cs="Times New Roman"/>
          </w:rPr>
          <w:t xml:space="preserve">W/O phenotype and </w:t>
        </w:r>
      </w:ins>
      <w:r w:rsidR="00DC77BF">
        <w:rPr>
          <w:rFonts w:ascii="Times New Roman" w:hAnsi="Times New Roman" w:cs="Times New Roman"/>
        </w:rPr>
        <w:t xml:space="preserve">metabolic </w:t>
      </w:r>
      <w:del w:id="82" w:author="Madeline Galbraith" w:date="2022-06-14T21:44:00Z">
        <w:r w:rsidRPr="00C9444E">
          <w:rPr>
            <w:rFonts w:ascii="Times New Roman" w:hAnsi="Times New Roman" w:cs="Times New Roman"/>
          </w:rPr>
          <w:delText xml:space="preserve">states </w:delText>
        </w:r>
      </w:del>
      <w:customXmlDelRangeStart w:id="83" w:author="Madeline Galbraith" w:date="2022-06-14T21:44:00Z"/>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D5325A9D3A0C42AAA835EFFC289EB9C0"/>
          </w:placeholder>
        </w:sdtPr>
        <w:sdtEndPr/>
        <w:sdtContent>
          <w:customXmlDelRangeEnd w:id="83"/>
          <w:del w:id="84" w:author="Madeline Galbraith" w:date="2022-06-14T21:44:00Z">
            <w:r w:rsidR="004C245F" w:rsidRPr="004C245F">
              <w:rPr>
                <w:rFonts w:ascii="Times New Roman" w:eastAsia="Times New Roman" w:hAnsi="Times New Roman" w:cs="Times New Roman"/>
                <w:color w:val="000000"/>
              </w:rPr>
              <w:delText>[24–26]</w:delText>
            </w:r>
          </w:del>
          <w:customXmlDelRangeStart w:id="85" w:author="Madeline Galbraith" w:date="2022-06-14T21:44:00Z"/>
        </w:sdtContent>
      </w:sdt>
      <w:customXmlDelRangeEnd w:id="85"/>
      <w:del w:id="86" w:author="Madeline Galbraith" w:date="2022-06-14T21:44:00Z">
        <w:r w:rsidRPr="00C9444E">
          <w:rPr>
            <w:rFonts w:ascii="Times New Roman" w:hAnsi="Times New Roman" w:cs="Times New Roman"/>
          </w:rPr>
          <w:delText xml:space="preserve"> including a metabolic inactive </w:delText>
        </w:r>
      </w:del>
      <w:r w:rsidR="00DC77BF">
        <w:rPr>
          <w:rFonts w:ascii="Times New Roman" w:hAnsi="Times New Roman" w:cs="Times New Roman"/>
        </w:rPr>
        <w:t xml:space="preserve">low-low phenotype </w:t>
      </w:r>
      <w:ins w:id="87" w:author="Madeline Galbraith" w:date="2022-06-14T21:44:00Z">
        <w:r w:rsidR="00DC77BF">
          <w:rPr>
            <w:rFonts w:ascii="Times New Roman" w:hAnsi="Times New Roman" w:cs="Times New Roman"/>
          </w:rPr>
          <w:t>(L/L).</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ins>
      <w:customXmlInsRangeStart w:id="88" w:author="Madeline Galbraith" w:date="2022-06-14T21:44:00Z"/>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customXmlInsRangeEnd w:id="88"/>
          <w:ins w:id="89" w:author="Madeline Galbraith" w:date="2022-06-14T21:44:00Z">
            <w:r w:rsidR="00AE6CCC" w:rsidRPr="00AE6CCC">
              <w:rPr>
                <w:rFonts w:ascii="Times New Roman" w:eastAsia="Times New Roman" w:hAnsi="Times New Roman" w:cs="Times New Roman"/>
                <w:color w:val="000000"/>
              </w:rPr>
              <w:t>[24,25]</w:t>
            </w:r>
          </w:ins>
          <w:customXmlInsRangeStart w:id="90" w:author="Madeline Galbraith" w:date="2022-06-14T21:44:00Z"/>
        </w:sdtContent>
      </w:sdt>
      <w:customXmlInsRangeEnd w:id="90"/>
      <w:ins w:id="91" w:author="Madeline Galbraith" w:date="2022-06-14T21:44:00Z">
        <w:r w:rsidR="00794F8C">
          <w:rPr>
            <w:rFonts w:ascii="Times New Roman" w:hAnsi="Times New Roman" w:cs="Times New Roman"/>
          </w:rPr>
          <w:t>. The L/L cells are metabolically inactive, exhibiting both low glycolysis and low OXPHOS, and are</w:t>
        </w:r>
        <w:r w:rsidRPr="00C9444E">
          <w:rPr>
            <w:rFonts w:ascii="Times New Roman" w:hAnsi="Times New Roman" w:cs="Times New Roman"/>
          </w:rPr>
          <w:t xml:space="preserve"> </w:t>
        </w:r>
      </w:ins>
      <w:r w:rsidRPr="00C9444E">
        <w:rPr>
          <w:rFonts w:ascii="Times New Roman" w:hAnsi="Times New Roman" w:cs="Times New Roman"/>
        </w:rPr>
        <w:t xml:space="preserve">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del w:id="92" w:author="Madeline Galbraith" w:date="2022-06-14T21:44:00Z">
            <w:r w:rsidR="004C245F" w:rsidRPr="004C245F">
              <w:rPr>
                <w:rFonts w:ascii="Times New Roman" w:eastAsia="Times New Roman" w:hAnsi="Times New Roman" w:cs="Times New Roman"/>
                <w:color w:val="000000"/>
              </w:rPr>
              <w:delText>[27]</w:delText>
            </w:r>
          </w:del>
          <w:ins w:id="93" w:author="Madeline Galbraith" w:date="2022-06-14T21:44:00Z">
            <w:r w:rsidR="00AE6CCC" w:rsidRPr="00AE6CCC">
              <w:rPr>
                <w:rFonts w:ascii="Times New Roman" w:eastAsia="Times New Roman" w:hAnsi="Times New Roman" w:cs="Times New Roman"/>
                <w:color w:val="000000"/>
              </w:rPr>
              <w:t>[26]</w:t>
            </w:r>
          </w:ins>
        </w:sdtContent>
      </w:sdt>
      <w:del w:id="94" w:author="Madeline Galbraith" w:date="2022-06-14T21:44:00Z">
        <w:r w:rsidRPr="00C9444E">
          <w:rPr>
            <w:rFonts w:ascii="Times New Roman" w:hAnsi="Times New Roman" w:cs="Times New Roman"/>
          </w:rPr>
          <w:delText xml:space="preserve"> and a hybrid </w:delText>
        </w:r>
        <w:r w:rsidR="00A00254" w:rsidRPr="00C9444E">
          <w:rPr>
            <w:rFonts w:ascii="Times New Roman" w:hAnsi="Times New Roman" w:cs="Times New Roman"/>
          </w:rPr>
          <w:delText>glycolysis/OXPHOS</w:delText>
        </w:r>
        <w:r w:rsidRPr="00C9444E">
          <w:rPr>
            <w:rFonts w:ascii="Times New Roman" w:hAnsi="Times New Roman" w:cs="Times New Roman"/>
          </w:rPr>
          <w:delText xml:space="preserve"> phenotype associate</w:delText>
        </w:r>
        <w:r w:rsidR="00283835" w:rsidRPr="00C9444E">
          <w:rPr>
            <w:rFonts w:ascii="Times New Roman" w:hAnsi="Times New Roman" w:cs="Times New Roman"/>
          </w:rPr>
          <w:delText>d</w:delText>
        </w:r>
        <w:r w:rsidRPr="00C9444E">
          <w:rPr>
            <w:rFonts w:ascii="Times New Roman" w:hAnsi="Times New Roman" w:cs="Times New Roman"/>
          </w:rPr>
          <w:delText xml:space="preserve"> with high</w:delText>
        </w:r>
      </w:del>
      <w:ins w:id="95" w:author="Madeline Galbraith" w:date="2022-06-14T21:44:00Z">
        <w:r w:rsidR="00794F8C">
          <w:rPr>
            <w:rFonts w:ascii="Times New Roman" w:hAnsi="Times New Roman" w:cs="Times New Roman"/>
          </w:rPr>
          <w:t>.</w:t>
        </w:r>
        <w:r w:rsidRPr="00C9444E">
          <w:rPr>
            <w:rFonts w:ascii="Times New Roman" w:hAnsi="Times New Roman" w:cs="Times New Roman"/>
          </w:rPr>
          <w:t xml:space="preserve"> </w:t>
        </w:r>
        <w:r w:rsidR="008E4737">
          <w:rPr>
            <w:rFonts w:ascii="Times New Roman" w:hAnsi="Times New Roman" w:cs="Times New Roman"/>
          </w:rPr>
          <w:t>The highly</w:t>
        </w:r>
      </w:ins>
      <w:r w:rsidR="008E4737">
        <w:rPr>
          <w:rFonts w:ascii="Times New Roman" w:hAnsi="Times New Roman" w:cs="Times New Roman"/>
        </w:rPr>
        <w:t xml:space="preserve"> metastatic </w:t>
      </w:r>
      <w:del w:id="96" w:author="Madeline Galbraith" w:date="2022-06-14T21:44:00Z">
        <w:r w:rsidRPr="00C9444E">
          <w:rPr>
            <w:rFonts w:ascii="Times New Roman" w:hAnsi="Times New Roman" w:cs="Times New Roman"/>
          </w:rPr>
          <w:delText>potentials</w:delText>
        </w:r>
        <w:r w:rsidR="00E428C6">
          <w:rPr>
            <w:rFonts w:ascii="Times New Roman" w:hAnsi="Times New Roman" w:cs="Times New Roman"/>
          </w:rPr>
          <w:delText xml:space="preserve"> </w:delText>
        </w:r>
      </w:del>
      <w:customXmlDelRangeStart w:id="97" w:author="Madeline Galbraith" w:date="2022-06-14T21:44:00Z"/>
      <w:sdt>
        <w:sdtPr>
          <w:rPr>
            <w:rFonts w:ascii="Times New Roman" w:hAnsi="Times New Roman" w:cs="Times New Roman"/>
          </w:rPr>
          <w:alias w:val="SmartCite Citation"/>
          <w:tag w:val="703cb261-b0c2-4f52-8c43-8dc408bf3954:37b13da6-1588-411a-aad5-bc8efd38f4dc,703cb261-b0c2-4f52-8c43-8dc408bf3954:b6626634-7e34-471d-9522-4ee920730ad0+"/>
          <w:id w:val="-174345943"/>
          <w:placeholder>
            <w:docPart w:val="A37D6AB81E2944038963087E4AB38FC0"/>
          </w:placeholder>
        </w:sdtPr>
        <w:sdtEndPr/>
        <w:sdtContent>
          <w:customXmlDelRangeEnd w:id="97"/>
          <w:del w:id="98" w:author="Madeline Galbraith" w:date="2022-06-14T21:44:00Z">
            <w:r w:rsidR="004C245F" w:rsidRPr="004C245F">
              <w:rPr>
                <w:rFonts w:ascii="Times New Roman" w:eastAsia="Times New Roman" w:hAnsi="Times New Roman" w:cs="Times New Roman"/>
                <w:color w:val="000000"/>
              </w:rPr>
              <w:delText>[24,28]</w:delText>
            </w:r>
          </w:del>
          <w:customXmlDelRangeStart w:id="99" w:author="Madeline Galbraith" w:date="2022-06-14T21:44:00Z"/>
        </w:sdtContent>
      </w:sdt>
      <w:customXmlDelRangeEnd w:id="99"/>
      <w:del w:id="100" w:author="Madeline Galbraith" w:date="2022-06-14T21:44:00Z">
        <w:r w:rsidRPr="00C9444E">
          <w:rPr>
            <w:rFonts w:ascii="Times New Roman" w:hAnsi="Times New Roman" w:cs="Times New Roman"/>
          </w:rPr>
          <w:delText xml:space="preserve">. The hybrid </w:delText>
        </w:r>
        <w:r w:rsidR="00A00254" w:rsidRPr="00C9444E">
          <w:rPr>
            <w:rFonts w:ascii="Times New Roman" w:hAnsi="Times New Roman" w:cs="Times New Roman"/>
          </w:rPr>
          <w:delText>glycolysis/</w:delText>
        </w:r>
      </w:del>
      <w:ins w:id="101" w:author="Madeline Galbraith" w:date="2022-06-14T21:44:00Z">
        <w:r w:rsidR="008E4737">
          <w:rPr>
            <w:rFonts w:ascii="Times New Roman" w:hAnsi="Times New Roman" w:cs="Times New Roman"/>
          </w:rPr>
          <w:t xml:space="preserve">murine breast cancer 4T1 cells exhibit both higher glycolytic and </w:t>
        </w:r>
      </w:ins>
      <w:r w:rsidR="00AC0CCF">
        <w:rPr>
          <w:rFonts w:ascii="Times New Roman" w:hAnsi="Times New Roman" w:cs="Times New Roman"/>
        </w:rPr>
        <w:t>OXPHOS</w:t>
      </w:r>
      <w:r w:rsidR="008E4737">
        <w:rPr>
          <w:rFonts w:ascii="Times New Roman" w:hAnsi="Times New Roman" w:cs="Times New Roman"/>
        </w:rPr>
        <w:t xml:space="preserve"> </w:t>
      </w:r>
      <w:del w:id="102" w:author="Madeline Galbraith" w:date="2022-06-14T21:44:00Z">
        <w:r w:rsidRPr="00C9444E">
          <w:rPr>
            <w:rFonts w:ascii="Times New Roman" w:hAnsi="Times New Roman" w:cs="Times New Roman"/>
          </w:rPr>
          <w:delText>phenotype has been observed in</w:delText>
        </w:r>
      </w:del>
      <w:ins w:id="103" w:author="Madeline Galbraith" w:date="2022-06-14T21:44:00Z">
        <w:r w:rsidR="008E4737">
          <w:rPr>
            <w:rFonts w:ascii="Times New Roman" w:hAnsi="Times New Roman" w:cs="Times New Roman"/>
          </w:rPr>
          <w:t xml:space="preserve">activity relative to the isogenic and less metastatic 67NR cells </w:t>
        </w:r>
      </w:ins>
      <w:customXmlInsRangeStart w:id="104" w:author="Madeline Galbraith" w:date="2022-06-14T21:44:00Z"/>
      <w:sdt>
        <w:sdtPr>
          <w:rPr>
            <w:rFonts w:ascii="Times New Roman" w:hAnsi="Times New Roman" w:cs="Times New Roman"/>
          </w:rPr>
          <w:alias w:val="SmartCite Citation"/>
          <w:tag w:val="703cb261-b0c2-4f52-8c43-8dc408bf3954:51afcc68-9c57-4feb-87a2-9b5bb6cfeda0+"/>
          <w:id w:val="282082193"/>
          <w:placeholder>
            <w:docPart w:val="DefaultPlaceholder_-1854013440"/>
          </w:placeholder>
        </w:sdtPr>
        <w:sdtEndPr/>
        <w:sdtContent>
          <w:customXmlInsRangeEnd w:id="104"/>
          <w:ins w:id="105" w:author="Madeline Galbraith" w:date="2022-06-14T21:44:00Z">
            <w:r w:rsidR="00AE6CCC" w:rsidRPr="00AE6CCC">
              <w:rPr>
                <w:rFonts w:ascii="Times New Roman" w:eastAsia="Times New Roman" w:hAnsi="Times New Roman" w:cs="Times New Roman"/>
                <w:color w:val="000000"/>
              </w:rPr>
              <w:t>[27]</w:t>
            </w:r>
          </w:ins>
          <w:customXmlInsRangeStart w:id="106" w:author="Madeline Galbraith" w:date="2022-06-14T21:44:00Z"/>
        </w:sdtContent>
      </w:sdt>
      <w:customXmlInsRangeEnd w:id="106"/>
      <w:ins w:id="107" w:author="Madeline Galbraith" w:date="2022-06-14T21:44:00Z">
        <w:r w:rsidR="008E4737">
          <w:rPr>
            <w:rFonts w:ascii="Times New Roman" w:hAnsi="Times New Roman" w:cs="Times New Roman"/>
          </w:rPr>
          <w:t>. Furthermore, when the</w:t>
        </w:r>
      </w:ins>
      <w:r w:rsidR="008E4737">
        <w:rPr>
          <w:rFonts w:ascii="Times New Roman" w:hAnsi="Times New Roman" w:cs="Times New Roman"/>
        </w:rPr>
        <w:t xml:space="preserve"> </w:t>
      </w:r>
      <w:r w:rsidR="008E4737" w:rsidRPr="00C9444E">
        <w:rPr>
          <w:rFonts w:ascii="Times New Roman" w:hAnsi="Times New Roman" w:cs="Times New Roman"/>
        </w:rPr>
        <w:t xml:space="preserve">circulating tumor cells (CTCs) </w:t>
      </w:r>
      <w:del w:id="108" w:author="Madeline Galbraith" w:date="2022-06-14T21:44:00Z">
        <w:r w:rsidRPr="00C9444E">
          <w:rPr>
            <w:rFonts w:ascii="Times New Roman" w:hAnsi="Times New Roman" w:cs="Times New Roman"/>
          </w:rPr>
          <w:delText xml:space="preserve">originating from breast tumors </w:delText>
        </w:r>
      </w:del>
      <w:r w:rsidR="008E4737" w:rsidRPr="00C9444E">
        <w:rPr>
          <w:rFonts w:ascii="Times New Roman" w:hAnsi="Times New Roman" w:cs="Times New Roman"/>
        </w:rPr>
        <w:t>formed by 4T-1 cells</w:t>
      </w:r>
      <w:r w:rsidR="008E4737">
        <w:rPr>
          <w:rFonts w:ascii="Times New Roman" w:hAnsi="Times New Roman" w:cs="Times New Roman"/>
        </w:rPr>
        <w:t xml:space="preserve"> </w:t>
      </w:r>
      <w:customXmlDelRangeStart w:id="109" w:author="Madeline Galbraith" w:date="2022-06-14T21:44:00Z"/>
      <w:sdt>
        <w:sdtPr>
          <w:rPr>
            <w:rFonts w:ascii="Times New Roman" w:hAnsi="Times New Roman" w:cs="Times New Roman"/>
          </w:rPr>
          <w:alias w:val="SmartCite Citation"/>
          <w:tag w:val="703cb261-b0c2-4f52-8c43-8dc408bf3954:cef4c541-1522-4113-a8e6-f686128449e8+"/>
          <w:id w:val="-275331279"/>
          <w:placeholder>
            <w:docPart w:val="36F7072F3A7B4192B48CEE10F926FDAA"/>
          </w:placeholder>
        </w:sdtPr>
        <w:sdtEndPr/>
        <w:sdtContent>
          <w:customXmlDelRangeEnd w:id="109"/>
          <w:del w:id="110" w:author="Madeline Galbraith" w:date="2022-06-14T21:44:00Z">
            <w:r w:rsidR="004C245F" w:rsidRPr="004C245F">
              <w:rPr>
                <w:rFonts w:ascii="Times New Roman" w:eastAsia="Times New Roman" w:hAnsi="Times New Roman" w:cs="Times New Roman"/>
                <w:color w:val="000000"/>
              </w:rPr>
              <w:delText>[29]</w:delText>
            </w:r>
          </w:del>
          <w:customXmlDelRangeStart w:id="111" w:author="Madeline Galbraith" w:date="2022-06-14T21:44:00Z"/>
        </w:sdtContent>
      </w:sdt>
      <w:customXmlDelRangeEnd w:id="111"/>
      <w:del w:id="112" w:author="Madeline Galbraith" w:date="2022-06-14T21:44:00Z">
        <w:r w:rsidRPr="00C9444E">
          <w:rPr>
            <w:rFonts w:ascii="Times New Roman" w:hAnsi="Times New Roman" w:cs="Times New Roman"/>
          </w:rPr>
          <w:delText>.</w:delText>
        </w:r>
      </w:del>
      <w:ins w:id="113" w:author="Madeline Galbraith" w:date="2022-06-14T21:44:00Z">
        <w:r w:rsidR="008E4737">
          <w:rPr>
            <w:rFonts w:ascii="Times New Roman" w:hAnsi="Times New Roman" w:cs="Times New Roman"/>
          </w:rPr>
          <w:t xml:space="preserve">exhibited enhanced </w:t>
        </w:r>
        <w:r w:rsidR="00AC0CCF">
          <w:rPr>
            <w:rFonts w:ascii="Times New Roman" w:hAnsi="Times New Roman" w:cs="Times New Roman"/>
          </w:rPr>
          <w:t>OXPHOS</w:t>
        </w:r>
        <w:r w:rsidR="008E4737">
          <w:rPr>
            <w:rFonts w:ascii="Times New Roman" w:hAnsi="Times New Roman" w:cs="Times New Roman"/>
          </w:rPr>
          <w:t xml:space="preserve"> relative to both the primary tumor and lung metastasis formed by 4T1</w:t>
        </w:r>
        <w:r w:rsidR="009E2BD5">
          <w:rPr>
            <w:rFonts w:ascii="Times New Roman" w:hAnsi="Times New Roman" w:cs="Times New Roman"/>
          </w:rPr>
          <w:t xml:space="preserve"> </w:t>
        </w:r>
      </w:ins>
      <w:customXmlInsRangeStart w:id="114" w:author="Madeline Galbraith" w:date="2022-06-14T21:44:00Z"/>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customXmlInsRangeEnd w:id="114"/>
          <w:ins w:id="115" w:author="Madeline Galbraith" w:date="2022-06-14T21:44:00Z">
            <w:r w:rsidR="00AE6CCC" w:rsidRPr="00AE6CCC">
              <w:rPr>
                <w:rFonts w:ascii="Times New Roman" w:eastAsia="Times New Roman" w:hAnsi="Times New Roman" w:cs="Times New Roman"/>
                <w:color w:val="000000"/>
              </w:rPr>
              <w:t>[28]</w:t>
            </w:r>
          </w:ins>
          <w:customXmlInsRangeStart w:id="116" w:author="Madeline Galbraith" w:date="2022-06-14T21:44:00Z"/>
        </w:sdtContent>
      </w:sdt>
      <w:customXmlInsRangeEnd w:id="116"/>
      <w:ins w:id="117" w:author="Madeline Galbraith" w:date="2022-06-14T21:44:00Z">
        <w:r w:rsidRPr="00C9444E">
          <w:rPr>
            <w:rFonts w:ascii="Times New Roman" w:hAnsi="Times New Roman" w:cs="Times New Roman"/>
          </w:rPr>
          <w:t>.</w:t>
        </w:r>
      </w:ins>
      <w:r w:rsidRPr="00C9444E">
        <w:rPr>
          <w:rFonts w:ascii="Times New Roman" w:hAnsi="Times New Roman" w:cs="Times New Roman"/>
        </w:rPr>
        <w:t xml:space="preserve"> The high metastatic potential </w:t>
      </w:r>
      <w:del w:id="118" w:author="Madeline Galbraith" w:date="2022-06-14T21:44:00Z">
        <w:r w:rsidRPr="00C9444E">
          <w:rPr>
            <w:rFonts w:ascii="Times New Roman" w:hAnsi="Times New Roman" w:cs="Times New Roman"/>
          </w:rPr>
          <w:delText>of cancer cells with a</w:delText>
        </w:r>
      </w:del>
      <w:ins w:id="119" w:author="Madeline Galbraith" w:date="2022-06-14T21:44:00Z">
        <w:r w:rsidR="004A6811">
          <w:rPr>
            <w:rFonts w:ascii="Times New Roman" w:hAnsi="Times New Roman" w:cs="Times New Roman"/>
          </w:rPr>
          <w:t>enabled by the</w:t>
        </w:r>
      </w:ins>
      <w:r w:rsidRPr="00C9444E">
        <w:rPr>
          <w:rFonts w:ascii="Times New Roman" w:hAnsi="Times New Roman" w:cs="Times New Roman"/>
        </w:rPr>
        <w:t xml:space="preserve"> hybrid metabolic phenotype has been confirmed in a number of additional experimental studies</w:t>
      </w:r>
      <w:r w:rsidR="0033776F" w:rsidRPr="00C9444E" w:rsidDel="0033776F">
        <w:rPr>
          <w:rFonts w:ascii="Times New Roman" w:hAnsi="Times New Roman" w:cs="Times New Roman"/>
        </w:rPr>
        <w:t xml:space="preserve"> </w:t>
      </w:r>
      <w:del w:id="120" w:author="Madeline Galbraith" w:date="2022-06-14T21:44:00Z">
        <w:r w:rsidR="0033776F" w:rsidRPr="00C9444E">
          <w:rPr>
            <w:rFonts w:ascii="Times New Roman" w:eastAsia="Times New Roman" w:hAnsi="Times New Roman" w:cs="Times New Roman"/>
            <w:color w:val="000000"/>
          </w:rPr>
          <w:delText>[28,30]</w:delText>
        </w:r>
        <w:r w:rsidRPr="00C9444E">
          <w:rPr>
            <w:rFonts w:ascii="Times New Roman" w:hAnsi="Times New Roman" w:cs="Times New Roman"/>
          </w:rPr>
          <w:delText>.</w:delText>
        </w:r>
      </w:del>
      <w:customXmlInsRangeStart w:id="121" w:author="Madeline Galbraith" w:date="2022-06-14T21:44:00Z"/>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DefaultPlaceholder_-1854013440"/>
          </w:placeholder>
        </w:sdtPr>
        <w:sdtEndPr/>
        <w:sdtContent>
          <w:customXmlInsRangeEnd w:id="121"/>
          <w:ins w:id="122" w:author="Madeline Galbraith" w:date="2022-06-14T21:44:00Z">
            <w:r w:rsidR="00AE6CCC" w:rsidRPr="00AE6CCC">
              <w:rPr>
                <w:rFonts w:ascii="Times New Roman" w:eastAsia="Times New Roman" w:hAnsi="Times New Roman" w:cs="Times New Roman"/>
                <w:color w:val="000000"/>
              </w:rPr>
              <w:t>[27,29]</w:t>
            </w:r>
          </w:ins>
          <w:customXmlInsRangeStart w:id="123" w:author="Madeline Galbraith" w:date="2022-06-14T21:44:00Z"/>
        </w:sdtContent>
      </w:sdt>
      <w:customXmlInsRangeEnd w:id="123"/>
      <w:ins w:id="124" w:author="Madeline Galbraith" w:date="2022-06-14T21:44:00Z">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ins>
    </w:p>
    <w:p w14:paraId="2DF29D8C" w14:textId="5B2E57DF"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del w:id="125" w:author="Madeline Galbraith" w:date="2022-06-14T21:44:00Z">
        <w:r w:rsidR="00BC4902" w:rsidRPr="00C9444E">
          <w:rPr>
            <w:rFonts w:ascii="Times New Roman" w:hAnsi="Times New Roman" w:cs="Times New Roman"/>
          </w:rPr>
          <w:delText>systems biology approaches</w:delText>
        </w:r>
        <w:r w:rsidRPr="00C9444E">
          <w:rPr>
            <w:rFonts w:ascii="Times New Roman" w:hAnsi="Times New Roman" w:cs="Times New Roman"/>
          </w:rPr>
          <w:delText xml:space="preserve"> </w:delText>
        </w:r>
        <w:r w:rsidR="00BC4902" w:rsidRPr="00C9444E">
          <w:rPr>
            <w:rFonts w:ascii="Times New Roman" w:hAnsi="Times New Roman" w:cs="Times New Roman"/>
          </w:rPr>
          <w:delText>have typically</w:delText>
        </w:r>
      </w:del>
      <w:ins w:id="126" w:author="Madeline Galbraith" w:date="2022-06-14T21:44:00Z">
        <w:r w:rsidR="000F6386">
          <w:rPr>
            <w:rFonts w:ascii="Times New Roman" w:hAnsi="Times New Roman" w:cs="Times New Roman"/>
          </w:rPr>
          <w:t>many studies</w:t>
        </w:r>
      </w:ins>
      <w:r w:rsidR="000F6386">
        <w:rPr>
          <w:rFonts w:ascii="Times New Roman" w:hAnsi="Times New Roman" w:cs="Times New Roman"/>
        </w:rPr>
        <w:t xml:space="preserve"> focused </w:t>
      </w:r>
      <w:del w:id="127" w:author="Madeline Galbraith" w:date="2022-06-14T21:44:00Z">
        <w:r w:rsidRPr="00C9444E">
          <w:rPr>
            <w:rFonts w:ascii="Times New Roman" w:hAnsi="Times New Roman" w:cs="Times New Roman"/>
          </w:rPr>
          <w:delText xml:space="preserve">separately </w:delText>
        </w:r>
      </w:del>
      <w:r w:rsidR="000F6386">
        <w:rPr>
          <w:rFonts w:ascii="Times New Roman" w:hAnsi="Times New Roman" w:cs="Times New Roman"/>
        </w:rPr>
        <w:t xml:space="preserve">on </w:t>
      </w:r>
      <w:ins w:id="128" w:author="Madeline Galbraith" w:date="2022-06-14T21:44:00Z">
        <w:r w:rsidR="000F6386">
          <w:rPr>
            <w:rFonts w:ascii="Times New Roman" w:hAnsi="Times New Roman" w:cs="Times New Roman"/>
          </w:rPr>
          <w:t xml:space="preserve">either </w:t>
        </w:r>
      </w:ins>
      <w:r w:rsidR="000F6386">
        <w:rPr>
          <w:rFonts w:ascii="Times New Roman" w:hAnsi="Times New Roman" w:cs="Times New Roman"/>
        </w:rPr>
        <w:t xml:space="preserve">EMT </w:t>
      </w:r>
      <w:del w:id="129" w:author="Madeline Galbraith" w:date="2022-06-14T21:44:00Z">
        <w:r w:rsidR="00BC4902" w:rsidRPr="00C9444E">
          <w:rPr>
            <w:rFonts w:ascii="Times New Roman" w:hAnsi="Times New Roman" w:cs="Times New Roman"/>
          </w:rPr>
          <w:delText>and on</w:delText>
        </w:r>
        <w:r w:rsidRPr="00C9444E">
          <w:rPr>
            <w:rFonts w:ascii="Times New Roman" w:hAnsi="Times New Roman" w:cs="Times New Roman"/>
          </w:rPr>
          <w:delText xml:space="preserve"> metabolic plasticity</w:delText>
        </w:r>
      </w:del>
      <w:ins w:id="130" w:author="Madeline Galbraith" w:date="2022-06-14T21:44:00Z">
        <w:r w:rsidR="000F6386">
          <w:rPr>
            <w:rFonts w:ascii="Times New Roman" w:hAnsi="Times New Roman" w:cs="Times New Roman"/>
          </w:rPr>
          <w:t>or metabolism</w:t>
        </w:r>
      </w:ins>
      <w:customXmlInsRangeStart w:id="131" w:author="Madeline Galbraith" w:date="2022-06-14T21:44:00Z"/>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customXmlInsRangeEnd w:id="131"/>
          <w:ins w:id="132" w:author="Madeline Galbraith" w:date="2022-06-14T21:44:00Z">
            <w:r w:rsidR="00AE6CCC" w:rsidRPr="00AE6CCC">
              <w:rPr>
                <w:rFonts w:ascii="Times New Roman" w:eastAsia="Times New Roman" w:hAnsi="Times New Roman" w:cs="Times New Roman"/>
                <w:color w:val="000000"/>
              </w:rPr>
              <w:t>[7–10,20–23]</w:t>
            </w:r>
          </w:ins>
          <w:customXmlInsRangeStart w:id="133" w:author="Madeline Galbraith" w:date="2022-06-14T21:44:00Z"/>
        </w:sdtContent>
      </w:sdt>
      <w:customXmlInsRangeEnd w:id="133"/>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customXmlInsRangeStart w:id="134" w:author="Madeline Galbraith" w:date="2022-06-14T21:44:00Z"/>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customXmlInsRangeEnd w:id="134"/>
          <w:ins w:id="135" w:author="Madeline Galbraith" w:date="2022-06-14T21:44:00Z">
            <w:r w:rsidR="00AE6CCC" w:rsidRPr="00AE6CCC">
              <w:rPr>
                <w:rFonts w:ascii="Times New Roman" w:eastAsia="Times New Roman" w:hAnsi="Times New Roman" w:cs="Times New Roman"/>
                <w:color w:val="000000"/>
              </w:rPr>
              <w:t>[29]</w:t>
            </w:r>
          </w:ins>
          <w:customXmlInsRangeStart w:id="136" w:author="Madeline Galbraith" w:date="2022-06-14T21:44:00Z"/>
        </w:sdtContent>
      </w:sdt>
      <w:customXmlInsRangeEnd w:id="136"/>
      <w:ins w:id="137" w:author="Madeline Galbraith" w:date="2022-06-14T21:44:00Z">
        <w:r w:rsidR="00283835" w:rsidRPr="00C9444E">
          <w:rPr>
            <w:rFonts w:ascii="Times New Roman" w:hAnsi="Times New Roman" w:cs="Times New Roman"/>
          </w:rPr>
          <w:t>.</w:t>
        </w:r>
        <w:r w:rsidR="009224AA">
          <w:rPr>
            <w:rFonts w:ascii="Times New Roman" w:hAnsi="Times New Roman" w:cs="Times New Roman"/>
          </w:rPr>
          <w:t xml:space="preserve"> For example, there is bi-directional regulation between hypoxia-inducible factor 1 (HIF-1) and miR-200</w:t>
        </w:r>
        <w:r w:rsidR="001A1A85">
          <w:rPr>
            <w:rFonts w:ascii="Times New Roman" w:hAnsi="Times New Roman" w:cs="Times New Roman"/>
          </w:rPr>
          <w:t xml:space="preserve"> </w:t>
        </w:r>
      </w:ins>
      <w:sdt>
        <w:sdtPr>
          <w:rPr>
            <w:rFonts w:ascii="Times New Roman" w:hAnsi="Times New Roman" w:cs="Times New Roman"/>
          </w:rPr>
          <w:alias w:val="SmartCite Citation"/>
          <w:tag w:val="703cb261-b0c2-4f52-8c43-8dc408bf3954:5647c247-d099-4540-bd62-de05671c324f+"/>
          <w:id w:val="883289044"/>
          <w:placeholder>
            <w:docPart w:val="DefaultPlaceholder_-1854013440"/>
          </w:placeholder>
        </w:sdtPr>
        <w:sdtEndPr/>
        <w:sdtContent>
          <w:r w:rsidR="00AE6CCC" w:rsidRPr="00AE6CCC">
            <w:rPr>
              <w:rFonts w:ascii="Times New Roman" w:eastAsia="Times New Roman" w:hAnsi="Times New Roman" w:cs="Times New Roman"/>
              <w:color w:val="000000"/>
            </w:rPr>
            <w:t>[30]</w:t>
          </w:r>
        </w:sdtContent>
      </w:sdt>
      <w:r w:rsidR="002F44ED">
        <w:rPr>
          <w:rFonts w:ascii="Times New Roman" w:hAnsi="Times New Roman" w:cs="Times New Roman"/>
        </w:rPr>
        <w:t xml:space="preserve">. </w:t>
      </w:r>
      <w:del w:id="138" w:author="Madeline Galbraith" w:date="2022-06-14T21:44:00Z">
        <w:r w:rsidRPr="00C9444E">
          <w:rPr>
            <w:rFonts w:ascii="Times New Roman" w:hAnsi="Times New Roman" w:cs="Times New Roman"/>
          </w:rPr>
          <w:delText>Th</w:delText>
        </w:r>
        <w:r w:rsidR="00A5366D" w:rsidRPr="00C9444E">
          <w:rPr>
            <w:rFonts w:ascii="Times New Roman" w:hAnsi="Times New Roman" w:cs="Times New Roman"/>
          </w:rPr>
          <w:delText>is</w:delText>
        </w:r>
      </w:del>
      <w:ins w:id="139" w:author="Madeline Galbraith" w:date="2022-06-14T21:44:00Z">
        <w:r w:rsidR="002F44ED">
          <w:rPr>
            <w:rFonts w:ascii="Times New Roman" w:hAnsi="Times New Roman" w:cs="Times New Roman"/>
          </w:rPr>
          <w:t>The repression of miR-200 by HIF-1 induces EMT</w:t>
        </w:r>
        <w:r w:rsidR="009224AA">
          <w:rPr>
            <w:rFonts w:ascii="Times New Roman" w:hAnsi="Times New Roman" w:cs="Times New Roman"/>
          </w:rPr>
          <w:t xml:space="preserve"> </w:t>
        </w:r>
      </w:ins>
      <w:customXmlInsRangeStart w:id="140" w:author="Madeline Galbraith" w:date="2022-06-14T21:44:00Z"/>
      <w:sdt>
        <w:sdtPr>
          <w:rPr>
            <w:rFonts w:ascii="Times New Roman" w:hAnsi="Times New Roman" w:cs="Times New Roman"/>
          </w:rPr>
          <w:alias w:val="SmartCite Citation"/>
          <w:tag w:val="703cb261-b0c2-4f52-8c43-8dc408bf3954:9f14a2f2-c158-4d1a-86b4-d8cf3b149140+"/>
          <w:id w:val="1253783143"/>
          <w:placeholder>
            <w:docPart w:val="DefaultPlaceholder_-1854013440"/>
          </w:placeholder>
        </w:sdtPr>
        <w:sdtEndPr/>
        <w:sdtContent>
          <w:customXmlInsRangeEnd w:id="140"/>
          <w:ins w:id="141" w:author="Madeline Galbraith" w:date="2022-06-14T21:44:00Z">
            <w:r w:rsidR="00AE6CCC" w:rsidRPr="00AE6CCC">
              <w:rPr>
                <w:rFonts w:ascii="Times New Roman" w:eastAsia="Times New Roman" w:hAnsi="Times New Roman" w:cs="Times New Roman"/>
                <w:color w:val="000000"/>
              </w:rPr>
              <w:t>[31]</w:t>
            </w:r>
          </w:ins>
          <w:customXmlInsRangeStart w:id="142" w:author="Madeline Galbraith" w:date="2022-06-14T21:44:00Z"/>
        </w:sdtContent>
      </w:sdt>
      <w:customXmlInsRangeEnd w:id="142"/>
      <w:ins w:id="143" w:author="Madeline Galbraith" w:date="2022-06-14T21:44:00Z">
        <w:r w:rsidR="009F185C">
          <w:rPr>
            <w:rFonts w:ascii="Times New Roman" w:hAnsi="Times New Roman" w:cs="Times New Roman"/>
          </w:rPr>
          <w:t xml:space="preserve"> </w:t>
        </w:r>
        <w:r w:rsidR="00FC5DE9">
          <w:rPr>
            <w:rFonts w:ascii="Times New Roman" w:hAnsi="Times New Roman" w:cs="Times New Roman"/>
          </w:rPr>
          <w:t xml:space="preserve">and HIF-1 is able to repress the expression of HIF-1 </w:t>
        </w:r>
      </w:ins>
      <w:customXmlInsRangeStart w:id="144" w:author="Madeline Galbraith" w:date="2022-06-14T21:44:00Z"/>
      <w:sdt>
        <w:sdtPr>
          <w:rPr>
            <w:rFonts w:ascii="Times New Roman" w:hAnsi="Times New Roman" w:cs="Times New Roman"/>
          </w:rPr>
          <w:alias w:val="SmartCite Citation"/>
          <w:tag w:val="703cb261-b0c2-4f52-8c43-8dc408bf3954:5be698c5-9e85-4785-98b1-deecf715cf82+"/>
          <w:id w:val="1945876147"/>
          <w:placeholder>
            <w:docPart w:val="DefaultPlaceholder_-1854013440"/>
          </w:placeholder>
        </w:sdtPr>
        <w:sdtEndPr/>
        <w:sdtContent>
          <w:customXmlInsRangeEnd w:id="144"/>
          <w:ins w:id="145" w:author="Madeline Galbraith" w:date="2022-06-14T21:44:00Z">
            <w:r w:rsidR="00AE6CCC" w:rsidRPr="00AE6CCC">
              <w:rPr>
                <w:rFonts w:ascii="Times New Roman" w:eastAsia="Times New Roman" w:hAnsi="Times New Roman" w:cs="Times New Roman"/>
                <w:color w:val="000000"/>
              </w:rPr>
              <w:t>[32]</w:t>
            </w:r>
          </w:ins>
          <w:customXmlInsRangeStart w:id="146" w:author="Madeline Galbraith" w:date="2022-06-14T21:44:00Z"/>
        </w:sdtContent>
      </w:sdt>
      <w:customXmlInsRangeEnd w:id="146"/>
      <w:ins w:id="147" w:author="Madeline Galbraith" w:date="2022-06-14T21:44:00Z">
        <w:r w:rsidR="000D63AC">
          <w:rPr>
            <w:rFonts w:ascii="Times New Roman" w:hAnsi="Times New Roman" w:cs="Times New Roman"/>
          </w:rPr>
          <w:t>.</w:t>
        </w:r>
        <w:r w:rsidR="00283835" w:rsidRPr="00C9444E">
          <w:rPr>
            <w:rFonts w:ascii="Times New Roman" w:hAnsi="Times New Roman" w:cs="Times New Roman"/>
          </w:rPr>
          <w:t xml:space="preserve"> </w:t>
        </w:r>
        <w:r w:rsidR="000D63AC">
          <w:rPr>
            <w:rFonts w:ascii="Times New Roman" w:hAnsi="Times New Roman" w:cs="Times New Roman"/>
          </w:rPr>
          <w:t>Understanding the</w:t>
        </w:r>
      </w:ins>
      <w:r w:rsidR="000D63AC">
        <w:rPr>
          <w:rFonts w:ascii="Times New Roman" w:hAnsi="Times New Roman" w:cs="Times New Roman"/>
        </w:rPr>
        <w:t xml:space="preserve"> c</w:t>
      </w:r>
      <w:r w:rsidRPr="00C9444E">
        <w:rPr>
          <w:rFonts w:ascii="Times New Roman" w:hAnsi="Times New Roman" w:cs="Times New Roman"/>
        </w:rPr>
        <w:t xml:space="preserve">rosstalk between EMT and metabolic reprogramming is important </w:t>
      </w:r>
      <w:del w:id="148" w:author="Madeline Galbraith" w:date="2022-06-14T21:44:00Z">
        <w:r w:rsidRPr="00C9444E">
          <w:rPr>
            <w:rFonts w:ascii="Times New Roman" w:hAnsi="Times New Roman" w:cs="Times New Roman"/>
          </w:rPr>
          <w:delText>to</w:delText>
        </w:r>
      </w:del>
      <w:ins w:id="149" w:author="Madeline Galbraith" w:date="2022-06-14T21:44:00Z">
        <w:r w:rsidR="000D63AC">
          <w:rPr>
            <w:rFonts w:ascii="Times New Roman" w:hAnsi="Times New Roman" w:cs="Times New Roman"/>
          </w:rPr>
          <w:t>for an increased comprehension of</w:t>
        </w:r>
      </w:ins>
      <w:r w:rsidRPr="00C9444E">
        <w:rPr>
          <w:rFonts w:ascii="Times New Roman" w:hAnsi="Times New Roman" w:cs="Times New Roman"/>
        </w:rPr>
        <w:t xml:space="preserve"> metastasis and tumor proliferation </w:t>
      </w:r>
      <w:customXmlInsRangeStart w:id="150" w:author="Madeline Galbraith" w:date="2022-06-14T21:44:00Z"/>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customXmlInsRangeEnd w:id="150"/>
          <w:ins w:id="151" w:author="Madeline Galbraith" w:date="2022-06-14T21:44:00Z">
            <w:r w:rsidR="00AE6CCC" w:rsidRPr="00AE6CCC">
              <w:rPr>
                <w:rFonts w:ascii="Times New Roman" w:eastAsia="Times New Roman" w:hAnsi="Times New Roman" w:cs="Times New Roman"/>
                <w:color w:val="000000"/>
              </w:rPr>
              <w:t>[29,</w:t>
            </w:r>
          </w:ins>
          <w:customXmlDelRangeStart w:id="152" w:author="Madeline Galbraith" w:date="2022-06-14T21:44:00Z"/>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567803349"/>
              <w:placeholder>
                <w:docPart w:val="02F903D534C04F2691AD9017F8CFBF1F"/>
              </w:placeholder>
            </w:sdtPr>
            <w:sdtEndPr/>
            <w:sdtContent>
              <w:customXmlDelRangeEnd w:id="152"/>
              <w:del w:id="153" w:author="Madeline Galbraith" w:date="2022-06-14T21:44:00Z">
                <w:r w:rsidR="004C245F" w:rsidRPr="004C245F">
                  <w:rPr>
                    <w:rFonts w:ascii="Times New Roman" w:eastAsia="Times New Roman" w:hAnsi="Times New Roman" w:cs="Times New Roman"/>
                    <w:color w:val="000000"/>
                  </w:rPr>
                  <w:delText>[30–</w:delText>
                </w:r>
              </w:del>
              <w:r w:rsidR="00AE6CCC" w:rsidRPr="00AE6CCC">
                <w:rPr>
                  <w:rFonts w:ascii="Times New Roman" w:eastAsia="Times New Roman" w:hAnsi="Times New Roman" w:cs="Times New Roman"/>
                  <w:color w:val="000000"/>
                </w:rPr>
                <w:t>33</w:t>
              </w:r>
              <w:del w:id="154" w:author="Madeline Galbraith" w:date="2022-06-14T21:44:00Z">
                <w:r w:rsidR="004C245F" w:rsidRPr="004C245F">
                  <w:rPr>
                    <w:rFonts w:ascii="Times New Roman" w:eastAsia="Times New Roman" w:hAnsi="Times New Roman" w:cs="Times New Roman"/>
                    <w:color w:val="000000"/>
                  </w:rPr>
                  <w:delText>]</w:delText>
                </w:r>
              </w:del>
              <w:customXmlDelRangeStart w:id="155" w:author="Madeline Galbraith" w:date="2022-06-14T21:44:00Z"/>
            </w:sdtContent>
          </w:sdt>
          <w:customXmlDelRangeEnd w:id="155"/>
          <w:ins w:id="156" w:author="Madeline Galbraith" w:date="2022-06-14T21:44:00Z">
            <w:r w:rsidR="00AE6CCC" w:rsidRPr="00AE6CCC">
              <w:rPr>
                <w:rFonts w:ascii="Times New Roman" w:eastAsia="Times New Roman" w:hAnsi="Times New Roman" w:cs="Times New Roman"/>
                <w:color w:val="000000"/>
              </w:rPr>
              <w:t>–35]</w:t>
            </w:r>
          </w:ins>
          <w:customXmlInsRangeStart w:id="157" w:author="Madeline Galbraith" w:date="2022-06-14T21:44:00Z"/>
        </w:sdtContent>
      </w:sdt>
      <w:customXmlInsRangeEnd w:id="157"/>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del w:id="158" w:author="Madeline Galbraith" w:date="2022-06-14T21:44:00Z">
            <w:r w:rsidR="004C245F" w:rsidRPr="004C245F">
              <w:rPr>
                <w:rFonts w:ascii="Times New Roman" w:eastAsia="Times New Roman" w:hAnsi="Times New Roman" w:cs="Times New Roman"/>
                <w:color w:val="000000"/>
              </w:rPr>
              <w:delText>[34–37]</w:delText>
            </w:r>
          </w:del>
          <w:ins w:id="159" w:author="Madeline Galbraith" w:date="2022-06-14T21:44:00Z">
            <w:r w:rsidR="00AE6CCC" w:rsidRPr="00AE6CCC">
              <w:rPr>
                <w:rFonts w:ascii="Times New Roman" w:eastAsia="Times New Roman" w:hAnsi="Times New Roman" w:cs="Times New Roman"/>
                <w:color w:val="000000"/>
              </w:rPr>
              <w:t>[36–39]</w:t>
            </w:r>
          </w:ins>
        </w:sdtContent>
      </w:sdt>
      <w:r w:rsidRPr="00C9444E">
        <w:rPr>
          <w:rFonts w:ascii="Times New Roman" w:hAnsi="Times New Roman" w:cs="Times New Roman"/>
        </w:rPr>
        <w:t>. The underlying mechanisms of interaction between EMT and metabolic reprogramming remain poorly understood, with several competing hypotheses as discussed below. Kang et</w:t>
      </w:r>
      <w:ins w:id="160" w:author="Madeline Galbraith" w:date="2022-06-14T21:44:00Z">
        <w:r w:rsidR="000D63AC">
          <w:rPr>
            <w:rFonts w:ascii="Times New Roman" w:hAnsi="Times New Roman" w:cs="Times New Roman"/>
          </w:rPr>
          <w:t>.</w:t>
        </w:r>
      </w:ins>
      <w:r w:rsidRPr="00C9444E">
        <w:rPr>
          <w:rFonts w:ascii="Times New Roman" w:hAnsi="Times New Roman" w:cs="Times New Roman"/>
        </w:rPr>
        <w:t xml:space="preserve"> al</w:t>
      </w:r>
      <w:del w:id="161" w:author="Madeline Galbraith" w:date="2022-06-14T21:44:00Z">
        <w:r w:rsidRPr="00C9444E">
          <w:rPr>
            <w:rFonts w:ascii="Times New Roman" w:hAnsi="Times New Roman" w:cs="Times New Roman"/>
          </w:rPr>
          <w:delText xml:space="preserve"> have</w:delText>
        </w:r>
      </w:del>
      <w:ins w:id="162" w:author="Madeline Galbraith" w:date="2022-06-14T21:44:00Z">
        <w:r w:rsidR="000D63AC">
          <w:rPr>
            <w:rFonts w:ascii="Times New Roman" w:hAnsi="Times New Roman" w:cs="Times New Roman"/>
          </w:rPr>
          <w:t>.</w:t>
        </w:r>
      </w:ins>
      <w:r w:rsidRPr="00C9444E">
        <w:rPr>
          <w:rFonts w:ascii="Times New Roman" w:hAnsi="Times New Roman" w:cs="Times New Roman"/>
        </w:rPr>
        <w:t xml:space="preserve"> suggested cancer cells typically </w:t>
      </w:r>
      <w:del w:id="163" w:author="Madeline Galbraith" w:date="2022-06-14T21:44:00Z">
        <w:r w:rsidRPr="00C9444E">
          <w:rPr>
            <w:rFonts w:ascii="Times New Roman" w:hAnsi="Times New Roman" w:cs="Times New Roman"/>
          </w:rPr>
          <w:delText xml:space="preserve">first </w:delText>
        </w:r>
      </w:del>
      <w:r w:rsidRPr="00C9444E">
        <w:rPr>
          <w:rFonts w:ascii="Times New Roman" w:hAnsi="Times New Roman" w:cs="Times New Roman"/>
        </w:rPr>
        <w:t xml:space="preserve">undergo metabolic reprogramming </w:t>
      </w:r>
      <w:ins w:id="164" w:author="Madeline Galbraith" w:date="2022-06-14T21:44:00Z">
        <w:r w:rsidR="00423FB7">
          <w:rPr>
            <w:rFonts w:ascii="Times New Roman" w:hAnsi="Times New Roman" w:cs="Times New Roman"/>
          </w:rPr>
          <w:t xml:space="preserve">first and </w:t>
        </w:r>
      </w:ins>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del w:id="165" w:author="Madeline Galbraith" w:date="2022-06-14T21:44:00Z">
            <w:r w:rsidR="004C245F" w:rsidRPr="004C245F">
              <w:rPr>
                <w:rFonts w:ascii="Times New Roman" w:eastAsia="Times New Roman" w:hAnsi="Times New Roman" w:cs="Times New Roman"/>
                <w:color w:val="000000"/>
              </w:rPr>
              <w:delText>[38,39]</w:delText>
            </w:r>
          </w:del>
          <w:ins w:id="166" w:author="Madeline Galbraith" w:date="2022-06-14T21:44:00Z">
            <w:r w:rsidR="00AE6CCC" w:rsidRPr="00AE6CCC">
              <w:rPr>
                <w:rFonts w:ascii="Times New Roman" w:eastAsia="Times New Roman" w:hAnsi="Times New Roman" w:cs="Times New Roman"/>
                <w:color w:val="000000"/>
              </w:rPr>
              <w:t>[40,41]</w:t>
            </w:r>
          </w:ins>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lastRenderedPageBreak/>
        <w:t xml:space="preserve">is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customXmlInsRangeStart w:id="167" w:author="Madeline Galbraith" w:date="2022-06-14T21:44:00Z"/>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customXmlInsRangeEnd w:id="167"/>
          <w:ins w:id="168" w:author="Madeline Galbraith" w:date="2022-06-14T21:44:00Z">
            <w:r w:rsidR="00AE6CCC" w:rsidRPr="00AE6CCC">
              <w:rPr>
                <w:rFonts w:ascii="Times New Roman" w:eastAsia="Times New Roman" w:hAnsi="Times New Roman" w:cs="Times New Roman"/>
                <w:color w:val="000000"/>
              </w:rPr>
              <w:t>[</w:t>
            </w:r>
          </w:ins>
          <w:customXmlDelRangeStart w:id="169" w:author="Madeline Galbraith" w:date="2022-06-14T21:44:00Z"/>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927496317"/>
              <w:placeholder>
                <w:docPart w:val="A37D6AB81E2944038963087E4AB38FC0"/>
              </w:placeholder>
            </w:sdtPr>
            <w:sdtEndPr/>
            <w:sdtContent>
              <w:customXmlDelRangeEnd w:id="169"/>
              <w:del w:id="170" w:author="Madeline Galbraith" w:date="2022-06-14T21:44:00Z">
                <w:r w:rsidR="004C245F" w:rsidRPr="004C245F">
                  <w:rPr>
                    <w:rFonts w:ascii="Times New Roman" w:eastAsia="Times New Roman" w:hAnsi="Times New Roman" w:cs="Times New Roman"/>
                    <w:color w:val="000000"/>
                  </w:rPr>
                  <w:delText>[40–</w:delText>
                </w:r>
              </w:del>
              <w:r w:rsidR="00AE6CCC" w:rsidRPr="00AE6CCC">
                <w:rPr>
                  <w:rFonts w:ascii="Times New Roman" w:eastAsia="Times New Roman" w:hAnsi="Times New Roman" w:cs="Times New Roman"/>
                  <w:color w:val="000000"/>
                </w:rPr>
                <w:t>42</w:t>
              </w:r>
              <w:del w:id="171" w:author="Madeline Galbraith" w:date="2022-06-14T21:44:00Z">
                <w:r w:rsidR="004C245F" w:rsidRPr="004C245F">
                  <w:rPr>
                    <w:rFonts w:ascii="Times New Roman" w:eastAsia="Times New Roman" w:hAnsi="Times New Roman" w:cs="Times New Roman"/>
                    <w:color w:val="000000"/>
                  </w:rPr>
                  <w:delText>]</w:delText>
                </w:r>
              </w:del>
              <w:customXmlDelRangeStart w:id="172" w:author="Madeline Galbraith" w:date="2022-06-14T21:44:00Z"/>
            </w:sdtContent>
          </w:sdt>
          <w:customXmlDelRangeEnd w:id="172"/>
          <w:ins w:id="173" w:author="Madeline Galbraith" w:date="2022-06-14T21:44:00Z">
            <w:r w:rsidR="00AE6CCC" w:rsidRPr="00AE6CCC">
              <w:rPr>
                <w:rFonts w:ascii="Times New Roman" w:eastAsia="Times New Roman" w:hAnsi="Times New Roman" w:cs="Times New Roman"/>
                <w:color w:val="000000"/>
              </w:rPr>
              <w:t>–44]</w:t>
            </w:r>
          </w:ins>
          <w:customXmlInsRangeStart w:id="174" w:author="Madeline Galbraith" w:date="2022-06-14T21:44:00Z"/>
        </w:sdtContent>
      </w:sdt>
      <w:customXmlInsRangeEnd w:id="174"/>
      <w:r w:rsidRPr="00C9444E">
        <w:rPr>
          <w:rFonts w:ascii="Times New Roman" w:hAnsi="Times New Roman" w:cs="Times New Roman"/>
        </w:rPr>
        <w:t xml:space="preserve">. Another hypothesis is that </w:t>
      </w:r>
      <w:del w:id="175" w:author="Madeline Galbraith" w:date="2022-06-14T21:44:00Z">
        <w:r w:rsidRPr="00C9444E">
          <w:rPr>
            <w:rFonts w:ascii="Times New Roman" w:hAnsi="Times New Roman" w:cs="Times New Roman"/>
          </w:rPr>
          <w:delText>there is</w:delText>
        </w:r>
      </w:del>
      <w:ins w:id="176" w:author="Madeline Galbraith" w:date="2022-06-14T21:44:00Z">
        <w:r w:rsidR="00423FB7">
          <w:rPr>
            <w:rFonts w:ascii="Times New Roman" w:hAnsi="Times New Roman" w:cs="Times New Roman"/>
          </w:rPr>
          <w:t>the</w:t>
        </w:r>
      </w:ins>
      <w:r w:rsidRPr="00C9444E">
        <w:rPr>
          <w:rFonts w:ascii="Times New Roman" w:hAnsi="Times New Roman" w:cs="Times New Roman"/>
        </w:rPr>
        <w:t xml:space="preserve"> mutual activation </w:t>
      </w:r>
      <w:del w:id="177" w:author="Madeline Galbraith" w:date="2022-06-14T21:44:00Z">
        <w:r w:rsidRPr="00C9444E">
          <w:rPr>
            <w:rFonts w:ascii="Times New Roman" w:hAnsi="Times New Roman" w:cs="Times New Roman"/>
          </w:rPr>
          <w:delText>of</w:delText>
        </w:r>
      </w:del>
      <w:ins w:id="178" w:author="Madeline Galbraith" w:date="2022-06-14T21:44:00Z">
        <w:r w:rsidR="00423FB7">
          <w:rPr>
            <w:rFonts w:ascii="Times New Roman" w:hAnsi="Times New Roman" w:cs="Times New Roman"/>
          </w:rPr>
          <w:t>between</w:t>
        </w:r>
      </w:ins>
      <w:r w:rsidRPr="00C9444E">
        <w:rPr>
          <w:rFonts w:ascii="Times New Roman" w:hAnsi="Times New Roman" w:cs="Times New Roman"/>
        </w:rPr>
        <w:t xml:space="preserve"> EMT and metabolic reprogramming</w:t>
      </w:r>
      <w:r w:rsidR="00423FB7">
        <w:rPr>
          <w:rFonts w:ascii="Times New Roman" w:hAnsi="Times New Roman" w:cs="Times New Roman"/>
        </w:rPr>
        <w:t xml:space="preserve"> </w:t>
      </w:r>
      <w:del w:id="179" w:author="Madeline Galbraith" w:date="2022-06-14T21:44:00Z">
        <w:r w:rsidRPr="00C9444E">
          <w:rPr>
            <w:rFonts w:ascii="Times New Roman" w:hAnsi="Times New Roman" w:cs="Times New Roman"/>
          </w:rPr>
          <w:delText>such that the most</w:delText>
        </w:r>
      </w:del>
      <w:ins w:id="180" w:author="Madeline Galbraith" w:date="2022-06-14T21:44:00Z">
        <w:r w:rsidR="00423FB7">
          <w:rPr>
            <w:rFonts w:ascii="Times New Roman" w:hAnsi="Times New Roman" w:cs="Times New Roman"/>
          </w:rPr>
          <w:t>can contribute to</w:t>
        </w:r>
      </w:ins>
      <w:r w:rsidR="00423FB7">
        <w:rPr>
          <w:rFonts w:ascii="Times New Roman" w:hAnsi="Times New Roman" w:cs="Times New Roman"/>
        </w:rPr>
        <w:t xml:space="preserve"> </w:t>
      </w:r>
      <w:r w:rsidRPr="00C9444E">
        <w:rPr>
          <w:rFonts w:ascii="Times New Roman" w:hAnsi="Times New Roman" w:cs="Times New Roman"/>
        </w:rPr>
        <w:t xml:space="preserve">flexible </w:t>
      </w:r>
      <w:ins w:id="181" w:author="Madeline Galbraith" w:date="2022-06-14T21:44:00Z">
        <w:r w:rsidR="00423FB7">
          <w:rPr>
            <w:rFonts w:ascii="Times New Roman" w:hAnsi="Times New Roman" w:cs="Times New Roman"/>
          </w:rPr>
          <w:t xml:space="preserve">coupling of various EMT states (E, M, and E/M) with different metabolic states (W, O, W/O) and possibly the two hybrid </w:t>
        </w:r>
      </w:ins>
      <w:r w:rsidR="00BB12D9" w:rsidRPr="00C9444E">
        <w:rPr>
          <w:rFonts w:ascii="Times New Roman" w:hAnsi="Times New Roman" w:cs="Times New Roman"/>
        </w:rPr>
        <w:t xml:space="preserve">phenotypes </w:t>
      </w:r>
      <w:r w:rsidRPr="00C9444E">
        <w:rPr>
          <w:rFonts w:ascii="Times New Roman" w:hAnsi="Times New Roman" w:cs="Times New Roman"/>
        </w:rPr>
        <w:t>(</w:t>
      </w:r>
      <w:del w:id="182" w:author="Madeline Galbraith" w:date="2022-06-14T21:44:00Z">
        <w:r w:rsidRPr="00C9444E">
          <w:rPr>
            <w:rFonts w:ascii="Times New Roman" w:hAnsi="Times New Roman" w:cs="Times New Roman"/>
          </w:rPr>
          <w:delText xml:space="preserve">hybrid </w:delText>
        </w:r>
      </w:del>
      <w:r w:rsidRPr="00C9444E">
        <w:rPr>
          <w:rFonts w:ascii="Times New Roman" w:hAnsi="Times New Roman" w:cs="Times New Roman"/>
        </w:rPr>
        <w:t xml:space="preserve">E/M and </w:t>
      </w:r>
      <w:del w:id="183" w:author="Madeline Galbraith" w:date="2022-06-14T21:44:00Z">
        <w:r w:rsidRPr="00C9444E">
          <w:rPr>
            <w:rFonts w:ascii="Times New Roman" w:hAnsi="Times New Roman" w:cs="Times New Roman"/>
          </w:rPr>
          <w:delText>hybrid glycolysis/OXPHOS (</w:delText>
        </w:r>
      </w:del>
      <w:r w:rsidRPr="00C9444E">
        <w:rPr>
          <w:rFonts w:ascii="Times New Roman" w:hAnsi="Times New Roman" w:cs="Times New Roman"/>
        </w:rPr>
        <w:t>W/O</w:t>
      </w:r>
      <w:del w:id="184" w:author="Madeline Galbraith" w:date="2022-06-14T21:44:00Z">
        <w:r w:rsidRPr="00C9444E">
          <w:rPr>
            <w:rFonts w:ascii="Times New Roman" w:hAnsi="Times New Roman" w:cs="Times New Roman"/>
          </w:rPr>
          <w:delText xml:space="preserve">) </w:delText>
        </w:r>
      </w:del>
      <w:r w:rsidRPr="00C9444E">
        <w:rPr>
          <w:rFonts w:ascii="Times New Roman" w:hAnsi="Times New Roman" w:cs="Times New Roman"/>
        </w:rPr>
        <w:t>) become coupled</w:t>
      </w:r>
      <w:ins w:id="185" w:author="Madeline Galbraith" w:date="2022-06-14T21:44:00Z">
        <w:r w:rsidR="00423FB7" w:rsidRPr="00423FB7">
          <w:rPr>
            <w:rFonts w:ascii="Times New Roman" w:hAnsi="Times New Roman" w:cs="Times New Roman"/>
          </w:rPr>
          <w:t xml:space="preserve"> </w:t>
        </w:r>
        <w:r w:rsidR="00423FB7">
          <w:rPr>
            <w:rFonts w:ascii="Times New Roman" w:hAnsi="Times New Roman" w:cs="Times New Roman"/>
          </w:rPr>
          <w:t>under certain crosstalk</w:t>
        </w:r>
      </w:ins>
      <w:r w:rsidR="00423FB7">
        <w:rPr>
          <w:rFonts w:ascii="Times New Roman" w:hAnsi="Times New Roman" w:cs="Times New Roman"/>
        </w:rPr>
        <w:t>,</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del w:id="186" w:author="Madeline Galbraith" w:date="2022-06-14T21:44:00Z">
            <w:r w:rsidR="004C245F" w:rsidRPr="004C245F">
              <w:rPr>
                <w:rFonts w:ascii="Times New Roman" w:eastAsia="Times New Roman" w:hAnsi="Times New Roman" w:cs="Times New Roman"/>
                <w:color w:val="000000"/>
              </w:rPr>
              <w:delText>[30]</w:delText>
            </w:r>
          </w:del>
          <w:ins w:id="187" w:author="Madeline Galbraith" w:date="2022-06-14T21:44:00Z">
            <w:r w:rsidR="00AE6CCC" w:rsidRPr="00AE6CCC">
              <w:rPr>
                <w:rFonts w:ascii="Times New Roman" w:eastAsia="Times New Roman" w:hAnsi="Times New Roman" w:cs="Times New Roman"/>
                <w:color w:val="000000"/>
              </w:rPr>
              <w:t>[29]</w:t>
            </w:r>
          </w:ins>
        </w:sdtContent>
      </w:sdt>
      <w:del w:id="188" w:author="Madeline Galbraith" w:date="2022-06-14T21:44:00Z">
        <w:r w:rsidRPr="00C9444E">
          <w:rPr>
            <w:rFonts w:ascii="Times New Roman" w:hAnsi="Times New Roman" w:cs="Times New Roman"/>
          </w:rPr>
          <w:delText>. This</w:delText>
        </w:r>
      </w:del>
      <w:ins w:id="189" w:author="Madeline Galbraith" w:date="2022-06-14T21:44:00Z">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his</w:t>
        </w:r>
      </w:ins>
      <w:r w:rsidRPr="00C9444E">
        <w:rPr>
          <w:rFonts w:ascii="Times New Roman" w:hAnsi="Times New Roman" w:cs="Times New Roman"/>
        </w:rPr>
        <w:t xml:space="preserve"> connection </w:t>
      </w:r>
      <w:del w:id="190" w:author="Madeline Galbraith" w:date="2022-06-14T21:44:00Z">
        <w:r w:rsidRPr="00C9444E">
          <w:rPr>
            <w:rFonts w:ascii="Times New Roman" w:hAnsi="Times New Roman" w:cs="Times New Roman"/>
          </w:rPr>
          <w:delText xml:space="preserve">between EMT and metabolic reprogramming </w:delText>
        </w:r>
      </w:del>
      <w:r w:rsidRPr="00C9444E">
        <w:rPr>
          <w:rFonts w:ascii="Times New Roman" w:hAnsi="Times New Roman" w:cs="Times New Roman"/>
        </w:rPr>
        <w:t xml:space="preserve">has recently been noticed in CTCs, </w:t>
      </w:r>
      <w:del w:id="191" w:author="Madeline Galbraith" w:date="2022-06-14T21:44:00Z">
        <w:r w:rsidRPr="00C9444E">
          <w:rPr>
            <w:rFonts w:ascii="Times New Roman" w:hAnsi="Times New Roman" w:cs="Times New Roman"/>
          </w:rPr>
          <w:delText>which were shown to have high levels of both</w:delText>
        </w:r>
      </w:del>
      <w:ins w:id="192" w:author="Madeline Galbraith" w:date="2022-06-14T21:44:00Z">
        <w:r w:rsidR="005F1A9B">
          <w:rPr>
            <w:rFonts w:ascii="Times New Roman" w:hAnsi="Times New Roman" w:cs="Times New Roman"/>
          </w:rPr>
          <w:t>where the CTCs exhibit enhanced</w:t>
        </w:r>
      </w:ins>
      <w:r w:rsidR="005F1A9B">
        <w:rPr>
          <w:rFonts w:ascii="Times New Roman" w:hAnsi="Times New Roman" w:cs="Times New Roman"/>
        </w:rPr>
        <w:t xml:space="preserve"> OXPHOS </w:t>
      </w:r>
      <w:del w:id="193" w:author="Madeline Galbraith" w:date="2022-06-14T21:44:00Z">
        <w:r w:rsidRPr="00C9444E">
          <w:rPr>
            <w:rFonts w:ascii="Times New Roman" w:hAnsi="Times New Roman" w:cs="Times New Roman"/>
          </w:rPr>
          <w:delText>and</w:delText>
        </w:r>
      </w:del>
      <w:ins w:id="194" w:author="Madeline Galbraith" w:date="2022-06-14T21:44:00Z">
        <w:r w:rsidR="005F1A9B">
          <w:rPr>
            <w:rFonts w:ascii="Times New Roman" w:hAnsi="Times New Roman" w:cs="Times New Roman"/>
          </w:rPr>
          <w:t>with no compromise in</w:t>
        </w:r>
      </w:ins>
      <w:r w:rsidR="005F1A9B">
        <w:rPr>
          <w:rFonts w:ascii="Times New Roman" w:hAnsi="Times New Roman" w:cs="Times New Roman"/>
        </w:rPr>
        <w:t xml:space="preserve">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del w:id="195" w:author="Madeline Galbraith" w:date="2022-06-14T21:44:00Z">
            <w:r w:rsidR="004C245F" w:rsidRPr="004C245F">
              <w:rPr>
                <w:rFonts w:ascii="Times New Roman" w:eastAsia="Times New Roman" w:hAnsi="Times New Roman" w:cs="Times New Roman"/>
                <w:color w:val="000000"/>
              </w:rPr>
              <w:delText>[29]</w:delText>
            </w:r>
          </w:del>
          <w:ins w:id="196" w:author="Madeline Galbraith" w:date="2022-06-14T21:44:00Z">
            <w:r w:rsidR="00AE6CCC" w:rsidRPr="00AE6CCC">
              <w:rPr>
                <w:rFonts w:ascii="Times New Roman" w:eastAsia="Times New Roman" w:hAnsi="Times New Roman" w:cs="Times New Roman"/>
                <w:color w:val="000000"/>
              </w:rPr>
              <w:t>[28]</w:t>
            </w:r>
          </w:ins>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del w:id="197" w:author="Madeline Galbraith" w:date="2022-06-14T21:44:00Z">
            <w:r w:rsidR="004C245F" w:rsidRPr="004C245F">
              <w:rPr>
                <w:rFonts w:ascii="Times New Roman" w:eastAsia="Times New Roman" w:hAnsi="Times New Roman" w:cs="Times New Roman"/>
                <w:color w:val="000000"/>
              </w:rPr>
              <w:delText>[43]</w:delText>
            </w:r>
          </w:del>
          <w:ins w:id="198" w:author="Madeline Galbraith" w:date="2022-06-14T21:44:00Z">
            <w:r w:rsidR="00AE6CCC" w:rsidRPr="00AE6CCC">
              <w:rPr>
                <w:rFonts w:ascii="Times New Roman" w:eastAsia="Times New Roman" w:hAnsi="Times New Roman" w:cs="Times New Roman"/>
                <w:color w:val="000000"/>
              </w:rPr>
              <w:t>[45]</w:t>
            </w:r>
          </w:ins>
        </w:sdtContent>
      </w:sdt>
      <w:r w:rsidRPr="00C9444E">
        <w:rPr>
          <w:rFonts w:ascii="Times New Roman" w:hAnsi="Times New Roman" w:cs="Times New Roman"/>
        </w:rPr>
        <w:t xml:space="preserve">. Consistent coupling of </w:t>
      </w:r>
      <w:del w:id="199" w:author="Madeline Galbraith" w:date="2022-06-14T21:44:00Z">
        <w:r w:rsidRPr="00C9444E">
          <w:rPr>
            <w:rFonts w:ascii="Times New Roman" w:hAnsi="Times New Roman" w:cs="Times New Roman"/>
          </w:rPr>
          <w:delText>EMT states</w:delText>
        </w:r>
      </w:del>
      <w:ins w:id="200" w:author="Madeline Galbraith" w:date="2022-06-14T21:44:00Z">
        <w:r w:rsidRPr="00C9444E">
          <w:rPr>
            <w:rFonts w:ascii="Times New Roman" w:hAnsi="Times New Roman" w:cs="Times New Roman"/>
          </w:rPr>
          <w:t>E</w:t>
        </w:r>
        <w:r w:rsidR="00B61DDF">
          <w:rPr>
            <w:rFonts w:ascii="Times New Roman" w:hAnsi="Times New Roman" w:cs="Times New Roman"/>
          </w:rPr>
          <w:t>/M</w:t>
        </w:r>
      </w:ins>
      <w:r w:rsidR="00B61DDF">
        <w:rPr>
          <w:rFonts w:ascii="Times New Roman" w:hAnsi="Times New Roman" w:cs="Times New Roman"/>
        </w:rPr>
        <w:t xml:space="preserve"> </w:t>
      </w:r>
      <w:r w:rsidRPr="00C9444E">
        <w:rPr>
          <w:rFonts w:ascii="Times New Roman" w:hAnsi="Times New Roman" w:cs="Times New Roman"/>
        </w:rPr>
        <w:t xml:space="preserve">and </w:t>
      </w:r>
      <w:del w:id="201" w:author="Madeline Galbraith" w:date="2022-06-14T21:44:00Z">
        <w:r w:rsidRPr="00C9444E">
          <w:rPr>
            <w:rFonts w:ascii="Times New Roman" w:hAnsi="Times New Roman" w:cs="Times New Roman"/>
          </w:rPr>
          <w:delText>metabolic states</w:delText>
        </w:r>
      </w:del>
      <w:ins w:id="202" w:author="Madeline Galbraith" w:date="2022-06-14T21:44:00Z">
        <w:r w:rsidR="00B61DDF">
          <w:rPr>
            <w:rFonts w:ascii="Times New Roman" w:hAnsi="Times New Roman" w:cs="Times New Roman"/>
          </w:rPr>
          <w:t>W/O</w:t>
        </w:r>
      </w:ins>
      <w:r w:rsidRPr="00C9444E">
        <w:rPr>
          <w:rFonts w:ascii="Times New Roman" w:hAnsi="Times New Roman" w:cs="Times New Roman"/>
        </w:rPr>
        <w:t xml:space="preserve"> has been seen in breast cancer stem cells (BCSCs). </w:t>
      </w:r>
      <w:del w:id="203" w:author="Madeline Galbraith" w:date="2022-06-14T21:44:00Z">
        <w:r w:rsidRPr="00C9444E">
          <w:rPr>
            <w:rFonts w:ascii="Times New Roman" w:hAnsi="Times New Roman" w:cs="Times New Roman"/>
          </w:rPr>
          <w:delText xml:space="preserve"> </w:delText>
        </w:r>
      </w:del>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del w:id="204" w:author="Madeline Galbraith" w:date="2022-06-14T21:44:00Z">
        <w:r w:rsidRPr="00C9444E">
          <w:rPr>
            <w:rFonts w:ascii="Times New Roman" w:hAnsi="Times New Roman" w:cs="Times New Roman"/>
          </w:rPr>
          <w:delText>have</w:delText>
        </w:r>
      </w:del>
      <w:ins w:id="205" w:author="Madeline Galbraith" w:date="2022-06-14T21:44:00Z">
        <w:r w:rsidR="00B245DB">
          <w:rPr>
            <w:rFonts w:ascii="Times New Roman" w:hAnsi="Times New Roman" w:cs="Times New Roman"/>
          </w:rPr>
          <w:t>exhibit</w:t>
        </w:r>
      </w:ins>
      <w:r w:rsidRPr="00C9444E">
        <w:rPr>
          <w:rFonts w:ascii="Times New Roman" w:hAnsi="Times New Roman" w:cs="Times New Roman"/>
        </w:rPr>
        <w:t xml:space="preserve"> higher levels of</w:t>
      </w:r>
      <w:r w:rsidR="00B245DB">
        <w:rPr>
          <w:rFonts w:ascii="Times New Roman" w:hAnsi="Times New Roman" w:cs="Times New Roman"/>
        </w:rPr>
        <w:t xml:space="preserve"> </w:t>
      </w:r>
      <w:ins w:id="206" w:author="Madeline Galbraith" w:date="2022-06-14T21:44:00Z">
        <w:r w:rsidR="00B245DB">
          <w:rPr>
            <w:rFonts w:ascii="Times New Roman" w:hAnsi="Times New Roman" w:cs="Times New Roman"/>
          </w:rPr>
          <w:t>both</w:t>
        </w:r>
        <w:r w:rsidRPr="00C9444E">
          <w:rPr>
            <w:rFonts w:ascii="Times New Roman" w:hAnsi="Times New Roman" w:cs="Times New Roman"/>
          </w:rPr>
          <w:t xml:space="preserve"> </w:t>
        </w:r>
      </w:ins>
      <w:r w:rsidRPr="00C9444E">
        <w:rPr>
          <w:rFonts w:ascii="Times New Roman" w:hAnsi="Times New Roman" w:cs="Times New Roman"/>
        </w:rPr>
        <w:t xml:space="preserve">OXPHOS and glycolysis as compared to the mesenchymal-like </w:t>
      </w:r>
      <w:del w:id="207" w:author="Madeline Galbraith" w:date="2022-06-14T21:44:00Z">
        <w:r w:rsidRPr="00C9444E">
          <w:rPr>
            <w:rFonts w:ascii="Times New Roman" w:hAnsi="Times New Roman" w:cs="Times New Roman"/>
          </w:rPr>
          <w:delText>breast cancer stem cells (M-</w:delText>
        </w:r>
      </w:del>
      <w:r w:rsidR="00B245DB">
        <w:rPr>
          <w:rFonts w:ascii="Times New Roman" w:hAnsi="Times New Roman" w:cs="Times New Roman"/>
        </w:rPr>
        <w:t>BCSCs</w:t>
      </w:r>
      <w:del w:id="208" w:author="Madeline Galbraith" w:date="2022-06-14T21:44:00Z">
        <w:r w:rsidRPr="00C9444E">
          <w:rPr>
            <w:rFonts w:ascii="Times New Roman" w:hAnsi="Times New Roman" w:cs="Times New Roman"/>
          </w:rPr>
          <w:delText xml:space="preserve">) </w:delText>
        </w:r>
      </w:del>
      <w:customXmlDelRangeStart w:id="209" w:author="Madeline Galbraith" w:date="2022-06-14T21:44:00Z"/>
      <w:sdt>
        <w:sdtPr>
          <w:rPr>
            <w:rFonts w:ascii="Times New Roman" w:hAnsi="Times New Roman" w:cs="Times New Roman"/>
          </w:rPr>
          <w:alias w:val="SmartCite Citation"/>
          <w:tag w:val="703cb261-b0c2-4f52-8c43-8dc408bf3954:d2f574a0-85eb-4aea-8058-db794ebab270,703cb261-b0c2-4f52-8c43-8dc408bf3954:0242cff4-55e6-44d5-bc6c-89c73c56cfa1+"/>
          <w:id w:val="-134027954"/>
          <w:placeholder>
            <w:docPart w:val="02F903D534C04F2691AD9017F8CFBF1F"/>
          </w:placeholder>
        </w:sdtPr>
        <w:sdtEndPr/>
        <w:sdtContent>
          <w:customXmlDelRangeEnd w:id="209"/>
          <w:del w:id="210" w:author="Madeline Galbraith" w:date="2022-06-14T21:44:00Z">
            <w:r w:rsidR="004C245F" w:rsidRPr="004C245F">
              <w:rPr>
                <w:rFonts w:ascii="Times New Roman" w:eastAsia="Times New Roman" w:hAnsi="Times New Roman" w:cs="Times New Roman"/>
                <w:color w:val="000000"/>
              </w:rPr>
              <w:delText>[44,45]</w:delText>
            </w:r>
          </w:del>
          <w:customXmlDelRangeStart w:id="211" w:author="Madeline Galbraith" w:date="2022-06-14T21:44:00Z"/>
        </w:sdtContent>
      </w:sdt>
      <w:customXmlDelRangeEnd w:id="211"/>
      <w:del w:id="212" w:author="Madeline Galbraith" w:date="2022-06-14T21:44:00Z">
        <w:r w:rsidRPr="00C9444E">
          <w:rPr>
            <w:rFonts w:ascii="Times New Roman" w:hAnsi="Times New Roman" w:cs="Times New Roman"/>
          </w:rPr>
          <w:delText>. Thus, while</w:delText>
        </w:r>
      </w:del>
      <w:ins w:id="213" w:author="Madeline Galbraith" w:date="2022-06-14T21:44:00Z">
        <w:r w:rsidRPr="00C9444E">
          <w:rPr>
            <w:rFonts w:ascii="Times New Roman" w:hAnsi="Times New Roman" w:cs="Times New Roman"/>
          </w:rPr>
          <w:t xml:space="preserve"> (M-BCSCs) </w:t>
        </w:r>
      </w:ins>
      <w:customXmlInsRangeStart w:id="214" w:author="Madeline Galbraith" w:date="2022-06-14T21:44:00Z"/>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customXmlInsRangeEnd w:id="214"/>
          <w:ins w:id="215" w:author="Madeline Galbraith" w:date="2022-06-14T21:44:00Z">
            <w:r w:rsidR="00AE6CCC" w:rsidRPr="00AE6CCC">
              <w:rPr>
                <w:rFonts w:ascii="Times New Roman" w:eastAsia="Times New Roman" w:hAnsi="Times New Roman" w:cs="Times New Roman"/>
                <w:color w:val="000000"/>
              </w:rPr>
              <w:t>[46,47]</w:t>
            </w:r>
          </w:ins>
          <w:customXmlInsRangeStart w:id="216" w:author="Madeline Galbraith" w:date="2022-06-14T21:44:00Z"/>
        </w:sdtContent>
      </w:sdt>
      <w:customXmlInsRangeEnd w:id="216"/>
      <w:ins w:id="217" w:author="Madeline Galbraith" w:date="2022-06-14T21:44:00Z">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w:t>
        </w:r>
      </w:ins>
      <w:r w:rsidRPr="00C9444E">
        <w:rPr>
          <w:rFonts w:ascii="Times New Roman" w:hAnsi="Times New Roman" w:cs="Times New Roman"/>
        </w:rPr>
        <w:t xml:space="preserve"> there have been preliminary indications of the coupling of EMT states and metabolic states</w:t>
      </w:r>
      <w:del w:id="218" w:author="Madeline Galbraith" w:date="2022-06-14T21:44:00Z">
        <w:r w:rsidRPr="00C9444E">
          <w:rPr>
            <w:rFonts w:ascii="Times New Roman" w:hAnsi="Times New Roman" w:cs="Times New Roman"/>
          </w:rPr>
          <w:delText xml:space="preserve"> there is still much</w:delText>
        </w:r>
      </w:del>
      <w:ins w:id="219" w:author="Madeline Galbraith" w:date="2022-06-14T21:44:00Z">
        <w:r w:rsidR="00B74409">
          <w:rPr>
            <w:rFonts w:ascii="Times New Roman" w:hAnsi="Times New Roman" w:cs="Times New Roman"/>
          </w:rPr>
          <w:t>, a systematic analysis of how different EMT and metabolism states are coupled remains</w:t>
        </w:r>
      </w:ins>
      <w:r w:rsidR="00B74409">
        <w:rPr>
          <w:rFonts w:ascii="Times New Roman" w:hAnsi="Times New Roman" w:cs="Times New Roman"/>
        </w:rPr>
        <w:t xml:space="preserve">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1CB035D3"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del w:id="220" w:author="Madeline Galbraith" w:date="2022-06-14T21:44:00Z">
        <w:r w:rsidR="00234813" w:rsidRPr="00C9444E">
          <w:rPr>
            <w:rFonts w:ascii="Times New Roman" w:hAnsi="Times New Roman" w:cs="Times New Roman"/>
          </w:rPr>
          <w:delText>created</w:delText>
        </w:r>
      </w:del>
      <w:ins w:id="221" w:author="Madeline Galbraith" w:date="2022-06-14T21:44:00Z">
        <w:r w:rsidR="00B74409">
          <w:rPr>
            <w:rFonts w:ascii="Times New Roman" w:hAnsi="Times New Roman" w:cs="Times New Roman"/>
          </w:rPr>
          <w:t>developed</w:t>
        </w:r>
      </w:ins>
      <w:r w:rsidR="00234813" w:rsidRPr="00C9444E">
        <w:rPr>
          <w:rFonts w:ascii="Times New Roman" w:hAnsi="Times New Roman" w:cs="Times New Roman"/>
        </w:rPr>
        <w:t xml:space="preserve"> a </w:t>
      </w:r>
      <w:del w:id="222" w:author="Madeline Galbraith" w:date="2022-06-14T21:44:00Z">
        <w:r w:rsidR="00234813" w:rsidRPr="00C9444E">
          <w:rPr>
            <w:rFonts w:ascii="Times New Roman" w:hAnsi="Times New Roman" w:cs="Times New Roman"/>
          </w:rPr>
          <w:delText>computational</w:delText>
        </w:r>
      </w:del>
      <w:ins w:id="223" w:author="Madeline Galbraith" w:date="2022-06-14T21:44:00Z">
        <w:r w:rsidR="00B74409">
          <w:rPr>
            <w:rFonts w:ascii="Times New Roman" w:hAnsi="Times New Roman" w:cs="Times New Roman"/>
          </w:rPr>
          <w:t>mathematical</w:t>
        </w:r>
      </w:ins>
      <w:r w:rsidR="00234813" w:rsidRPr="00C9444E">
        <w:rPr>
          <w:rFonts w:ascii="Times New Roman" w:hAnsi="Times New Roman" w:cs="Times New Roman"/>
        </w:rPr>
        <w:t xml:space="preserve"> model which </w:t>
      </w:r>
      <w:del w:id="224" w:author="Madeline Galbraith" w:date="2022-06-14T21:44:00Z">
        <w:r w:rsidR="00234813" w:rsidRPr="00C9444E">
          <w:rPr>
            <w:rFonts w:ascii="Times New Roman" w:hAnsi="Times New Roman" w:cs="Times New Roman"/>
          </w:rPr>
          <w:delText>connects</w:delText>
        </w:r>
      </w:del>
      <w:ins w:id="225" w:author="Madeline Galbraith" w:date="2022-06-14T21:44:00Z">
        <w:r w:rsidR="00B74409">
          <w:rPr>
            <w:rFonts w:ascii="Times New Roman" w:hAnsi="Times New Roman" w:cs="Times New Roman"/>
          </w:rPr>
          <w:t>couples</w:t>
        </w:r>
      </w:ins>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del w:id="226" w:author="Madeline Galbraith" w:date="2022-06-14T21:44:00Z">
        <w:r w:rsidR="00616941" w:rsidRPr="00C9444E">
          <w:rPr>
            <w:rFonts w:ascii="Times New Roman" w:hAnsi="Times New Roman" w:cs="Times New Roman"/>
          </w:rPr>
          <w:delText>un</w:delText>
        </w:r>
        <w:r w:rsidR="00750251" w:rsidRPr="00C9444E">
          <w:rPr>
            <w:rFonts w:ascii="Times New Roman" w:hAnsi="Times New Roman" w:cs="Times New Roman"/>
          </w:rPr>
          <w:delText>d</w:delText>
        </w:r>
        <w:r w:rsidR="00616941" w:rsidRPr="00C9444E">
          <w:rPr>
            <w:rFonts w:ascii="Times New Roman" w:hAnsi="Times New Roman" w:cs="Times New Roman"/>
          </w:rPr>
          <w:delText>erlying</w:delText>
        </w:r>
      </w:del>
      <w:ins w:id="227" w:author="Madeline Galbraith" w:date="2022-06-14T21:44:00Z">
        <w:r w:rsidR="00B74409">
          <w:rPr>
            <w:rFonts w:ascii="Times New Roman" w:hAnsi="Times New Roman" w:cs="Times New Roman"/>
          </w:rPr>
          <w:t>of</w:t>
        </w:r>
      </w:ins>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w:del w:id="228" w:author="Madeline Galbraith" w:date="2022-06-14T21:44:00Z">
        <w:r w:rsidR="008C0AFE" w:rsidRPr="00C9444E">
          <w:rPr>
            <w:rFonts w:ascii="Times New Roman" w:hAnsi="Times New Roman" w:cs="Times New Roman"/>
          </w:rPr>
          <w:delText>miR</w:delText>
        </w:r>
        <w:r w:rsidR="00240011" w:rsidRPr="00C9444E">
          <w:rPr>
            <w:rFonts w:ascii="Times New Roman" w:hAnsi="Times New Roman" w:cs="Times New Roman"/>
          </w:rPr>
          <w:delText>-</w:delText>
        </w:r>
        <w:r w:rsidR="008C0AFE" w:rsidRPr="00C9444E">
          <w:rPr>
            <w:rFonts w:ascii="Times New Roman" w:hAnsi="Times New Roman" w:cs="Times New Roman"/>
          </w:rPr>
          <w:delText>34/</w:delText>
        </w:r>
      </w:del>
      <m:oMath>
        <m:sSub>
          <m:sSubPr>
            <m:ctrlPr>
              <w:ins w:id="229" w:author="Madeline Galbraith" w:date="2022-06-14T21:44:00Z">
                <w:rPr>
                  <w:rFonts w:ascii="Cambria Math" w:hAnsi="Cambria Math" w:cs="Times New Roman"/>
                </w:rPr>
              </w:ins>
            </m:ctrlPr>
          </m:sSubPr>
          <m:e>
            <m:r>
              <w:ins w:id="230" w:author="Madeline Galbraith" w:date="2022-06-14T21:44:00Z">
                <w:rPr>
                  <w:rFonts w:ascii="Cambria Math" w:hAnsi="Cambria Math" w:cs="Times New Roman"/>
                </w:rPr>
                <m:t>μ</m:t>
              </w:ins>
            </m:r>
          </m:e>
          <m:sub>
            <m:r>
              <w:ins w:id="231" w:author="Madeline Galbraith" w:date="2022-06-14T21:44:00Z">
                <w:rPr>
                  <w:rFonts w:ascii="Cambria Math" w:hAnsi="Cambria Math" w:cs="Times New Roman"/>
                </w:rPr>
                <m:t>34</m:t>
              </w:ins>
            </m:r>
          </m:sub>
        </m:sSub>
      </m:oMath>
      <w:ins w:id="232" w:author="Madeline Galbraith" w:date="2022-06-14T21:44:00Z">
        <w:r w:rsidR="008C0AFE" w:rsidRPr="00C9444E">
          <w:rPr>
            <w:rFonts w:ascii="Times New Roman" w:hAnsi="Times New Roman" w:cs="Times New Roman"/>
          </w:rPr>
          <w:t>/</w:t>
        </w:r>
      </w:ins>
      <w:r w:rsidR="008C0AFE" w:rsidRPr="00C9444E">
        <w:rPr>
          <w:rFonts w:ascii="Times New Roman" w:hAnsi="Times New Roman" w:cs="Times New Roman"/>
        </w:rPr>
        <w:t>SNAIL/</w:t>
      </w:r>
      <w:del w:id="233" w:author="Madeline Galbraith" w:date="2022-06-14T21:44:00Z">
        <w:r w:rsidR="008C0AFE" w:rsidRPr="00C9444E">
          <w:rPr>
            <w:rFonts w:ascii="Times New Roman" w:hAnsi="Times New Roman" w:cs="Times New Roman"/>
          </w:rPr>
          <w:delText>miR</w:delText>
        </w:r>
        <w:r w:rsidR="00240011" w:rsidRPr="00C9444E">
          <w:rPr>
            <w:rFonts w:ascii="Times New Roman" w:hAnsi="Times New Roman" w:cs="Times New Roman"/>
          </w:rPr>
          <w:delText>-</w:delText>
        </w:r>
        <w:r w:rsidR="008C0AFE" w:rsidRPr="00C9444E">
          <w:rPr>
            <w:rFonts w:ascii="Times New Roman" w:hAnsi="Times New Roman" w:cs="Times New Roman"/>
          </w:rPr>
          <w:delText>200/</w:delText>
        </w:r>
      </w:del>
      <m:oMath>
        <m:sSub>
          <m:sSubPr>
            <m:ctrlPr>
              <w:ins w:id="234" w:author="Madeline Galbraith" w:date="2022-06-14T21:44:00Z">
                <w:rPr>
                  <w:rFonts w:ascii="Cambria Math" w:hAnsi="Cambria Math" w:cs="Times New Roman"/>
                </w:rPr>
              </w:ins>
            </m:ctrlPr>
          </m:sSubPr>
          <m:e>
            <m:r>
              <w:ins w:id="235" w:author="Madeline Galbraith" w:date="2022-06-14T21:44:00Z">
                <w:rPr>
                  <w:rFonts w:ascii="Cambria Math" w:hAnsi="Cambria Math" w:cs="Times New Roman"/>
                </w:rPr>
                <m:t>μ</m:t>
              </w:ins>
            </m:r>
          </m:e>
          <m:sub>
            <m:r>
              <w:ins w:id="236" w:author="Madeline Galbraith" w:date="2022-06-14T21:44:00Z">
                <w:rPr>
                  <w:rFonts w:ascii="Cambria Math" w:hAnsi="Cambria Math" w:cs="Times New Roman"/>
                </w:rPr>
                <m:t>200</m:t>
              </w:ins>
            </m:r>
          </m:sub>
        </m:sSub>
      </m:oMath>
      <w:ins w:id="237" w:author="Madeline Galbraith" w:date="2022-06-14T21:44:00Z">
        <w:r w:rsidR="008C0AFE" w:rsidRPr="00C9444E">
          <w:rPr>
            <w:rFonts w:ascii="Times New Roman" w:hAnsi="Times New Roman" w:cs="Times New Roman"/>
          </w:rPr>
          <w:t>/</w:t>
        </w:r>
      </w:ins>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AE6CCC" w:rsidRPr="00AE6CCC">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del w:id="238" w:author="Madeline Galbraith" w:date="2022-06-14T21:44:00Z">
        <w:r w:rsidR="00AD7F58" w:rsidRPr="00C9444E">
          <w:rPr>
            <w:rFonts w:ascii="Times New Roman" w:hAnsi="Times New Roman" w:cs="Times New Roman"/>
          </w:rPr>
          <w:delText xml:space="preserve">and </w:delText>
        </w:r>
        <w:r w:rsidR="00616941" w:rsidRPr="00C9444E">
          <w:rPr>
            <w:rFonts w:ascii="Times New Roman" w:hAnsi="Times New Roman" w:cs="Times New Roman"/>
          </w:rPr>
          <w:delText xml:space="preserve">a recently proposed core circuit involved in </w:delText>
        </w:r>
        <w:r w:rsidR="00AD7F58" w:rsidRPr="00C9444E">
          <w:rPr>
            <w:rFonts w:ascii="Times New Roman" w:hAnsi="Times New Roman" w:cs="Times New Roman"/>
          </w:rPr>
          <w:delText>metabolic reprogramming</w:delText>
        </w:r>
      </w:del>
      <w:ins w:id="239" w:author="Madeline Galbraith" w:date="2022-06-14T21:44:00Z">
        <w:r w:rsidR="00B74409">
          <w:rPr>
            <w:rFonts w:ascii="Times New Roman" w:hAnsi="Times New Roman" w:cs="Times New Roman"/>
          </w:rPr>
          <w:t>with that of metabolism</w:t>
        </w:r>
      </w:ins>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del w:id="240" w:author="Madeline Galbraith" w:date="2022-06-14T21:44:00Z">
            <w:r w:rsidR="004C245F" w:rsidRPr="004C245F">
              <w:rPr>
                <w:rFonts w:ascii="Times New Roman" w:eastAsia="Times New Roman" w:hAnsi="Times New Roman" w:cs="Times New Roman"/>
                <w:color w:val="000000"/>
              </w:rPr>
              <w:delText>[25]</w:delText>
            </w:r>
          </w:del>
          <w:ins w:id="241" w:author="Madeline Galbraith" w:date="2022-06-14T21:44:00Z">
            <w:r w:rsidR="00AE6CCC" w:rsidRPr="00AE6CCC">
              <w:rPr>
                <w:rFonts w:ascii="Times New Roman" w:eastAsia="Times New Roman" w:hAnsi="Times New Roman" w:cs="Times New Roman"/>
                <w:color w:val="000000"/>
              </w:rPr>
              <w:t>[48]</w:t>
            </w:r>
          </w:ins>
        </w:sdtContent>
      </w:sdt>
      <w:del w:id="242" w:author="Madeline Galbraith" w:date="2022-06-14T21:44:00Z">
        <w:r w:rsidR="00AD7F58" w:rsidRPr="00C9444E">
          <w:rPr>
            <w:rFonts w:ascii="Times New Roman" w:hAnsi="Times New Roman" w:cs="Times New Roman"/>
          </w:rPr>
          <w:delText>. We</w:delText>
        </w:r>
      </w:del>
      <w:ins w:id="243" w:author="Madeline Galbraith" w:date="2022-06-14T21:44:00Z">
        <w:r w:rsidR="00AD7F58" w:rsidRPr="00C9444E">
          <w:rPr>
            <w:rFonts w:ascii="Times New Roman" w:hAnsi="Times New Roman" w:cs="Times New Roman"/>
          </w:rPr>
          <w:t xml:space="preserve">. </w:t>
        </w:r>
        <w:r w:rsidR="002E26BF">
          <w:rPr>
            <w:rFonts w:ascii="Times New Roman" w:hAnsi="Times New Roman" w:cs="Times New Roman"/>
          </w:rPr>
          <w:t>Regarding the EMT circuit, t</w:t>
        </w:r>
        <w:r w:rsidR="006D674A">
          <w:rPr>
            <w:rFonts w:ascii="Times New Roman" w:hAnsi="Times New Roman" w:cs="Times New Roman"/>
          </w:rPr>
          <w:t xml:space="preserve">he miRNAs, </w:t>
        </w:r>
      </w:ins>
      <m:oMath>
        <m:sSub>
          <m:sSubPr>
            <m:ctrlPr>
              <w:ins w:id="244" w:author="Madeline Galbraith" w:date="2022-06-14T21:44:00Z">
                <w:rPr>
                  <w:rFonts w:ascii="Cambria Math" w:hAnsi="Cambria Math" w:cs="Times New Roman"/>
                </w:rPr>
              </w:ins>
            </m:ctrlPr>
          </m:sSubPr>
          <m:e>
            <m:r>
              <w:ins w:id="245" w:author="Madeline Galbraith" w:date="2022-06-14T21:44:00Z">
                <w:rPr>
                  <w:rFonts w:ascii="Cambria Math" w:hAnsi="Cambria Math" w:cs="Times New Roman"/>
                </w:rPr>
                <m:t>μ</m:t>
              </w:ins>
            </m:r>
          </m:e>
          <m:sub>
            <m:r>
              <w:ins w:id="246" w:author="Madeline Galbraith" w:date="2022-06-14T21:44:00Z">
                <w:rPr>
                  <w:rFonts w:ascii="Cambria Math" w:hAnsi="Cambria Math" w:cs="Times New Roman"/>
                </w:rPr>
                <m:t>34</m:t>
              </w:ins>
            </m:r>
          </m:sub>
        </m:sSub>
      </m:oMath>
      <w:ins w:id="247" w:author="Madeline Galbraith" w:date="2022-06-14T21:44:00Z">
        <w:r w:rsidR="00471793">
          <w:rPr>
            <w:rFonts w:ascii="Times New Roman" w:eastAsiaTheme="minorEastAsia" w:hAnsi="Times New Roman" w:cs="Times New Roman"/>
          </w:rPr>
          <w:t xml:space="preserve"> and </w:t>
        </w:r>
      </w:ins>
      <m:oMath>
        <m:sSub>
          <m:sSubPr>
            <m:ctrlPr>
              <w:ins w:id="248" w:author="Madeline Galbraith" w:date="2022-06-14T21:44:00Z">
                <w:rPr>
                  <w:rFonts w:ascii="Cambria Math" w:hAnsi="Cambria Math" w:cs="Times New Roman"/>
                </w:rPr>
              </w:ins>
            </m:ctrlPr>
          </m:sSubPr>
          <m:e>
            <m:r>
              <w:ins w:id="249" w:author="Madeline Galbraith" w:date="2022-06-14T21:44:00Z">
                <w:rPr>
                  <w:rFonts w:ascii="Cambria Math" w:hAnsi="Cambria Math" w:cs="Times New Roman"/>
                </w:rPr>
                <m:t>μ</m:t>
              </w:ins>
            </m:r>
          </m:e>
          <m:sub>
            <m:r>
              <w:ins w:id="250" w:author="Madeline Galbraith" w:date="2022-06-14T21:44:00Z">
                <w:rPr>
                  <w:rFonts w:ascii="Cambria Math" w:hAnsi="Cambria Math" w:cs="Times New Roman"/>
                </w:rPr>
                <m:t>200</m:t>
              </w:ins>
            </m:r>
          </m:sub>
        </m:sSub>
      </m:oMath>
      <w:ins w:id="251" w:author="Madeline Galbraith" w:date="2022-06-14T21:44:00Z">
        <w:r w:rsidR="006D674A">
          <w:rPr>
            <w:rFonts w:ascii="Times New Roman" w:hAnsi="Times New Roman" w:cs="Times New Roman"/>
          </w:rPr>
          <w:t xml:space="preserve"> </w:t>
        </w:r>
        <w:r w:rsidR="00471793">
          <w:rPr>
            <w:rFonts w:ascii="Times New Roman" w:hAnsi="Times New Roman" w:cs="Times New Roman"/>
          </w:rPr>
          <w:t>promote the E state while the transcription factors (TFs) SNAIL and ZEB promote the M state.</w:t>
        </w:r>
        <w:r w:rsidR="002E26BF">
          <w:rPr>
            <w:rFonts w:ascii="Times New Roman" w:hAnsi="Times New Roman" w:cs="Times New Roman"/>
          </w:rPr>
          <w:t xml:space="preserve"> In the metabolism circuit, </w:t>
        </w:r>
        <w:r w:rsidR="002E26BF">
          <w:rPr>
            <w:rFonts w:ascii="Times New Roman" w:hAnsi="Times New Roman" w:cs="Times New Roman"/>
          </w:rPr>
          <w:lastRenderedPageBreak/>
          <w:t>AMPK promotes the O state while HIF-1 promotes the W state, and the reactive oxygen species (ROS) may be associated with the W/O state.</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e</w:t>
        </w:r>
      </w:ins>
      <w:r w:rsidR="00AD7F58" w:rsidRPr="00C9444E">
        <w:rPr>
          <w:rFonts w:ascii="Times New Roman" w:hAnsi="Times New Roman" w:cs="Times New Roman"/>
        </w:rPr>
        <w:t xml:space="preserve"> found that </w:t>
      </w:r>
      <w:del w:id="252" w:author="Madeline Galbraith" w:date="2022-06-14T21:44:00Z">
        <w:r w:rsidR="00AD7F58" w:rsidRPr="00C9444E">
          <w:rPr>
            <w:rFonts w:ascii="Times New Roman" w:hAnsi="Times New Roman" w:cs="Times New Roman"/>
          </w:rPr>
          <w:delText>ROS</w:delText>
        </w:r>
      </w:del>
      <w:ins w:id="253" w:author="Madeline Galbraith" w:date="2022-06-14T21:44:00Z">
        <w:r w:rsidR="00E60032">
          <w:rPr>
            <w:rFonts w:ascii="Times New Roman" w:hAnsi="Times New Roman" w:cs="Times New Roman"/>
          </w:rPr>
          <w:t>mt</w:t>
        </w:r>
        <w:r w:rsidR="00AD7F58" w:rsidRPr="00C9444E">
          <w:rPr>
            <w:rFonts w:ascii="Times New Roman" w:hAnsi="Times New Roman" w:cs="Times New Roman"/>
          </w:rPr>
          <w:t>ROS</w:t>
        </w:r>
      </w:ins>
      <w:r w:rsidR="00AD7F58" w:rsidRPr="00C9444E">
        <w:rPr>
          <w:rFonts w:ascii="Times New Roman" w:hAnsi="Times New Roman" w:cs="Times New Roman"/>
        </w:rPr>
        <w:t xml:space="preserve">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del w:id="254" w:author="Madeline Galbraith" w:date="2022-06-14T21:44:00Z">
        <w:r w:rsidR="00234813" w:rsidRPr="00C9444E">
          <w:rPr>
            <w:rFonts w:ascii="Times New Roman" w:hAnsi="Times New Roman" w:cs="Times New Roman"/>
          </w:rPr>
          <w:delText xml:space="preserve">a possible </w:delText>
        </w:r>
      </w:del>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del w:id="255" w:author="Madeline Galbraith" w:date="2022-06-14T21:44:00Z">
        <w:r w:rsidR="008C0AFE" w:rsidRPr="00C9444E">
          <w:rPr>
            <w:rFonts w:ascii="Times New Roman" w:hAnsi="Times New Roman" w:cs="Times New Roman"/>
          </w:rPr>
          <w:delText>a</w:delText>
        </w:r>
      </w:del>
      <w:ins w:id="256" w:author="Madeline Galbraith" w:date="2022-06-14T21:44:00Z">
        <w:r w:rsidR="00E60032">
          <w:rPr>
            <w:rFonts w:ascii="Times New Roman" w:hAnsi="Times New Roman" w:cs="Times New Roman"/>
          </w:rPr>
          <w:t>the</w:t>
        </w:r>
      </w:ins>
      <w:r w:rsidR="00E60032">
        <w:rPr>
          <w:rFonts w:ascii="Times New Roman" w:hAnsi="Times New Roman" w:cs="Times New Roman"/>
        </w:rPr>
        <w:t xml:space="preserve"> </w:t>
      </w:r>
      <w:r w:rsidR="00F4492C" w:rsidRPr="00C9444E">
        <w:rPr>
          <w:rFonts w:ascii="Times New Roman" w:hAnsi="Times New Roman" w:cs="Times New Roman"/>
        </w:rPr>
        <w:t xml:space="preserve">hybrid E/M state coupled with </w:t>
      </w:r>
      <w:del w:id="257" w:author="Madeline Galbraith" w:date="2022-06-14T21:44:00Z">
        <w:r w:rsidR="00234813" w:rsidRPr="00C9444E">
          <w:rPr>
            <w:rFonts w:ascii="Times New Roman" w:hAnsi="Times New Roman" w:cs="Times New Roman"/>
          </w:rPr>
          <w:delText>a</w:delText>
        </w:r>
      </w:del>
      <w:ins w:id="258" w:author="Madeline Galbraith" w:date="2022-06-14T21:44:00Z">
        <w:r w:rsidR="00E60032">
          <w:rPr>
            <w:rFonts w:ascii="Times New Roman" w:hAnsi="Times New Roman" w:cs="Times New Roman"/>
          </w:rPr>
          <w:t>the</w:t>
        </w:r>
      </w:ins>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del w:id="259" w:author="Madeline Galbraith" w:date="2022-06-14T21:44:00Z">
        <w:r w:rsidR="00F4492C" w:rsidRPr="00C9444E">
          <w:rPr>
            <w:rFonts w:ascii="Times New Roman" w:hAnsi="Times New Roman" w:cs="Times New Roman"/>
          </w:rPr>
          <w:delText xml:space="preserve"> (</w:delText>
        </w:r>
        <w:r w:rsidR="00AD7F58" w:rsidRPr="00C9444E">
          <w:rPr>
            <w:rFonts w:ascii="Times New Roman" w:hAnsi="Times New Roman" w:cs="Times New Roman"/>
          </w:rPr>
          <w:delText>hybrid</w:delText>
        </w:r>
      </w:del>
      <w:ins w:id="260" w:author="Madeline Galbraith" w:date="2022-06-14T21:44:00Z">
        <w:r w:rsidR="00E60032">
          <w:rPr>
            <w:rFonts w:ascii="Times New Roman" w:hAnsi="Times New Roman" w:cs="Times New Roman"/>
          </w:rPr>
          <w:t>, referred to as the</w:t>
        </w:r>
      </w:ins>
      <w:r w:rsidR="00E60032">
        <w:rPr>
          <w:rFonts w:ascii="Times New Roman" w:hAnsi="Times New Roman" w:cs="Times New Roman"/>
        </w:rPr>
        <w:t xml:space="preserve">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w:t>
      </w:r>
      <w:r w:rsidR="00E60032">
        <w:rPr>
          <w:rFonts w:ascii="Times New Roman" w:hAnsi="Times New Roman" w:cs="Times New Roman"/>
        </w:rPr>
        <w:t>e</w:t>
      </w:r>
      <w:del w:id="261" w:author="Madeline Galbraith" w:date="2022-06-14T21:44:00Z">
        <w:r w:rsidR="00F4492C" w:rsidRPr="00C9444E">
          <w:rPr>
            <w:rFonts w:ascii="Times New Roman" w:hAnsi="Times New Roman" w:cs="Times New Roman"/>
          </w:rPr>
          <w:delText>)</w:delText>
        </w:r>
        <w:r w:rsidR="00D071D4" w:rsidRPr="00C9444E">
          <w:rPr>
            <w:rFonts w:ascii="Times New Roman" w:hAnsi="Times New Roman" w:cs="Times New Roman"/>
          </w:rPr>
          <w:delText>.</w:delText>
        </w:r>
      </w:del>
      <w:ins w:id="262" w:author="Madeline Galbraith" w:date="2022-06-14T21:44:00Z">
        <w:r w:rsidR="00D071D4" w:rsidRPr="00C9444E">
          <w:rPr>
            <w:rFonts w:ascii="Times New Roman" w:hAnsi="Times New Roman" w:cs="Times New Roman"/>
          </w:rPr>
          <w:t>.</w:t>
        </w:r>
      </w:ins>
      <w:r w:rsidR="00D071D4" w:rsidRPr="00C9444E">
        <w:rPr>
          <w:rFonts w:ascii="Times New Roman" w:hAnsi="Times New Roman" w:cs="Times New Roman"/>
        </w:rPr>
        <w:t xml:space="preserve"> Additionally, </w:t>
      </w:r>
      <w:ins w:id="263" w:author="Madeline Galbraith" w:date="2022-06-14T21:44:00Z">
        <w:r w:rsidR="00D3668A">
          <w:rPr>
            <w:rFonts w:ascii="Times New Roman" w:hAnsi="Times New Roman" w:cs="Times New Roman"/>
          </w:rPr>
          <w:t xml:space="preserve">as we will show later, </w:t>
        </w:r>
      </w:ins>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del w:id="264" w:author="Madeline Galbraith" w:date="2022-06-14T21:44:00Z">
        <w:r w:rsidR="00234813" w:rsidRPr="00C9444E">
          <w:rPr>
            <w:rFonts w:ascii="Times New Roman" w:hAnsi="Times New Roman" w:cs="Times New Roman"/>
          </w:rPr>
          <w:delText>Also,</w:delText>
        </w:r>
      </w:del>
      <w:ins w:id="265" w:author="Madeline Galbraith" w:date="2022-06-14T21:44:00Z">
        <w:r w:rsidR="00982196">
          <w:rPr>
            <w:rFonts w:ascii="Times New Roman" w:hAnsi="Times New Roman" w:cs="Times New Roman"/>
          </w:rPr>
          <w:t>Strikingly, we found that</w:t>
        </w:r>
      </w:ins>
      <w:r w:rsidR="00982196">
        <w:rPr>
          <w:rFonts w:ascii="Times New Roman" w:hAnsi="Times New Roman" w:cs="Times New Roman"/>
        </w:rPr>
        <w:t xml:space="preserve"> when </w:t>
      </w:r>
      <w:del w:id="266" w:author="Madeline Galbraith" w:date="2022-06-14T21:44:00Z">
        <w:r w:rsidR="0048243F" w:rsidRPr="00C9444E">
          <w:rPr>
            <w:rFonts w:ascii="Times New Roman" w:hAnsi="Times New Roman" w:cs="Times New Roman"/>
          </w:rPr>
          <w:delText xml:space="preserve">crosstalks between </w:delText>
        </w:r>
        <w:r w:rsidR="005C1FA8" w:rsidRPr="00C9444E">
          <w:rPr>
            <w:rFonts w:ascii="Times New Roman" w:hAnsi="Times New Roman" w:cs="Times New Roman"/>
          </w:rPr>
          <w:delText>the</w:delText>
        </w:r>
        <w:r w:rsidR="0048243F" w:rsidRPr="00C9444E">
          <w:rPr>
            <w:rFonts w:ascii="Times New Roman" w:hAnsi="Times New Roman" w:cs="Times New Roman"/>
          </w:rPr>
          <w:delText xml:space="preserve"> circuits are active</w:delText>
        </w:r>
        <w:r w:rsidR="005C1FA8" w:rsidRPr="00C9444E">
          <w:rPr>
            <w:rFonts w:ascii="Times New Roman" w:hAnsi="Times New Roman" w:cs="Times New Roman"/>
          </w:rPr>
          <w:delText xml:space="preserve"> in both directions (EMT regulating metabolism, and vice versa)</w:delText>
        </w:r>
        <w:r w:rsidR="0048243F" w:rsidRPr="00C9444E">
          <w:rPr>
            <w:rFonts w:ascii="Times New Roman" w:hAnsi="Times New Roman" w:cs="Times New Roman"/>
          </w:rPr>
          <w:delText>,</w:delText>
        </w:r>
      </w:del>
      <w:ins w:id="267" w:author="Madeline Galbraith" w:date="2022-06-14T21:44:00Z">
        <w:r w:rsidR="00982196">
          <w:rPr>
            <w:rFonts w:ascii="Times New Roman" w:hAnsi="Times New Roman" w:cs="Times New Roman"/>
          </w:rPr>
          <w:t>the crosstalk is bi-directional</w:t>
        </w:r>
      </w:ins>
      <w:r w:rsidR="00982196">
        <w:rPr>
          <w:rFonts w:ascii="Times New Roman" w:hAnsi="Times New Roman" w:cs="Times New Roman"/>
        </w:rPr>
        <w:t xml:space="preserve"> there are parameter space regions for which the </w:t>
      </w:r>
      <w:del w:id="268" w:author="Madeline Galbraith" w:date="2022-06-14T21:44:00Z">
        <w:r w:rsidR="00E95E84" w:rsidRPr="00C9444E">
          <w:rPr>
            <w:rFonts w:ascii="Times New Roman" w:hAnsi="Times New Roman" w:cs="Times New Roman"/>
          </w:rPr>
          <w:delText xml:space="preserve">hybrid </w:delText>
        </w:r>
      </w:del>
      <w:r w:rsidR="00982196">
        <w:rPr>
          <w:rFonts w:ascii="Times New Roman" w:hAnsi="Times New Roman" w:cs="Times New Roman"/>
        </w:rPr>
        <w:t>E/M-W/O state is the only accessible state</w:t>
      </w:r>
      <w:del w:id="269" w:author="Madeline Galbraith" w:date="2022-06-14T21:44:00Z">
        <w:r w:rsidR="00AD7F58" w:rsidRPr="00C9444E">
          <w:rPr>
            <w:rFonts w:ascii="Times New Roman" w:hAnsi="Times New Roman" w:cs="Times New Roman"/>
          </w:rPr>
          <w:delText xml:space="preserve">. </w:delText>
        </w:r>
      </w:del>
      <w:ins w:id="270" w:author="Madeline Galbraith" w:date="2022-06-14T21:44:00Z">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ins>
      <w:r w:rsidR="00BE7C78" w:rsidRPr="00C9444E">
        <w:rPr>
          <w:rFonts w:ascii="Times New Roman" w:hAnsi="Times New Roman" w:cs="Times New Roman"/>
        </w:rPr>
        <w:t xml:space="preserve">Interestingly, </w:t>
      </w:r>
      <w:ins w:id="271" w:author="Madeline Galbraith" w:date="2022-06-14T21:44:00Z">
        <w:r w:rsidR="00982196">
          <w:rPr>
            <w:rFonts w:ascii="Times New Roman" w:hAnsi="Times New Roman" w:cs="Times New Roman"/>
          </w:rPr>
          <w:t xml:space="preserve">even </w:t>
        </w:r>
      </w:ins>
      <w:r w:rsidR="00BE7C78" w:rsidRPr="00C9444E">
        <w:rPr>
          <w:rFonts w:ascii="Times New Roman" w:hAnsi="Times New Roman" w:cs="Times New Roman"/>
        </w:rPr>
        <w:t>if the</w:t>
      </w:r>
      <w:r w:rsidR="00982196">
        <w:rPr>
          <w:rFonts w:ascii="Times New Roman" w:hAnsi="Times New Roman" w:cs="Times New Roman"/>
        </w:rPr>
        <w:t xml:space="preserve"> </w:t>
      </w:r>
      <w:del w:id="272" w:author="Madeline Galbraith" w:date="2022-06-14T21:44:00Z">
        <w:r w:rsidR="00234813" w:rsidRPr="00C9444E">
          <w:rPr>
            <w:rFonts w:ascii="Times New Roman" w:hAnsi="Times New Roman" w:cs="Times New Roman"/>
          </w:rPr>
          <w:delText xml:space="preserve">parameters of the </w:delText>
        </w:r>
        <w:r w:rsidR="00BE7C78" w:rsidRPr="00C9444E">
          <w:rPr>
            <w:rFonts w:ascii="Times New Roman" w:hAnsi="Times New Roman" w:cs="Times New Roman"/>
          </w:rPr>
          <w:delText>system w</w:delText>
        </w:r>
        <w:r w:rsidR="00234813" w:rsidRPr="00C9444E">
          <w:rPr>
            <w:rFonts w:ascii="Times New Roman" w:hAnsi="Times New Roman" w:cs="Times New Roman"/>
          </w:rPr>
          <w:delText>ere</w:delText>
        </w:r>
        <w:r w:rsidR="00BE7C78" w:rsidRPr="00C9444E">
          <w:rPr>
            <w:rFonts w:ascii="Times New Roman" w:hAnsi="Times New Roman" w:cs="Times New Roman"/>
          </w:rPr>
          <w:delText xml:space="preserve"> modified</w:delText>
        </w:r>
      </w:del>
      <w:ins w:id="273" w:author="Madeline Galbraith" w:date="2022-06-14T21:44:00Z">
        <w:r w:rsidR="00982196">
          <w:rPr>
            <w:rFonts w:ascii="Times New Roman" w:hAnsi="Times New Roman" w:cs="Times New Roman"/>
          </w:rPr>
          <w:t>individual circuit cannot give rise</w:t>
        </w:r>
      </w:ins>
      <w:r w:rsidR="00982196">
        <w:rPr>
          <w:rFonts w:ascii="Times New Roman" w:hAnsi="Times New Roman" w:cs="Times New Roman"/>
        </w:rPr>
        <w:t xml:space="preserve"> to </w:t>
      </w:r>
      <w:del w:id="274" w:author="Madeline Galbraith" w:date="2022-06-14T21:44:00Z">
        <w:r w:rsidR="00BE7C78" w:rsidRPr="00C9444E">
          <w:rPr>
            <w:rFonts w:ascii="Times New Roman" w:hAnsi="Times New Roman" w:cs="Times New Roman"/>
          </w:rPr>
          <w:delText xml:space="preserve">exclude </w:delText>
        </w:r>
      </w:del>
      <w:r w:rsidR="00982196">
        <w:rPr>
          <w:rFonts w:ascii="Times New Roman" w:hAnsi="Times New Roman" w:cs="Times New Roman"/>
        </w:rPr>
        <w:t xml:space="preserve">the hybrid </w:t>
      </w:r>
      <w:del w:id="275" w:author="Madeline Galbraith" w:date="2022-06-14T21:44:00Z">
        <w:r w:rsidR="00BE7C78" w:rsidRPr="00C9444E">
          <w:rPr>
            <w:rFonts w:ascii="Times New Roman" w:hAnsi="Times New Roman" w:cs="Times New Roman"/>
          </w:rPr>
          <w:delText>states when the crosstalks are inactive</w:delText>
        </w:r>
      </w:del>
      <w:ins w:id="276" w:author="Madeline Galbraith" w:date="2022-06-14T21:44:00Z">
        <w:r w:rsidR="00982196">
          <w:rPr>
            <w:rFonts w:ascii="Times New Roman" w:hAnsi="Times New Roman" w:cs="Times New Roman"/>
          </w:rPr>
          <w:t xml:space="preserve">phenotype </w:t>
        </w:r>
      </w:ins>
      <w:r w:rsidR="00BE7C78" w:rsidRPr="00C9444E">
        <w:rPr>
          <w:rFonts w:ascii="Times New Roman" w:hAnsi="Times New Roman" w:cs="Times New Roman"/>
        </w:rPr>
        <w:t xml:space="preserve"> (i.e., neither the E/M or W/O states are initially accessible), </w:t>
      </w:r>
      <w:del w:id="277" w:author="Madeline Galbraith" w:date="2022-06-14T21:44:00Z">
        <w:r w:rsidR="00BE7C78" w:rsidRPr="00C9444E">
          <w:rPr>
            <w:rFonts w:ascii="Times New Roman" w:hAnsi="Times New Roman" w:cs="Times New Roman"/>
          </w:rPr>
          <w:delText>once active</w:delText>
        </w:r>
      </w:del>
      <w:ins w:id="278" w:author="Madeline Galbraith" w:date="2022-06-14T21:44:00Z">
        <w:r w:rsidR="00982196">
          <w:rPr>
            <w:rFonts w:ascii="Times New Roman" w:hAnsi="Times New Roman" w:cs="Times New Roman"/>
          </w:rPr>
          <w:t>upon including crosstalk</w:t>
        </w:r>
      </w:ins>
      <w:r w:rsidR="00982196">
        <w:rPr>
          <w:rFonts w:ascii="Times New Roman" w:hAnsi="Times New Roman" w:cs="Times New Roman"/>
        </w:rPr>
        <w:t>,</w:t>
      </w:r>
      <w:r w:rsidR="00BE7C78" w:rsidRPr="00C9444E">
        <w:rPr>
          <w:rFonts w:ascii="Times New Roman" w:hAnsi="Times New Roman" w:cs="Times New Roman"/>
        </w:rPr>
        <w:t xml:space="preserve"> the </w:t>
      </w:r>
      <w:del w:id="279" w:author="Madeline Galbraith" w:date="2022-06-14T21:44:00Z">
        <w:r w:rsidR="00BE7C78" w:rsidRPr="00C9444E">
          <w:rPr>
            <w:rFonts w:ascii="Times New Roman" w:hAnsi="Times New Roman" w:cs="Times New Roman"/>
          </w:rPr>
          <w:delText xml:space="preserve">crosstalks are able to modulate the phase space to generate the </w:delText>
        </w:r>
      </w:del>
      <w:r w:rsidR="00BE7C78" w:rsidRPr="00C9444E">
        <w:rPr>
          <w:rFonts w:ascii="Times New Roman" w:hAnsi="Times New Roman" w:cs="Times New Roman"/>
        </w:rPr>
        <w:t>hybrid states</w:t>
      </w:r>
      <w:del w:id="280" w:author="Madeline Galbraith" w:date="2022-06-14T21:44:00Z">
        <w:r w:rsidR="00BE7C78" w:rsidRPr="00C9444E">
          <w:rPr>
            <w:rFonts w:ascii="Times New Roman" w:hAnsi="Times New Roman" w:cs="Times New Roman"/>
          </w:rPr>
          <w:delText>. In fact</w:delText>
        </w:r>
      </w:del>
      <w:ins w:id="281" w:author="Madeline Galbraith" w:date="2022-06-14T21:44:00Z">
        <w:r w:rsidR="00982196">
          <w:rPr>
            <w:rFonts w:ascii="Times New Roman" w:hAnsi="Times New Roman" w:cs="Times New Roman"/>
          </w:rPr>
          <w:t xml:space="preserve"> (E/M or W/O) emerge</w:t>
        </w:r>
        <w:r w:rsidR="00BE7C78" w:rsidRPr="00C9444E">
          <w:rPr>
            <w:rFonts w:ascii="Times New Roman" w:hAnsi="Times New Roman" w:cs="Times New Roman"/>
          </w:rPr>
          <w:t xml:space="preserve">. </w:t>
        </w:r>
        <w:r w:rsidR="00982196">
          <w:rPr>
            <w:rFonts w:ascii="Times New Roman" w:hAnsi="Times New Roman" w:cs="Times New Roman"/>
          </w:rPr>
          <w:t>Indeed</w:t>
        </w:r>
      </w:ins>
      <w:r w:rsidR="00BE7C78" w:rsidRPr="00C9444E">
        <w:rPr>
          <w:rFonts w:ascii="Times New Roman" w:hAnsi="Times New Roman" w:cs="Times New Roman"/>
        </w:rPr>
        <w:t xml:space="preserve">,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del w:id="282" w:author="Madeline Galbraith" w:date="2022-06-14T21:44:00Z">
        <w:r w:rsidR="00A549A5" w:rsidRPr="00C9444E">
          <w:rPr>
            <w:rFonts w:ascii="Times New Roman" w:hAnsi="Times New Roman" w:cs="Times New Roman"/>
          </w:rPr>
          <w:delText>metabolic</w:delText>
        </w:r>
      </w:del>
      <w:ins w:id="283" w:author="Madeline Galbraith" w:date="2022-06-14T21:44:00Z">
        <w:r w:rsidR="00A549A5" w:rsidRPr="00C9444E">
          <w:rPr>
            <w:rFonts w:ascii="Times New Roman" w:hAnsi="Times New Roman" w:cs="Times New Roman"/>
          </w:rPr>
          <w:t>metaboli</w:t>
        </w:r>
        <w:r w:rsidR="00982196">
          <w:rPr>
            <w:rFonts w:ascii="Times New Roman" w:hAnsi="Times New Roman" w:cs="Times New Roman"/>
          </w:rPr>
          <w:t>sm</w:t>
        </w:r>
        <w:r w:rsidR="00A549A5" w:rsidRPr="00C9444E">
          <w:rPr>
            <w:rFonts w:ascii="Times New Roman" w:hAnsi="Times New Roman" w:cs="Times New Roman"/>
          </w:rPr>
          <w:t xml:space="preserve"> </w:t>
        </w:r>
        <w:r w:rsidR="000D25AF">
          <w:rPr>
            <w:rFonts w:ascii="Times New Roman" w:hAnsi="Times New Roman" w:cs="Times New Roman"/>
          </w:rPr>
          <w:t>circuit</w:t>
        </w:r>
      </w:ins>
      <w:r w:rsidR="000D25AF">
        <w:rPr>
          <w:rFonts w:ascii="Times New Roman" w:hAnsi="Times New Roman" w:cs="Times New Roman"/>
        </w:rPr>
        <w:t xml:space="preserve"> </w:t>
      </w:r>
      <w:r w:rsidR="00A549A5" w:rsidRPr="00C9444E">
        <w:rPr>
          <w:rFonts w:ascii="Times New Roman" w:hAnsi="Times New Roman" w:cs="Times New Roman"/>
        </w:rPr>
        <w:t xml:space="preserve">or EMT </w:t>
      </w:r>
      <w:del w:id="284" w:author="Madeline Galbraith" w:date="2022-06-14T21:44:00Z">
        <w:r w:rsidR="00A549A5" w:rsidRPr="00C9444E">
          <w:rPr>
            <w:rFonts w:ascii="Times New Roman" w:hAnsi="Times New Roman" w:cs="Times New Roman"/>
          </w:rPr>
          <w:delText>circuits</w:delText>
        </w:r>
      </w:del>
      <w:ins w:id="285" w:author="Madeline Galbraith" w:date="2022-06-14T21:44:00Z">
        <w:r w:rsidR="00A549A5" w:rsidRPr="00C9444E">
          <w:rPr>
            <w:rFonts w:ascii="Times New Roman" w:hAnsi="Times New Roman" w:cs="Times New Roman"/>
          </w:rPr>
          <w:t>circuit</w:t>
        </w:r>
      </w:ins>
      <w:r w:rsidR="00A549A5" w:rsidRPr="00C9444E">
        <w:rPr>
          <w:rFonts w:ascii="Times New Roman" w:hAnsi="Times New Roman" w:cs="Times New Roman"/>
        </w:rPr>
        <w:t xml:space="preserve"> </w:t>
      </w:r>
      <w:r w:rsidR="00EA124F" w:rsidRPr="00C9444E">
        <w:rPr>
          <w:rFonts w:ascii="Times New Roman" w:hAnsi="Times New Roman" w:cs="Times New Roman"/>
        </w:rPr>
        <w:t>to gain tristability</w:t>
      </w:r>
      <w:r w:rsidR="00574DFF" w:rsidRPr="00C9444E">
        <w:rPr>
          <w:rFonts w:ascii="Times New Roman" w:hAnsi="Times New Roman" w:cs="Times New Roman"/>
        </w:rPr>
        <w:t>.</w:t>
      </w:r>
      <w:r w:rsidR="00AC5605" w:rsidRPr="00C9444E">
        <w:rPr>
          <w:rFonts w:ascii="Times New Roman" w:hAnsi="Times New Roman" w:cs="Times New Roman"/>
        </w:rPr>
        <w:t xml:space="preserve"> </w:t>
      </w:r>
      <w:r w:rsidR="00AD7F58" w:rsidRPr="00C9444E">
        <w:rPr>
          <w:rFonts w:ascii="Times New Roman" w:hAnsi="Times New Roman" w:cs="Times New Roman"/>
        </w:rPr>
        <w:t xml:space="preserve">We also </w:t>
      </w:r>
      <w:del w:id="286" w:author="Madeline Galbraith" w:date="2022-06-14T21:44:00Z">
        <w:r w:rsidR="00AD7F58" w:rsidRPr="00C9444E">
          <w:rPr>
            <w:rFonts w:ascii="Times New Roman" w:hAnsi="Times New Roman" w:cs="Times New Roman"/>
          </w:rPr>
          <w:delText xml:space="preserve">confirmed the </w:delText>
        </w:r>
        <w:r w:rsidR="00750251" w:rsidRPr="00C9444E">
          <w:rPr>
            <w:rFonts w:ascii="Times New Roman" w:hAnsi="Times New Roman" w:cs="Times New Roman"/>
          </w:rPr>
          <w:delText>roles of</w:delText>
        </w:r>
      </w:del>
      <w:ins w:id="287" w:author="Madeline Galbraith" w:date="2022-06-14T21:44:00Z">
        <w:r w:rsidR="00982196">
          <w:rPr>
            <w:rFonts w:ascii="Times New Roman" w:hAnsi="Times New Roman" w:cs="Times New Roman"/>
          </w:rPr>
          <w:t>show that previously identified</w:t>
        </w:r>
      </w:ins>
      <w:r w:rsidR="00750251" w:rsidRPr="00C9444E">
        <w:rPr>
          <w:rFonts w:ascii="Times New Roman" w:hAnsi="Times New Roman" w:cs="Times New Roman"/>
        </w:rPr>
        <w:t xml:space="preserve"> </w:t>
      </w:r>
      <w:r w:rsidR="00A95ABB" w:rsidRPr="00C9444E">
        <w:rPr>
          <w:rFonts w:ascii="Times New Roman" w:hAnsi="Times New Roman" w:cs="Times New Roman"/>
        </w:rPr>
        <w:t>phenotypic</w:t>
      </w:r>
      <w:r w:rsidR="006D0BDD" w:rsidRPr="00C9444E">
        <w:rPr>
          <w:rFonts w:ascii="Times New Roman" w:hAnsi="Times New Roman" w:cs="Times New Roman"/>
        </w:rPr>
        <w:t xml:space="preserve"> stability factors (</w:t>
      </w:r>
      <w:r w:rsidR="00AD7F58" w:rsidRPr="00C9444E">
        <w:rPr>
          <w:rFonts w:ascii="Times New Roman" w:hAnsi="Times New Roman" w:cs="Times New Roman"/>
        </w:rPr>
        <w:t>PSFs</w:t>
      </w:r>
      <w:r w:rsidR="006D0BDD" w:rsidRPr="00C9444E">
        <w:rPr>
          <w:rFonts w:ascii="Times New Roman" w:hAnsi="Times New Roman" w:cs="Times New Roman"/>
        </w:rPr>
        <w:t>)</w:t>
      </w:r>
      <w:r w:rsidR="008C0AFE" w:rsidRPr="00C9444E">
        <w:rPr>
          <w:rFonts w:ascii="Times New Roman" w:hAnsi="Times New Roman" w:cs="Times New Roman"/>
        </w:rPr>
        <w:t xml:space="preserve"> of the </w:t>
      </w:r>
      <w:del w:id="288" w:author="Madeline Galbraith" w:date="2022-06-14T21:44:00Z">
        <w:r w:rsidR="008C0AFE" w:rsidRPr="00C9444E">
          <w:rPr>
            <w:rFonts w:ascii="Times New Roman" w:hAnsi="Times New Roman" w:cs="Times New Roman"/>
          </w:rPr>
          <w:delText xml:space="preserve">hybrid </w:delText>
        </w:r>
      </w:del>
      <w:r w:rsidR="008C0AFE" w:rsidRPr="00C9444E">
        <w:rPr>
          <w:rFonts w:ascii="Times New Roman" w:hAnsi="Times New Roman" w:cs="Times New Roman"/>
        </w:rPr>
        <w:t>E/M state -</w:t>
      </w:r>
      <w:r w:rsidR="00AD7F58" w:rsidRPr="00C9444E">
        <w:rPr>
          <w:rFonts w:ascii="Times New Roman" w:hAnsi="Times New Roman" w:cs="Times New Roman"/>
        </w:rPr>
        <w:t xml:space="preserve"> GRHL2 and OVOL2 </w:t>
      </w:r>
      <w:customXmlInsRangeStart w:id="289" w:author="Madeline Galbraith" w:date="2022-06-14T21:44:00Z"/>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customXmlInsRangeEnd w:id="289"/>
          <w:customXmlDelRangeStart w:id="290" w:author="Madeline Galbraith" w:date="2022-06-14T21:44:00Z"/>
          <w:sdt>
            <w:sdtPr>
              <w:rPr>
                <w:rFonts w:ascii="Times New Roman" w:hAnsi="Times New Roman" w:cs="Times New Roman"/>
              </w:rPr>
              <w:alias w:val="SmartCite Citation"/>
              <w:tag w:val="703cb261-b0c2-4f52-8c43-8dc408bf3954:6720b20c-a1eb-49b7-bf51-acd29edfe6b8,703cb261-b0c2-4f52-8c43-8dc408bf3954:fd8d3acd-2c7c-4ffb-b986-16a6a0b8c852+"/>
              <w:id w:val="1113019731"/>
              <w:placeholder>
                <w:docPart w:val="A37D6AB81E2944038963087E4AB38FC0"/>
              </w:placeholder>
            </w:sdtPr>
            <w:sdtEndPr/>
            <w:sdtContent>
              <w:customXmlDelRangeEnd w:id="290"/>
              <w:r w:rsidR="00AE6CCC" w:rsidRPr="00AE6CCC">
                <w:rPr>
                  <w:rFonts w:ascii="Times New Roman" w:eastAsia="Times New Roman" w:hAnsi="Times New Roman" w:cs="Times New Roman"/>
                  <w:color w:val="000000"/>
                </w:rPr>
                <w:t>[14,</w:t>
              </w:r>
              <w:del w:id="291" w:author="Madeline Galbraith" w:date="2022-06-14T21:44:00Z">
                <w:r w:rsidR="004C245F" w:rsidRPr="004C245F">
                  <w:rPr>
                    <w:rFonts w:ascii="Times New Roman" w:eastAsia="Times New Roman" w:hAnsi="Times New Roman" w:cs="Times New Roman"/>
                    <w:color w:val="000000"/>
                  </w:rPr>
                  <w:delText>46]</w:delText>
                </w:r>
              </w:del>
              <w:customXmlDelRangeStart w:id="292" w:author="Madeline Galbraith" w:date="2022-06-14T21:44:00Z"/>
            </w:sdtContent>
          </w:sdt>
          <w:customXmlDelRangeEnd w:id="292"/>
          <w:ins w:id="293" w:author="Madeline Galbraith" w:date="2022-06-14T21:44:00Z">
            <w:r w:rsidR="00AE6CCC" w:rsidRPr="00AE6CCC">
              <w:rPr>
                <w:rFonts w:ascii="Times New Roman" w:eastAsia="Times New Roman" w:hAnsi="Times New Roman" w:cs="Times New Roman"/>
                <w:color w:val="000000"/>
              </w:rPr>
              <w:t>49]</w:t>
            </w:r>
          </w:ins>
          <w:customXmlInsRangeStart w:id="294" w:author="Madeline Galbraith" w:date="2022-06-14T21:44:00Z"/>
        </w:sdtContent>
      </w:sdt>
      <w:customXmlInsRangeEnd w:id="294"/>
      <w:ins w:id="295" w:author="Madeline Galbraith" w:date="2022-06-14T21:44:00Z">
        <w:r w:rsidR="00750251" w:rsidRPr="00C9444E">
          <w:rPr>
            <w:rFonts w:ascii="Times New Roman" w:hAnsi="Times New Roman" w:cs="Times New Roman"/>
          </w:rPr>
          <w:t xml:space="preserve">, </w:t>
        </w:r>
        <w:r w:rsidR="00FA29EA">
          <w:rPr>
            <w:rFonts w:ascii="Times New Roman" w:hAnsi="Times New Roman" w:cs="Times New Roman"/>
          </w:rPr>
          <w:t>not only stabilize the E/M state but also</w:t>
        </w:r>
      </w:ins>
      <w:del w:id="296" w:author="Madeline Galbraith" w:date="2022-06-14T21:44:00Z">
        <w:r w:rsidR="00750251" w:rsidRPr="00C9444E">
          <w:rPr>
            <w:rFonts w:ascii="Times New Roman" w:hAnsi="Times New Roman" w:cs="Times New Roman"/>
          </w:rPr>
          <w:delText>, which</w:delText>
        </w:r>
        <w:r w:rsidR="00AD7F58" w:rsidRPr="00C9444E">
          <w:rPr>
            <w:rFonts w:ascii="Times New Roman" w:hAnsi="Times New Roman" w:cs="Times New Roman"/>
          </w:rPr>
          <w:delText xml:space="preserve"> further</w:delText>
        </w:r>
      </w:del>
      <w:r w:rsidR="00FA29EA">
        <w:rPr>
          <w:rFonts w:ascii="Times New Roman" w:hAnsi="Times New Roman" w:cs="Times New Roman"/>
        </w:rPr>
        <w:t xml:space="preserve"> stabilized the </w:t>
      </w:r>
      <w:del w:id="297" w:author="Madeline Galbraith" w:date="2022-06-14T21:44:00Z">
        <w:r w:rsidR="009F1A19" w:rsidRPr="00C9444E">
          <w:rPr>
            <w:rFonts w:ascii="Times New Roman" w:hAnsi="Times New Roman" w:cs="Times New Roman"/>
          </w:rPr>
          <w:delText>hybrid</w:delText>
        </w:r>
        <w:r w:rsidR="00AD7F58" w:rsidRPr="00C9444E">
          <w:rPr>
            <w:rFonts w:ascii="Times New Roman" w:hAnsi="Times New Roman" w:cs="Times New Roman"/>
          </w:rPr>
          <w:delText xml:space="preserve"> </w:delText>
        </w:r>
      </w:del>
      <w:r w:rsidR="00FA29EA">
        <w:rPr>
          <w:rFonts w:ascii="Times New Roman" w:hAnsi="Times New Roman" w:cs="Times New Roman"/>
        </w:rPr>
        <w:t>E/M-W/O state</w:t>
      </w:r>
      <w:del w:id="298" w:author="Madeline Galbraith" w:date="2022-06-14T21:44:00Z">
        <w:r w:rsidR="00AD7F58" w:rsidRPr="00C9444E">
          <w:rPr>
            <w:rFonts w:ascii="Times New Roman" w:hAnsi="Times New Roman" w:cs="Times New Roman"/>
          </w:rPr>
          <w:delText xml:space="preserve"> for all sets of active crosstalks</w:delText>
        </w:r>
      </w:del>
      <w:r w:rsidR="00AD7F58" w:rsidRPr="00C9444E">
        <w:rPr>
          <w:rFonts w:ascii="Times New Roman" w:hAnsi="Times New Roman" w:cs="Times New Roman"/>
        </w:rPr>
        <w:t>.</w:t>
      </w:r>
      <w:r w:rsidR="00234813" w:rsidRPr="00C9444E">
        <w:rPr>
          <w:rFonts w:ascii="Times New Roman" w:hAnsi="Times New Roman" w:cs="Times New Roman"/>
        </w:rPr>
        <w:t xml:space="preserve"> Our results therefore suggest that a highly aggressive plastic phenotype along both the EMT and metabolic axes</w:t>
      </w:r>
      <w:r w:rsidR="00FA29EA">
        <w:rPr>
          <w:rFonts w:ascii="Times New Roman" w:hAnsi="Times New Roman" w:cs="Times New Roman"/>
        </w:rPr>
        <w:t xml:space="preserve"> </w:t>
      </w:r>
      <w:ins w:id="299" w:author="Madeline Galbraith" w:date="2022-06-14T21:44:00Z">
        <w:r w:rsidR="00FA29EA">
          <w:rPr>
            <w:rFonts w:ascii="Times New Roman" w:hAnsi="Times New Roman" w:cs="Times New Roman"/>
          </w:rPr>
          <w:t>(E/M-W/O)</w:t>
        </w:r>
        <w:r w:rsidR="00234813" w:rsidRPr="00C9444E">
          <w:rPr>
            <w:rFonts w:ascii="Times New Roman" w:hAnsi="Times New Roman" w:cs="Times New Roman"/>
          </w:rPr>
          <w:t xml:space="preserve"> </w:t>
        </w:r>
      </w:ins>
      <w:r w:rsidR="00234813" w:rsidRPr="00C9444E">
        <w:rPr>
          <w:rFonts w:ascii="Times New Roman" w:hAnsi="Times New Roman" w:cs="Times New Roman"/>
        </w:rPr>
        <w:t xml:space="preserve">is a likely choice for a subset of cancer cells and, speculatively, may </w:t>
      </w:r>
      <w:r w:rsidR="003F7A30" w:rsidRPr="00C9444E">
        <w:rPr>
          <w:rFonts w:ascii="Times New Roman" w:hAnsi="Times New Roman" w:cs="Times New Roman"/>
        </w:rPr>
        <w:t xml:space="preserve">be critical for </w:t>
      </w:r>
      <w:del w:id="300" w:author="Madeline Galbraith" w:date="2022-06-14T21:44:00Z">
        <w:r w:rsidR="003F7A30" w:rsidRPr="00C9444E">
          <w:rPr>
            <w:rFonts w:ascii="Times New Roman" w:hAnsi="Times New Roman" w:cs="Times New Roman"/>
          </w:rPr>
          <w:delText>the metastatic process</w:delText>
        </w:r>
      </w:del>
      <w:ins w:id="301" w:author="Madeline Galbraith" w:date="2022-06-14T21:44:00Z">
        <w:r w:rsidR="003F7A30" w:rsidRPr="00C9444E">
          <w:rPr>
            <w:rFonts w:ascii="Times New Roman" w:hAnsi="Times New Roman" w:cs="Times New Roman"/>
          </w:rPr>
          <w:t>metasta</w:t>
        </w:r>
        <w:r w:rsidR="000D25AF">
          <w:rPr>
            <w:rFonts w:ascii="Times New Roman" w:hAnsi="Times New Roman" w:cs="Times New Roman"/>
          </w:rPr>
          <w:t>sis</w:t>
        </w:r>
      </w:ins>
      <w:r w:rsidR="003F7A30" w:rsidRPr="00C9444E">
        <w:rPr>
          <w:rFonts w:ascii="Times New Roman" w:hAnsi="Times New Roman" w:cs="Times New Roman"/>
        </w:rPr>
        <w:t>.</w:t>
      </w:r>
    </w:p>
    <w:p w14:paraId="4CF7543D" w14:textId="2F0DB034" w:rsidR="00E469AE" w:rsidRPr="00C9444E" w:rsidRDefault="00AD7F58" w:rsidP="00651FF5">
      <w:pPr>
        <w:pStyle w:val="BodyText"/>
        <w:spacing w:line="480" w:lineRule="auto"/>
        <w:rPr>
          <w:rFonts w:ascii="Times New Roman" w:hAnsi="Times New Roman" w:cs="Times New Roman"/>
          <w:b/>
          <w:bCs/>
          <w:sz w:val="28"/>
          <w:szCs w:val="28"/>
        </w:rPr>
      </w:pPr>
      <w:bookmarkStart w:id="302" w:name="model"/>
      <w:r w:rsidRPr="00C9444E">
        <w:rPr>
          <w:rFonts w:ascii="Times New Roman" w:hAnsi="Times New Roman" w:cs="Times New Roman"/>
          <w:b/>
          <w:bCs/>
          <w:sz w:val="28"/>
          <w:szCs w:val="28"/>
        </w:rPr>
        <w:t>Model</w:t>
      </w:r>
      <w:bookmarkEnd w:id="302"/>
      <w:r w:rsidR="000915EB" w:rsidRPr="00C9444E">
        <w:rPr>
          <w:rFonts w:ascii="Times New Roman" w:hAnsi="Times New Roman" w:cs="Times New Roman"/>
          <w:b/>
          <w:bCs/>
          <w:sz w:val="28"/>
          <w:szCs w:val="28"/>
        </w:rPr>
        <w:t xml:space="preserve">: Coupling the </w:t>
      </w:r>
      <w:del w:id="303" w:author="Madeline Galbraith" w:date="2022-06-14T21:44:00Z">
        <w:r w:rsidR="000915EB" w:rsidRPr="00C9444E">
          <w:rPr>
            <w:rFonts w:ascii="Times New Roman" w:hAnsi="Times New Roman" w:cs="Times New Roman"/>
            <w:b/>
            <w:bCs/>
            <w:sz w:val="28"/>
            <w:szCs w:val="28"/>
          </w:rPr>
          <w:delText>core EMT and metabolic</w:delText>
        </w:r>
      </w:del>
      <w:ins w:id="304" w:author="Madeline Galbraith" w:date="2022-06-14T21:44:00Z">
        <w:r w:rsidR="00BA0BBA">
          <w:rPr>
            <w:rFonts w:ascii="Times New Roman" w:hAnsi="Times New Roman" w:cs="Times New Roman"/>
            <w:b/>
            <w:bCs/>
            <w:sz w:val="28"/>
            <w:szCs w:val="28"/>
          </w:rPr>
          <w:t>regulatory</w:t>
        </w:r>
      </w:ins>
      <w:r w:rsidR="00BA0BBA">
        <w:rPr>
          <w:rFonts w:ascii="Times New Roman" w:hAnsi="Times New Roman" w:cs="Times New Roman"/>
          <w:b/>
          <w:bCs/>
          <w:sz w:val="28"/>
          <w:szCs w:val="28"/>
        </w:rPr>
        <w:t xml:space="preserve"> networks</w:t>
      </w:r>
      <w:ins w:id="305" w:author="Madeline Galbraith" w:date="2022-06-14T21:44:00Z">
        <w:r w:rsidR="00BA0BBA">
          <w:rPr>
            <w:rFonts w:ascii="Times New Roman" w:hAnsi="Times New Roman" w:cs="Times New Roman"/>
            <w:b/>
            <w:bCs/>
            <w:sz w:val="28"/>
            <w:szCs w:val="28"/>
          </w:rPr>
          <w:t xml:space="preserve">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ins>
    </w:p>
    <w:p w14:paraId="038B455D" w14:textId="38FBA5E9"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lastRenderedPageBreak/>
        <w:t xml:space="preserve">While the mechanisms of EMT and cancer metabolism have been investigated individually, the crosstalk between the two circuits and how the phenotypes are correlated is still largely unknown. </w:t>
      </w:r>
      <w:del w:id="306" w:author="Madeline Galbraith" w:date="2022-06-14T21:44:00Z">
        <w:r w:rsidRPr="00C9444E">
          <w:rPr>
            <w:rFonts w:ascii="Times New Roman" w:hAnsi="Times New Roman" w:cs="Times New Roman"/>
          </w:rPr>
          <w:delText>Here</w:delText>
        </w:r>
      </w:del>
      <w:ins w:id="307" w:author="Madeline Galbraith" w:date="2022-06-14T21:44:00Z">
        <w:r w:rsidR="00681845">
          <w:rPr>
            <w:rFonts w:ascii="Times New Roman" w:hAnsi="Times New Roman" w:cs="Times New Roman"/>
          </w:rPr>
          <w:t>To decode the crosstalk between EMT and metabolism,</w:t>
        </w:r>
      </w:ins>
      <w:r w:rsidRPr="00C9444E">
        <w:rPr>
          <w:rFonts w:ascii="Times New Roman" w:hAnsi="Times New Roman" w:cs="Times New Roman"/>
        </w:rPr>
        <w:t xml:space="preserve"> we couple our previously </w:t>
      </w:r>
      <w:del w:id="308" w:author="Madeline Galbraith" w:date="2022-06-14T21:44:00Z">
        <w:r w:rsidRPr="00C9444E">
          <w:rPr>
            <w:rFonts w:ascii="Times New Roman" w:hAnsi="Times New Roman" w:cs="Times New Roman"/>
          </w:rPr>
          <w:delText>studied</w:delText>
        </w:r>
      </w:del>
      <w:ins w:id="309" w:author="Madeline Galbraith" w:date="2022-06-14T21:44:00Z">
        <w:r w:rsidR="0039761E">
          <w:rPr>
            <w:rFonts w:ascii="Times New Roman" w:hAnsi="Times New Roman" w:cs="Times New Roman"/>
          </w:rPr>
          <w:t>published</w:t>
        </w:r>
      </w:ins>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AE6CCC" w:rsidRPr="00AE6CCC">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del w:id="310" w:author="Madeline Galbraith" w:date="2022-06-14T21:44:00Z">
            <w:r w:rsidR="004C245F" w:rsidRPr="004C245F">
              <w:rPr>
                <w:rFonts w:ascii="Times New Roman" w:eastAsia="Times New Roman" w:hAnsi="Times New Roman" w:cs="Times New Roman"/>
                <w:color w:val="000000"/>
              </w:rPr>
              <w:delText>[25]</w:delText>
            </w:r>
          </w:del>
          <w:ins w:id="311" w:author="Madeline Galbraith" w:date="2022-06-14T21:44:00Z">
            <w:r w:rsidR="00AE6CCC" w:rsidRPr="00AE6CCC">
              <w:rPr>
                <w:rFonts w:ascii="Times New Roman" w:eastAsia="Times New Roman" w:hAnsi="Times New Roman" w:cs="Times New Roman"/>
                <w:color w:val="000000"/>
              </w:rPr>
              <w:t>[48]</w:t>
            </w:r>
          </w:ins>
        </w:sdtContent>
      </w:sdt>
      <w:ins w:id="312" w:author="Madeline Galbraith" w:date="2022-06-14T21:44:00Z">
        <w:r w:rsidR="0039761E">
          <w:rPr>
            <w:rFonts w:ascii="Times New Roman" w:hAnsi="Times New Roman" w:cs="Times New Roman"/>
          </w:rPr>
          <w:t xml:space="preserve"> by including the mutual regulatory links between these two circuits</w:t>
        </w:r>
      </w:ins>
      <w:r w:rsidRPr="00C9444E">
        <w:rPr>
          <w:rFonts w:ascii="Times New Roman" w:hAnsi="Times New Roman" w:cs="Times New Roman"/>
        </w:rPr>
        <w:t>; see Figure 1A for the coupled network</w:t>
      </w:r>
      <w:del w:id="313" w:author="Madeline Galbraith" w:date="2022-06-14T21:44:00Z">
        <w:r w:rsidRPr="00C9444E">
          <w:rPr>
            <w:rFonts w:ascii="Times New Roman" w:hAnsi="Times New Roman" w:cs="Times New Roman"/>
          </w:rPr>
          <w:delText>. Generally speaking, our combined model considers feedback loops that couple the two individual regulatory networks.</w:delText>
        </w:r>
      </w:del>
      <w:ins w:id="314" w:author="Madeline Galbraith" w:date="2022-06-14T21:44:00Z">
        <w:r w:rsidR="0039761E">
          <w:rPr>
            <w:rFonts w:ascii="Times New Roman" w:hAnsi="Times New Roman" w:cs="Times New Roman"/>
          </w:rPr>
          <w:t xml:space="preserve"> and see SI for details for each of the crosstalks</w:t>
        </w:r>
        <w:r w:rsidR="00730DAB">
          <w:rPr>
            <w:rFonts w:ascii="Times New Roman" w:hAnsi="Times New Roman" w:cs="Times New Roman"/>
          </w:rPr>
          <w:t xml:space="preserve"> (Table S5)</w:t>
        </w:r>
        <w:r w:rsidRPr="00C9444E">
          <w:rPr>
            <w:rFonts w:ascii="Times New Roman" w:hAnsi="Times New Roman" w:cs="Times New Roman"/>
          </w:rPr>
          <w:t>.</w:t>
        </w:r>
      </w:ins>
      <w:r w:rsidRPr="00C9444E">
        <w:rPr>
          <w:rFonts w:ascii="Times New Roman" w:hAnsi="Times New Roman" w:cs="Times New Roman"/>
        </w:rPr>
        <w:t xml:space="preserve"> The crosstalk between the EMT circuit and the metabolism circuit </w:t>
      </w:r>
      <w:del w:id="315" w:author="Madeline Galbraith" w:date="2022-06-14T21:44:00Z">
        <w:r w:rsidRPr="00C9444E">
          <w:rPr>
            <w:rFonts w:ascii="Times New Roman" w:hAnsi="Times New Roman" w:cs="Times New Roman"/>
          </w:rPr>
          <w:delText>is either</w:delText>
        </w:r>
      </w:del>
      <w:ins w:id="316" w:author="Madeline Galbraith" w:date="2022-06-14T21:44:00Z">
        <w:r w:rsidR="007D7565">
          <w:rPr>
            <w:rFonts w:ascii="Times New Roman" w:hAnsi="Times New Roman" w:cs="Times New Roman"/>
          </w:rPr>
          <w:t>can be</w:t>
        </w:r>
      </w:ins>
      <w:r w:rsidRPr="00C9444E">
        <w:rPr>
          <w:rFonts w:ascii="Times New Roman" w:hAnsi="Times New Roman" w:cs="Times New Roman"/>
        </w:rPr>
        <w:t xml:space="preserve"> direct </w:t>
      </w:r>
      <w:ins w:id="317" w:author="Madeline Galbraith" w:date="2022-06-14T21:44:00Z">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ins>
      <w:r w:rsidRPr="00C9444E">
        <w:rPr>
          <w:rFonts w:ascii="Times New Roman" w:hAnsi="Times New Roman" w:cs="Times New Roman"/>
        </w:rPr>
        <w:t>or indirect</w:t>
      </w:r>
      <w:del w:id="318" w:author="Madeline Galbraith" w:date="2022-06-14T21:44:00Z">
        <w:r w:rsidRPr="00C9444E">
          <w:rPr>
            <w:rFonts w:ascii="Times New Roman" w:hAnsi="Times New Roman" w:cs="Times New Roman"/>
          </w:rPr>
          <w:delText>,</w:delText>
        </w:r>
      </w:del>
      <w:ins w:id="319" w:author="Madeline Galbraith" w:date="2022-06-14T21:44:00Z">
        <w:r w:rsidR="007D7565">
          <w:rPr>
            <w:rFonts w:ascii="Times New Roman" w:hAnsi="Times New Roman" w:cs="Times New Roman"/>
          </w:rPr>
          <w:t xml:space="preserve"> (e.g., </w:t>
        </w:r>
      </w:ins>
      <m:oMath>
        <m:sSub>
          <m:sSubPr>
            <m:ctrlPr>
              <w:ins w:id="320" w:author="Madeline Galbraith" w:date="2022-06-14T21:44:00Z">
                <w:rPr>
                  <w:rFonts w:ascii="Cambria Math" w:hAnsi="Cambria Math" w:cs="Times New Roman"/>
                </w:rPr>
              </w:ins>
            </m:ctrlPr>
          </m:sSubPr>
          <m:e>
            <m:r>
              <w:ins w:id="321" w:author="Madeline Galbraith" w:date="2022-06-14T21:44:00Z">
                <w:rPr>
                  <w:rFonts w:ascii="Cambria Math" w:hAnsi="Cambria Math" w:cs="Times New Roman"/>
                </w:rPr>
                <m:t>μ</m:t>
              </w:ins>
            </m:r>
          </m:e>
          <m:sub>
            <m:r>
              <w:ins w:id="322" w:author="Madeline Galbraith" w:date="2022-06-14T21:44:00Z">
                <w:rPr>
                  <w:rFonts w:ascii="Cambria Math" w:hAnsi="Cambria Math" w:cs="Times New Roman"/>
                </w:rPr>
                <m:t>34</m:t>
              </w:ins>
            </m:r>
          </m:sub>
        </m:sSub>
      </m:oMath>
      <w:ins w:id="323" w:author="Madeline Galbraith" w:date="2022-06-14T21:44:00Z">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w:t>
        </w:r>
      </w:ins>
      <w:r w:rsidRPr="00C9444E">
        <w:rPr>
          <w:rFonts w:ascii="Times New Roman" w:hAnsi="Times New Roman" w:cs="Times New Roman"/>
        </w:rPr>
        <w:t xml:space="preserve">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del w:id="324" w:author="Madeline Galbraith" w:date="2022-06-14T21:44:00Z">
        <w:r w:rsidR="00AF0EA3" w:rsidRPr="00C9444E">
          <w:rPr>
            <w:rFonts w:ascii="Times New Roman" w:hAnsi="Times New Roman" w:cs="Times New Roman"/>
          </w:rPr>
          <w:delText>. One</w:delText>
        </w:r>
      </w:del>
      <w:ins w:id="325" w:author="Madeline Galbraith" w:date="2022-06-14T21:44:00Z">
        <w:r w:rsidR="00BA4A03">
          <w:rPr>
            <w:rFonts w:ascii="Times New Roman" w:hAnsi="Times New Roman" w:cs="Times New Roman"/>
          </w:rPr>
          <w:t xml:space="preserve"> on the coupling of different EMT and metabolism states</w:t>
        </w:r>
        <w:r w:rsidR="00AF0EA3" w:rsidRPr="00C9444E">
          <w:rPr>
            <w:rFonts w:ascii="Times New Roman" w:hAnsi="Times New Roman" w:cs="Times New Roman"/>
          </w:rPr>
          <w:t xml:space="preserve">. </w:t>
        </w:r>
        <w:r w:rsidR="004645A4">
          <w:rPr>
            <w:rFonts w:ascii="Times New Roman" w:hAnsi="Times New Roman" w:cs="Times New Roman"/>
          </w:rPr>
          <w:t>Then we ask an interesting</w:t>
        </w:r>
      </w:ins>
      <w:r w:rsidR="00AF0EA3" w:rsidRPr="00C9444E">
        <w:rPr>
          <w:rFonts w:ascii="Times New Roman" w:hAnsi="Times New Roman" w:cs="Times New Roman"/>
        </w:rPr>
        <w:t xml:space="preserve"> question </w:t>
      </w:r>
      <w:del w:id="326" w:author="Madeline Galbraith" w:date="2022-06-14T21:44:00Z">
        <w:r w:rsidR="00AF0EA3" w:rsidRPr="00C9444E">
          <w:rPr>
            <w:rFonts w:ascii="Times New Roman" w:hAnsi="Times New Roman" w:cs="Times New Roman"/>
          </w:rPr>
          <w:delText xml:space="preserve">of interest is </w:delText>
        </w:r>
      </w:del>
      <w:r w:rsidR="00AF0EA3" w:rsidRPr="00C9444E">
        <w:rPr>
          <w:rFonts w:ascii="Times New Roman" w:hAnsi="Times New Roman" w:cs="Times New Roman"/>
        </w:rPr>
        <w:t xml:space="preserve">whether </w:t>
      </w:r>
      <w:del w:id="327" w:author="Madeline Galbraith" w:date="2022-06-14T21:44:00Z">
        <w:r w:rsidR="00AF0EA3" w:rsidRPr="00C9444E">
          <w:rPr>
            <w:rFonts w:ascii="Times New Roman" w:hAnsi="Times New Roman" w:cs="Times New Roman"/>
          </w:rPr>
          <w:delText>these</w:delText>
        </w:r>
      </w:del>
      <w:ins w:id="328" w:author="Madeline Galbraith" w:date="2022-06-14T21:44:00Z">
        <w:r w:rsidR="00AF0EA3" w:rsidRPr="00C9444E">
          <w:rPr>
            <w:rFonts w:ascii="Times New Roman" w:hAnsi="Times New Roman" w:cs="Times New Roman"/>
          </w:rPr>
          <w:t>the</w:t>
        </w:r>
      </w:ins>
      <w:r w:rsidR="00AF0EA3" w:rsidRPr="00C9444E">
        <w:rPr>
          <w:rFonts w:ascii="Times New Roman" w:hAnsi="Times New Roman" w:cs="Times New Roman"/>
        </w:rPr>
        <w:t xml:space="preserve"> crosstalks</w:t>
      </w:r>
      <w:r w:rsidR="004645A4">
        <w:rPr>
          <w:rFonts w:ascii="Times New Roman" w:hAnsi="Times New Roman" w:cs="Times New Roman"/>
        </w:rPr>
        <w:t xml:space="preserve"> </w:t>
      </w:r>
      <w:del w:id="329" w:author="Madeline Galbraith" w:date="2022-06-14T21:44:00Z">
        <w:r w:rsidR="00AF0EA3" w:rsidRPr="00C9444E">
          <w:rPr>
            <w:rFonts w:ascii="Times New Roman" w:hAnsi="Times New Roman" w:cs="Times New Roman"/>
          </w:rPr>
          <w:delText>are sufficient</w:delText>
        </w:r>
      </w:del>
      <w:ins w:id="330" w:author="Madeline Galbraith" w:date="2022-06-14T21:44:00Z">
        <w:r w:rsidR="004645A4">
          <w:rPr>
            <w:rFonts w:ascii="Times New Roman" w:hAnsi="Times New Roman" w:cs="Times New Roman"/>
          </w:rPr>
          <w:t>contributed</w:t>
        </w:r>
      </w:ins>
      <w:r w:rsidR="004645A4">
        <w:rPr>
          <w:rFonts w:ascii="Times New Roman" w:hAnsi="Times New Roman" w:cs="Times New Roman"/>
        </w:rPr>
        <w:t xml:space="preserve"> to </w:t>
      </w:r>
      <w:del w:id="331" w:author="Madeline Galbraith" w:date="2022-06-14T21:44:00Z">
        <w:r w:rsidR="00AF0EA3" w:rsidRPr="00C9444E">
          <w:rPr>
            <w:rFonts w:ascii="Times New Roman" w:hAnsi="Times New Roman" w:cs="Times New Roman"/>
          </w:rPr>
          <w:delText>generate</w:delText>
        </w:r>
      </w:del>
      <w:ins w:id="332" w:author="Madeline Galbraith" w:date="2022-06-14T21:44:00Z">
        <w:r w:rsidR="004645A4">
          <w:rPr>
            <w:rFonts w:ascii="Times New Roman" w:hAnsi="Times New Roman" w:cs="Times New Roman"/>
          </w:rPr>
          <w:t>the emergence of the</w:t>
        </w:r>
      </w:ins>
      <w:r w:rsidR="00AF0EA3" w:rsidRPr="00C9444E">
        <w:rPr>
          <w:rFonts w:ascii="Times New Roman" w:hAnsi="Times New Roman" w:cs="Times New Roman"/>
        </w:rPr>
        <w:t xml:space="preserve"> hybrid states. Lastly, we evaluate the role of </w:t>
      </w:r>
      <w:ins w:id="333" w:author="Madeline Galbraith" w:date="2022-06-14T21:44:00Z">
        <w:r w:rsidR="00AB0B7C">
          <w:rPr>
            <w:rFonts w:ascii="Times New Roman" w:hAnsi="Times New Roman" w:cs="Times New Roman"/>
          </w:rPr>
          <w:t xml:space="preserve">the </w:t>
        </w:r>
      </w:ins>
      <w:r w:rsidR="00AF0EA3" w:rsidRPr="00C9444E">
        <w:rPr>
          <w:rFonts w:ascii="Times New Roman" w:hAnsi="Times New Roman" w:cs="Times New Roman"/>
        </w:rPr>
        <w:t>PSFs</w:t>
      </w:r>
      <w:r w:rsidR="00AB0B7C">
        <w:rPr>
          <w:rFonts w:ascii="Times New Roman" w:hAnsi="Times New Roman" w:cs="Times New Roman"/>
        </w:rPr>
        <w:t xml:space="preserve"> </w:t>
      </w:r>
      <w:ins w:id="334" w:author="Madeline Galbraith" w:date="2022-06-14T21:44:00Z">
        <w:r w:rsidR="00AB0B7C">
          <w:rPr>
            <w:rFonts w:ascii="Times New Roman" w:hAnsi="Times New Roman" w:cs="Times New Roman"/>
          </w:rPr>
          <w:t>of E/M,</w:t>
        </w:r>
        <w:r w:rsidR="00AF0EA3" w:rsidRPr="00C9444E">
          <w:rPr>
            <w:rFonts w:ascii="Times New Roman" w:hAnsi="Times New Roman" w:cs="Times New Roman"/>
          </w:rPr>
          <w:t xml:space="preserve"> </w:t>
        </w:r>
      </w:ins>
      <w:r w:rsidR="00AF0EA3" w:rsidRPr="00C9444E">
        <w:rPr>
          <w:rFonts w:ascii="Times New Roman" w:hAnsi="Times New Roman" w:cs="Times New Roman"/>
        </w:rPr>
        <w:t>OVOL and GRHL2</w:t>
      </w:r>
      <w:del w:id="335" w:author="Madeline Galbraith" w:date="2022-06-14T21:44:00Z">
        <w:r w:rsidR="00AF0EA3" w:rsidRPr="00C9444E">
          <w:rPr>
            <w:rFonts w:ascii="Times New Roman" w:hAnsi="Times New Roman" w:cs="Times New Roman"/>
          </w:rPr>
          <w:delText xml:space="preserve"> to investigate their effect </w:delText>
        </w:r>
      </w:del>
      <w:ins w:id="336" w:author="Madeline Galbraith" w:date="2022-06-14T21:44:00Z">
        <w:r w:rsidR="00AB0B7C">
          <w:rPr>
            <w:rFonts w:ascii="Times New Roman" w:hAnsi="Times New Roman" w:cs="Times New Roman"/>
          </w:rPr>
          <w:t>,</w:t>
        </w:r>
      </w:ins>
      <w:r w:rsidR="00AF0EA3" w:rsidRPr="00C9444E">
        <w:rPr>
          <w:rFonts w:ascii="Times New Roman" w:hAnsi="Times New Roman" w:cs="Times New Roman"/>
        </w:rPr>
        <w:t>on the stability of the E/M-W/O state.</w:t>
      </w:r>
    </w:p>
    <w:p w14:paraId="13BC8457" w14:textId="31CC60AE"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w:t>
      </w:r>
      <w:ins w:id="337" w:author="Madeline Galbraith" w:date="2022-06-14T21:44:00Z">
        <w:r w:rsidR="00BF3587">
          <w:rPr>
            <w:rFonts w:ascii="Times New Roman" w:hAnsi="Times New Roman" w:cs="Times New Roman"/>
          </w:rPr>
          <w:t>EMT-inducing</w:t>
        </w:r>
        <w:r w:rsidRPr="00C9444E">
          <w:rPr>
            <w:rFonts w:ascii="Times New Roman" w:hAnsi="Times New Roman" w:cs="Times New Roman"/>
          </w:rPr>
          <w:t xml:space="preserve"> </w:t>
        </w:r>
      </w:ins>
      <w:r w:rsidRPr="00C9444E">
        <w:rPr>
          <w:rFonts w:ascii="Times New Roman" w:hAnsi="Times New Roman" w:cs="Times New Roman"/>
        </w:rPr>
        <w:t>transcription factors (</w:t>
      </w:r>
      <w:ins w:id="338" w:author="Madeline Galbraith" w:date="2022-06-14T21:44:00Z">
        <w:r w:rsidR="00BF3587">
          <w:rPr>
            <w:rFonts w:ascii="Times New Roman" w:hAnsi="Times New Roman" w:cs="Times New Roman"/>
          </w:rPr>
          <w:t>EMT-</w:t>
        </w:r>
      </w:ins>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w:t>
      </w:r>
      <w:del w:id="339" w:author="Madeline Galbraith" w:date="2022-06-14T21:44:00Z">
        <w:r w:rsidR="00063789" w:rsidRPr="00C9444E">
          <w:rPr>
            <w:rFonts w:ascii="Times New Roman" w:hAnsi="Times New Roman" w:cs="Times New Roman"/>
          </w:rPr>
          <w:delText>translation-</w:delText>
        </w:r>
      </w:del>
      <w:r w:rsidR="00046573">
        <w:rPr>
          <w:rFonts w:ascii="Times New Roman" w:hAnsi="Times New Roman" w:cs="Times New Roman"/>
        </w:rPr>
        <w:t>t</w:t>
      </w:r>
      <w:r w:rsidR="00063789" w:rsidRPr="00C9444E">
        <w:rPr>
          <w:rFonts w:ascii="Times New Roman" w:hAnsi="Times New Roman" w:cs="Times New Roman"/>
        </w:rPr>
        <w:t>ranscription</w:t>
      </w:r>
      <w:ins w:id="340" w:author="Madeline Galbraith" w:date="2022-06-14T21:44:00Z">
        <w:r w:rsidR="00BF3587">
          <w:rPr>
            <w:rFonts w:ascii="Times New Roman" w:hAnsi="Times New Roman" w:cs="Times New Roman"/>
          </w:rPr>
          <w:t>-</w:t>
        </w:r>
        <w:r w:rsidR="00BF3587" w:rsidRPr="00C9444E">
          <w:rPr>
            <w:rFonts w:ascii="Times New Roman" w:hAnsi="Times New Roman" w:cs="Times New Roman"/>
          </w:rPr>
          <w:t>translation</w:t>
        </w:r>
      </w:ins>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AE6CCC" w:rsidRPr="00AE6CCC">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del w:id="341" w:author="Madeline Galbraith" w:date="2022-06-14T21:44:00Z">
        <w:r w:rsidR="00361645" w:rsidRPr="00C9444E">
          <w:rPr>
            <w:rFonts w:ascii="Times New Roman" w:hAnsi="Times New Roman" w:cs="Times New Roman"/>
          </w:rPr>
          <w:delText>,</w:delText>
        </w:r>
      </w:del>
      <w:ins w:id="342" w:author="Madeline Galbraith" w:date="2022-06-14T21:44:00Z">
        <w:r w:rsidR="00523B29">
          <w:rPr>
            <w:rFonts w:ascii="Times New Roman" w:hAnsi="Times New Roman" w:cs="Times New Roman"/>
          </w:rPr>
          <w:t xml:space="preserve"> consisting of one microRNA (u)</w:t>
        </w:r>
        <w:r w:rsidR="00361645" w:rsidRPr="00C9444E">
          <w:rPr>
            <w:rFonts w:ascii="Times New Roman" w:hAnsi="Times New Roman" w:cs="Times New Roman"/>
          </w:rPr>
          <w:t xml:space="preserve"> </w:t>
        </w:r>
        <w:r w:rsidR="00523B29">
          <w:rPr>
            <w:rFonts w:ascii="Times New Roman" w:hAnsi="Times New Roman" w:cs="Times New Roman"/>
          </w:rPr>
          <w:t>and one TF (RNA m, protein B),</w:t>
        </w:r>
      </w:ins>
      <w:r w:rsidR="00523B29">
        <w:rPr>
          <w:rFonts w:ascii="Times New Roman" w:hAnsi="Times New Roman" w:cs="Times New Roman"/>
        </w:rPr>
        <w:t xml:space="preserve"> </w:t>
      </w:r>
      <w:r w:rsidR="00361645" w:rsidRPr="00C9444E">
        <w:rPr>
          <w:rFonts w:ascii="Times New Roman" w:hAnsi="Times New Roman" w:cs="Times New Roman"/>
        </w:rPr>
        <w:t xml:space="preserve">the binding/unbinding dynamics are given by </w:t>
      </w:r>
    </w:p>
    <w:p w14:paraId="5ED71536" w14:textId="2C6C5954" w:rsidR="00627954" w:rsidRPr="00C9444E" w:rsidRDefault="00255F3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255F3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255F3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5A1D2FE3"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w:t>
      </w:r>
      <w:ins w:id="343" w:author="Madeline Galbraith" w:date="2022-06-14T21:44:00Z">
        <w:r w:rsidR="00523B29">
          <w:rPr>
            <w:rFonts w:ascii="Times New Roman" w:hAnsi="Times New Roman" w:cs="Times New Roman"/>
          </w:rPr>
          <w:t>transcriptional</w:t>
        </w:r>
        <w:r w:rsidR="003B389D" w:rsidRPr="00C9444E">
          <w:rPr>
            <w:rFonts w:ascii="Times New Roman" w:hAnsi="Times New Roman" w:cs="Times New Roman"/>
          </w:rPr>
          <w:t xml:space="preserve"> </w:t>
        </w:r>
      </w:ins>
      <w:r w:rsidR="003B389D" w:rsidRPr="00C9444E">
        <w:rPr>
          <w:rFonts w:ascii="Times New Roman" w:hAnsi="Times New Roman" w:cs="Times New Roman"/>
        </w:rPr>
        <w:t xml:space="preserve">activation and inhibition </w:t>
      </w:r>
      <w:del w:id="344" w:author="Madeline Galbraith" w:date="2022-06-14T21:44:00Z">
        <w:r w:rsidR="003B389D" w:rsidRPr="00C9444E">
          <w:rPr>
            <w:rFonts w:ascii="Times New Roman" w:hAnsi="Times New Roman" w:cs="Times New Roman"/>
          </w:rPr>
          <w:delText>of</w:delText>
        </w:r>
      </w:del>
      <w:ins w:id="345" w:author="Madeline Galbraith" w:date="2022-06-14T21:44:00Z">
        <w:r w:rsidR="00121F49">
          <w:rPr>
            <w:rFonts w:ascii="Times New Roman" w:hAnsi="Times New Roman" w:cs="Times New Roman"/>
          </w:rPr>
          <w:t>by</w:t>
        </w:r>
      </w:ins>
      <w:r w:rsidR="003B389D" w:rsidRPr="00C9444E">
        <w:rPr>
          <w:rFonts w:ascii="Times New Roman" w:hAnsi="Times New Roman" w:cs="Times New Roman"/>
        </w:rPr>
        <w:t xml:space="preserve">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del w:id="346" w:author="Madeline Galbraith" w:date="2022-06-14T21:44:00Z">
            <w:r w:rsidR="004C245F" w:rsidRPr="004C245F">
              <w:rPr>
                <w:rFonts w:ascii="Times New Roman" w:eastAsia="Times New Roman" w:hAnsi="Times New Roman" w:cs="Times New Roman"/>
                <w:color w:val="000000"/>
              </w:rPr>
              <w:delText>[47]</w:delText>
            </w:r>
          </w:del>
          <w:ins w:id="347" w:author="Madeline Galbraith" w:date="2022-06-14T21:44:00Z">
            <w:r w:rsidR="00AE6CCC" w:rsidRPr="00AE6CCC">
              <w:rPr>
                <w:rFonts w:ascii="Times New Roman" w:eastAsia="Times New Roman" w:hAnsi="Times New Roman" w:cs="Times New Roman"/>
                <w:color w:val="000000"/>
              </w:rPr>
              <w:t>[50]</w:t>
            </w:r>
          </w:ins>
        </w:sdtContent>
      </w:sdt>
      <w:ins w:id="348" w:author="Madeline Galbraith" w:date="2022-06-14T21:44:00Z">
        <w:r w:rsidR="0036022C">
          <w:rPr>
            <w:rFonts w:ascii="Times New Roman" w:hAnsi="Times New Roman" w:cs="Times New Roman"/>
          </w:rPr>
          <w:t xml:space="preserve"> which is defined shown below</w:t>
        </w:r>
      </w:ins>
      <w:r w:rsidR="00E74A95" w:rsidRPr="00C9444E">
        <w:rPr>
          <w:rFonts w:ascii="Times New Roman" w:hAnsi="Times New Roman" w:cs="Times New Roman"/>
        </w:rPr>
        <w:t>,</w:t>
      </w:r>
    </w:p>
    <w:p w14:paraId="026C0A63" w14:textId="35F1099E"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1657F7AC" w14:textId="34DC8A01" w:rsidR="004F0ADB" w:rsidRPr="00C9444E" w:rsidRDefault="00E74A95" w:rsidP="00944149">
      <w:pPr>
        <w:pStyle w:val="BodyText"/>
        <w:spacing w:line="480" w:lineRule="auto"/>
        <w:rPr>
          <w:rFonts w:ascii="Times New Roman" w:hAnsi="Times New Roman" w:cs="Times New Roman"/>
        </w:rPr>
      </w:pPr>
      <w:del w:id="349" w:author="Madeline Galbraith" w:date="2022-06-14T21:44:00Z">
        <w:r w:rsidRPr="00C9444E">
          <w:rPr>
            <w:rFonts w:ascii="Times New Roman" w:hAnsi="Times New Roman" w:cs="Times New Roman"/>
          </w:rPr>
          <w:delText>Onc</w:delText>
        </w:r>
        <w:r w:rsidR="003B389D" w:rsidRPr="00C9444E">
          <w:rPr>
            <w:rFonts w:ascii="Times New Roman" w:hAnsi="Times New Roman" w:cs="Times New Roman"/>
          </w:rPr>
          <w:delText xml:space="preserve">e the threshold of the regulator </w:delText>
        </w:r>
        <w:r w:rsidRPr="00C9444E">
          <w:rPr>
            <w:rFonts w:ascii="Times New Roman" w:hAnsi="Times New Roman" w:cs="Times New Roman"/>
          </w:rPr>
          <w:delText>(X</w:delText>
        </w:r>
        <w:r w:rsidRPr="00C9444E">
          <w:rPr>
            <w:rFonts w:ascii="Times New Roman" w:hAnsi="Times New Roman" w:cs="Times New Roman"/>
            <w:vertAlign w:val="subscript"/>
          </w:rPr>
          <w:delText>0</w:delText>
        </w:r>
        <w:r w:rsidRPr="00C9444E">
          <w:rPr>
            <w:rFonts w:ascii="Times New Roman" w:hAnsi="Times New Roman" w:cs="Times New Roman"/>
          </w:rPr>
          <w:delText xml:space="preserve">) </w:delText>
        </w:r>
        <w:r w:rsidR="003B389D" w:rsidRPr="00C9444E">
          <w:rPr>
            <w:rFonts w:ascii="Times New Roman" w:hAnsi="Times New Roman" w:cs="Times New Roman"/>
          </w:rPr>
          <w:delText>is achieved, the</w:delText>
        </w:r>
      </w:del>
      <w:ins w:id="350" w:author="Madeline Galbraith" w:date="2022-06-14T21:44:00Z">
        <w:r w:rsidR="0034134A">
          <w:rPr>
            <w:rFonts w:ascii="Times New Roman" w:hAnsi="Times New Roman" w:cs="Times New Roman"/>
          </w:rPr>
          <w:t>T</w:t>
        </w:r>
        <w:r w:rsidR="003B389D" w:rsidRPr="00C9444E">
          <w:rPr>
            <w:rFonts w:ascii="Times New Roman" w:hAnsi="Times New Roman" w:cs="Times New Roman"/>
          </w:rPr>
          <w:t>he</w:t>
        </w:r>
      </w:ins>
      <w:r w:rsidR="003B389D" w:rsidRPr="00C9444E">
        <w:rPr>
          <w:rFonts w:ascii="Times New Roman" w:hAnsi="Times New Roman" w:cs="Times New Roman"/>
        </w:rPr>
        <w:t xml:space="preserv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ins w:id="351" w:author="Madeline Galbraith" w:date="2022-06-14T21:44:00Z">
        <w:r w:rsidR="00903B41">
          <w:rPr>
            <w:rFonts w:ascii="Times New Roman" w:eastAsiaTheme="minorEastAsia" w:hAnsi="Times New Roman" w:cs="Times New Roman"/>
          </w:rPr>
          <w:t>0=&lt;</w:t>
        </w:r>
      </w:ins>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w:t>
      </w:r>
      <w:del w:id="352" w:author="Madeline Galbraith" w:date="2022-06-14T21:44:00Z">
        <w:r w:rsidR="003B389D" w:rsidRPr="00C9444E">
          <w:rPr>
            <w:rFonts w:ascii="Times New Roman" w:hAnsi="Times New Roman" w:cs="Times New Roman"/>
          </w:rPr>
          <w:delText>S</w:delText>
        </w:r>
        <w:r w:rsidR="009C5268" w:rsidRPr="00C9444E">
          <w:rPr>
            <w:rFonts w:ascii="Times New Roman" w:hAnsi="Times New Roman" w:cs="Times New Roman"/>
          </w:rPr>
          <w:delText>3</w:delText>
        </w:r>
        <w:r w:rsidR="003B389D" w:rsidRPr="00C9444E">
          <w:rPr>
            <w:rFonts w:ascii="Times New Roman" w:hAnsi="Times New Roman" w:cs="Times New Roman"/>
          </w:rPr>
          <w:delText>).</w:delText>
        </w:r>
      </w:del>
      <w:ins w:id="353" w:author="Madeline Galbraith" w:date="2022-06-14T21:44:00Z">
        <w:r w:rsidR="003B389D" w:rsidRPr="00C9444E">
          <w:rPr>
            <w:rFonts w:ascii="Times New Roman" w:hAnsi="Times New Roman" w:cs="Times New Roman"/>
          </w:rPr>
          <w:t>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occurs when Λ=1 </w:t>
        </w:r>
        <w:r w:rsidR="00492FB3">
          <w:rPr>
            <w:rFonts w:ascii="Times New Roman" w:hAnsi="Times New Roman" w:cs="Times New Roman"/>
          </w:rPr>
          <w:t>(λ=1)</w:t>
        </w:r>
        <w:r w:rsidR="00397B68">
          <w:rPr>
            <w:rFonts w:ascii="Times New Roman" w:hAnsi="Times New Roman" w:cs="Times New Roman"/>
          </w:rPr>
          <w:t>.</w:t>
        </w:r>
      </w:ins>
      <w:r w:rsidR="006C3818" w:rsidRPr="00C9444E">
        <w:rPr>
          <w:rFonts w:ascii="Times New Roman" w:hAnsi="Times New Roman" w:cs="Times New Roman"/>
        </w:rPr>
        <w:t xml:space="preserve"> P</w:t>
      </w:r>
      <w:r w:rsidR="00063789" w:rsidRPr="00C9444E">
        <w:rPr>
          <w:rFonts w:ascii="Times New Roman" w:hAnsi="Times New Roman" w:cs="Times New Roman"/>
        </w:rPr>
        <w:t xml:space="preserve">revious investigation of the core EMT network by Lu and collaborators </w:t>
      </w:r>
      <w:del w:id="354" w:author="Madeline Galbraith" w:date="2022-06-14T21:44:00Z">
        <w:r w:rsidR="00063789" w:rsidRPr="00C9444E">
          <w:rPr>
            <w:rFonts w:ascii="Times New Roman" w:hAnsi="Times New Roman" w:cs="Times New Roman"/>
          </w:rPr>
          <w:delText>examined sub-modules of the network and various parameter ranges.</w:delText>
        </w:r>
        <w:r w:rsidR="00024146" w:rsidRPr="00C9444E">
          <w:rPr>
            <w:rFonts w:ascii="Times New Roman" w:hAnsi="Times New Roman" w:cs="Times New Roman"/>
          </w:rPr>
          <w:delText xml:space="preserve"> They</w:delText>
        </w:r>
        <w:r w:rsidR="00E3507E" w:rsidRPr="00C9444E">
          <w:rPr>
            <w:rFonts w:ascii="Times New Roman" w:hAnsi="Times New Roman" w:cs="Times New Roman"/>
          </w:rPr>
          <w:delText xml:space="preserve"> determined the mi</w:delText>
        </w:r>
        <w:r w:rsidR="00240011" w:rsidRPr="00C9444E">
          <w:rPr>
            <w:rFonts w:ascii="Times New Roman" w:hAnsi="Times New Roman" w:cs="Times New Roman"/>
          </w:rPr>
          <w:delText>R</w:delText>
        </w:r>
        <w:r w:rsidR="00E3507E" w:rsidRPr="00C9444E">
          <w:rPr>
            <w:rFonts w:ascii="Times New Roman" w:hAnsi="Times New Roman" w:cs="Times New Roman"/>
          </w:rPr>
          <w:delText>-200/</w:delText>
        </w:r>
      </w:del>
      <w:ins w:id="355" w:author="Madeline Galbraith" w:date="2022-06-14T21:44:00Z">
        <w:r w:rsidR="00174B40">
          <w:rPr>
            <w:rFonts w:ascii="Times New Roman" w:hAnsi="Times New Roman" w:cs="Times New Roman"/>
          </w:rPr>
          <w:t>showed that</w:t>
        </w:r>
        <w:r w:rsidR="00E3507E" w:rsidRPr="00C9444E">
          <w:rPr>
            <w:rFonts w:ascii="Times New Roman" w:hAnsi="Times New Roman" w:cs="Times New Roman"/>
          </w:rPr>
          <w:t xml:space="preserve"> the </w:t>
        </w:r>
      </w:ins>
      <m:oMath>
        <m:sSub>
          <m:sSubPr>
            <m:ctrlPr>
              <w:ins w:id="356" w:author="Madeline Galbraith" w:date="2022-06-14T21:44:00Z">
                <w:rPr>
                  <w:rFonts w:ascii="Cambria Math" w:hAnsi="Cambria Math" w:cs="Times New Roman"/>
                </w:rPr>
              </w:ins>
            </m:ctrlPr>
          </m:sSubPr>
          <m:e>
            <m:r>
              <w:ins w:id="357" w:author="Madeline Galbraith" w:date="2022-06-14T21:44:00Z">
                <w:rPr>
                  <w:rFonts w:ascii="Cambria Math" w:hAnsi="Cambria Math" w:cs="Times New Roman"/>
                </w:rPr>
                <m:t>μ</m:t>
              </w:ins>
            </m:r>
          </m:e>
          <m:sub>
            <m:r>
              <w:ins w:id="358" w:author="Madeline Galbraith" w:date="2022-06-14T21:44:00Z">
                <w:rPr>
                  <w:rFonts w:ascii="Cambria Math" w:hAnsi="Cambria Math" w:cs="Times New Roman"/>
                </w:rPr>
                <m:t>200</m:t>
              </w:ins>
            </m:r>
          </m:sub>
        </m:sSub>
      </m:oMath>
      <w:ins w:id="359" w:author="Madeline Galbraith" w:date="2022-06-14T21:44:00Z">
        <w:r w:rsidR="00E3507E" w:rsidRPr="00C9444E">
          <w:rPr>
            <w:rFonts w:ascii="Times New Roman" w:hAnsi="Times New Roman" w:cs="Times New Roman"/>
          </w:rPr>
          <w:t>/</w:t>
        </w:r>
      </w:ins>
      <w:r w:rsidR="00E3507E" w:rsidRPr="00C9444E">
        <w:rPr>
          <w:rFonts w:ascii="Times New Roman" w:hAnsi="Times New Roman" w:cs="Times New Roman"/>
        </w:rPr>
        <w:t>ZEB module was responsible for the</w:t>
      </w:r>
      <w:r w:rsidR="004F5CA6">
        <w:rPr>
          <w:rFonts w:ascii="Times New Roman" w:hAnsi="Times New Roman" w:cs="Times New Roman"/>
        </w:rPr>
        <w:t xml:space="preserve"> </w:t>
      </w:r>
      <w:ins w:id="360" w:author="Madeline Galbraith" w:date="2022-06-14T21:44:00Z">
        <w:r w:rsidR="004F5CA6">
          <w:rPr>
            <w:rFonts w:ascii="Times New Roman" w:hAnsi="Times New Roman" w:cs="Times New Roman"/>
          </w:rPr>
          <w:t>EMT</w:t>
        </w:r>
        <w:r w:rsidR="00E3507E" w:rsidRPr="00C9444E">
          <w:rPr>
            <w:rFonts w:ascii="Times New Roman" w:hAnsi="Times New Roman" w:cs="Times New Roman"/>
          </w:rPr>
          <w:t xml:space="preserve"> </w:t>
        </w:r>
      </w:ins>
      <w:r w:rsidR="00E3507E" w:rsidRPr="00C9444E">
        <w:rPr>
          <w:rFonts w:ascii="Times New Roman" w:hAnsi="Times New Roman" w:cs="Times New Roman"/>
        </w:rPr>
        <w:t xml:space="preserve">tristability </w:t>
      </w:r>
      <w:del w:id="361" w:author="Madeline Galbraith" w:date="2022-06-14T21:44:00Z">
        <w:r w:rsidR="00E3507E" w:rsidRPr="00C9444E">
          <w:rPr>
            <w:rFonts w:ascii="Times New Roman" w:hAnsi="Times New Roman" w:cs="Times New Roman"/>
          </w:rPr>
          <w:delText>of the system whereas the mi</w:delText>
        </w:r>
        <w:r w:rsidR="00240011" w:rsidRPr="00C9444E">
          <w:rPr>
            <w:rFonts w:ascii="Times New Roman" w:hAnsi="Times New Roman" w:cs="Times New Roman"/>
          </w:rPr>
          <w:delText>R</w:delText>
        </w:r>
        <w:r w:rsidR="00E3507E" w:rsidRPr="00C9444E">
          <w:rPr>
            <w:rFonts w:ascii="Times New Roman" w:hAnsi="Times New Roman" w:cs="Times New Roman"/>
          </w:rPr>
          <w:delText>-34/SNAIL module acted as a noise buffer</w:delText>
        </w:r>
        <w:r w:rsidR="00E428C6">
          <w:rPr>
            <w:rFonts w:ascii="Times New Roman" w:hAnsi="Times New Roman" w:cs="Times New Roman"/>
          </w:rPr>
          <w:delText xml:space="preserve"> </w:delText>
        </w:r>
      </w:del>
      <w:customXmlDelRangeStart w:id="362" w:author="Madeline Galbraith" w:date="2022-06-14T21:44:00Z"/>
      <w:sdt>
        <w:sdtPr>
          <w:rPr>
            <w:rFonts w:ascii="Times New Roman" w:hAnsi="Times New Roman" w:cs="Times New Roman"/>
          </w:rPr>
          <w:alias w:val="SmartCite Citation"/>
          <w:tag w:val="703cb261-b0c2-4f52-8c43-8dc408bf3954:d7b35800-2b6c-4cd5-9775-c0b5d70ef46b+"/>
          <w:id w:val="-1755123405"/>
          <w:placeholder>
            <w:docPart w:val="A37D6AB81E2944038963087E4AB38FC0"/>
          </w:placeholder>
        </w:sdtPr>
        <w:sdtEndPr/>
        <w:sdtContent>
          <w:customXmlDelRangeEnd w:id="362"/>
          <w:del w:id="363" w:author="Madeline Galbraith" w:date="2022-06-14T21:44:00Z">
            <w:r w:rsidR="004C245F" w:rsidRPr="004C245F">
              <w:rPr>
                <w:rFonts w:ascii="Times New Roman" w:eastAsia="Times New Roman" w:hAnsi="Times New Roman" w:cs="Times New Roman"/>
                <w:color w:val="000000"/>
              </w:rPr>
              <w:delText>[7]</w:delText>
            </w:r>
          </w:del>
          <w:customXmlDelRangeStart w:id="364" w:author="Madeline Galbraith" w:date="2022-06-14T21:44:00Z"/>
        </w:sdtContent>
      </w:sdt>
      <w:customXmlDelRangeEnd w:id="364"/>
      <w:del w:id="365" w:author="Madeline Galbraith" w:date="2022-06-14T21:44:00Z">
        <w:r w:rsidR="00E3507E" w:rsidRPr="00C9444E">
          <w:rPr>
            <w:rFonts w:ascii="Times New Roman" w:hAnsi="Times New Roman" w:cs="Times New Roman"/>
          </w:rPr>
          <w:delText xml:space="preserve">. </w:delText>
        </w:r>
        <w:r w:rsidR="00024146" w:rsidRPr="00C9444E">
          <w:rPr>
            <w:rFonts w:ascii="Times New Roman" w:hAnsi="Times New Roman" w:cs="Times New Roman"/>
          </w:rPr>
          <w:delText xml:space="preserve">Additionally, the phenotypes </w:delText>
        </w:r>
        <w:r w:rsidR="00C158D8" w:rsidRPr="00C9444E">
          <w:rPr>
            <w:rFonts w:ascii="Times New Roman" w:hAnsi="Times New Roman" w:cs="Times New Roman"/>
          </w:rPr>
          <w:delText>of the</w:delText>
        </w:r>
        <w:r w:rsidR="00023DFE" w:rsidRPr="00C9444E">
          <w:rPr>
            <w:rFonts w:ascii="Times New Roman" w:hAnsi="Times New Roman" w:cs="Times New Roman"/>
          </w:rPr>
          <w:delText xml:space="preserve"> tristable</w:delText>
        </w:r>
        <w:r w:rsidR="00C158D8" w:rsidRPr="00C9444E">
          <w:rPr>
            <w:rFonts w:ascii="Times New Roman" w:hAnsi="Times New Roman" w:cs="Times New Roman"/>
          </w:rPr>
          <w:delText xml:space="preserve"> EMT network</w:delText>
        </w:r>
        <w:r w:rsidR="00024146" w:rsidRPr="00C9444E">
          <w:rPr>
            <w:rFonts w:ascii="Times New Roman" w:hAnsi="Times New Roman" w:cs="Times New Roman"/>
          </w:rPr>
          <w:delText xml:space="preserve"> were correlated with the expression of mi</w:delText>
        </w:r>
        <w:r w:rsidR="00240011" w:rsidRPr="00C9444E">
          <w:rPr>
            <w:rFonts w:ascii="Times New Roman" w:hAnsi="Times New Roman" w:cs="Times New Roman"/>
          </w:rPr>
          <w:delText>R</w:delText>
        </w:r>
        <w:r w:rsidR="00024146" w:rsidRPr="00C9444E">
          <w:rPr>
            <w:rFonts w:ascii="Times New Roman" w:hAnsi="Times New Roman" w:cs="Times New Roman"/>
          </w:rPr>
          <w:delText>-200 and ZEB mRNA</w:delText>
        </w:r>
        <w:r w:rsidR="00C158D8" w:rsidRPr="00C9444E">
          <w:rPr>
            <w:rFonts w:ascii="Times New Roman" w:hAnsi="Times New Roman" w:cs="Times New Roman"/>
          </w:rPr>
          <w:delText>;</w:delText>
        </w:r>
      </w:del>
      <w:ins w:id="366" w:author="Madeline Galbraith" w:date="2022-06-14T21:44:00Z">
        <w:r w:rsidR="004F5CA6">
          <w:rPr>
            <w:rFonts w:ascii="Times New Roman" w:hAnsi="Times New Roman" w:cs="Times New Roman"/>
          </w:rPr>
          <w:t>–</w:t>
        </w:r>
      </w:ins>
      <w:r w:rsidR="004F5CA6">
        <w:rPr>
          <w:rFonts w:ascii="Times New Roman" w:hAnsi="Times New Roman" w:cs="Times New Roman"/>
        </w:rPr>
        <w:t xml:space="preserve"> epithelial (E) with high </w:t>
      </w:r>
      <w:del w:id="367" w:author="Madeline Galbraith" w:date="2022-06-14T21:44:00Z">
        <w:r w:rsidR="00C158D8" w:rsidRPr="00C9444E">
          <w:rPr>
            <w:rFonts w:ascii="Times New Roman" w:hAnsi="Times New Roman" w:cs="Times New Roman"/>
          </w:rPr>
          <w:delText>mi</w:delText>
        </w:r>
        <w:r w:rsidR="00240011" w:rsidRPr="00C9444E">
          <w:rPr>
            <w:rFonts w:ascii="Times New Roman" w:hAnsi="Times New Roman" w:cs="Times New Roman"/>
          </w:rPr>
          <w:delText>R-</w:delText>
        </w:r>
        <w:r w:rsidR="00C158D8" w:rsidRPr="00C9444E">
          <w:rPr>
            <w:rFonts w:ascii="Times New Roman" w:hAnsi="Times New Roman" w:cs="Times New Roman"/>
          </w:rPr>
          <w:delText>200/</w:delText>
        </w:r>
      </w:del>
      <m:oMath>
        <m:sSub>
          <m:sSubPr>
            <m:ctrlPr>
              <w:ins w:id="368" w:author="Madeline Galbraith" w:date="2022-06-14T21:44:00Z">
                <w:rPr>
                  <w:rFonts w:ascii="Cambria Math" w:hAnsi="Cambria Math" w:cs="Times New Roman"/>
                </w:rPr>
              </w:ins>
            </m:ctrlPr>
          </m:sSubPr>
          <m:e>
            <m:r>
              <w:ins w:id="369" w:author="Madeline Galbraith" w:date="2022-06-14T21:44:00Z">
                <w:rPr>
                  <w:rFonts w:ascii="Cambria Math" w:hAnsi="Cambria Math" w:cs="Times New Roman"/>
                </w:rPr>
                <m:t>μ</m:t>
              </w:ins>
            </m:r>
          </m:e>
          <m:sub>
            <m:r>
              <w:ins w:id="370" w:author="Madeline Galbraith" w:date="2022-06-14T21:44:00Z">
                <w:rPr>
                  <w:rFonts w:ascii="Cambria Math" w:hAnsi="Cambria Math" w:cs="Times New Roman"/>
                </w:rPr>
                <m:t>200</m:t>
              </w:ins>
            </m:r>
          </m:sub>
        </m:sSub>
      </m:oMath>
      <w:ins w:id="371" w:author="Madeline Galbraith" w:date="2022-06-14T21:44:00Z">
        <w:r w:rsidR="004F5CA6">
          <w:rPr>
            <w:rFonts w:ascii="Times New Roman" w:hAnsi="Times New Roman" w:cs="Times New Roman"/>
          </w:rPr>
          <w:t>/</w:t>
        </w:r>
      </w:ins>
      <w:r w:rsidR="004F5CA6">
        <w:rPr>
          <w:rFonts w:ascii="Times New Roman" w:hAnsi="Times New Roman" w:cs="Times New Roman"/>
        </w:rPr>
        <w:t xml:space="preserve">low ZEB, mesenchymal (M) with low </w:t>
      </w:r>
      <w:del w:id="372" w:author="Madeline Galbraith" w:date="2022-06-14T21:44:00Z">
        <w:r w:rsidR="00C158D8" w:rsidRPr="00C9444E">
          <w:rPr>
            <w:rFonts w:ascii="Times New Roman" w:hAnsi="Times New Roman" w:cs="Times New Roman"/>
          </w:rPr>
          <w:delText>mi</w:delText>
        </w:r>
        <w:r w:rsidR="00240011" w:rsidRPr="00C9444E">
          <w:rPr>
            <w:rFonts w:ascii="Times New Roman" w:hAnsi="Times New Roman" w:cs="Times New Roman"/>
          </w:rPr>
          <w:delText>R-</w:delText>
        </w:r>
        <w:r w:rsidR="00C158D8" w:rsidRPr="00C9444E">
          <w:rPr>
            <w:rFonts w:ascii="Times New Roman" w:hAnsi="Times New Roman" w:cs="Times New Roman"/>
          </w:rPr>
          <w:delText>200/high</w:delText>
        </w:r>
      </w:del>
      <m:oMath>
        <m:sSub>
          <m:sSubPr>
            <m:ctrlPr>
              <w:ins w:id="373" w:author="Madeline Galbraith" w:date="2022-06-14T21:44:00Z">
                <w:rPr>
                  <w:rFonts w:ascii="Cambria Math" w:hAnsi="Cambria Math" w:cs="Times New Roman"/>
                </w:rPr>
              </w:ins>
            </m:ctrlPr>
          </m:sSubPr>
          <m:e>
            <m:r>
              <w:ins w:id="374" w:author="Madeline Galbraith" w:date="2022-06-14T21:44:00Z">
                <w:rPr>
                  <w:rFonts w:ascii="Cambria Math" w:hAnsi="Cambria Math" w:cs="Times New Roman"/>
                </w:rPr>
                <m:t>μ</m:t>
              </w:ins>
            </m:r>
          </m:e>
          <m:sub>
            <m:r>
              <w:ins w:id="375" w:author="Madeline Galbraith" w:date="2022-06-14T21:44:00Z">
                <w:rPr>
                  <w:rFonts w:ascii="Cambria Math" w:hAnsi="Cambria Math" w:cs="Times New Roman"/>
                </w:rPr>
                <m:t>200</m:t>
              </w:ins>
            </m:r>
          </m:sub>
        </m:sSub>
      </m:oMath>
      <w:ins w:id="376" w:author="Madeline Galbraith" w:date="2022-06-14T21:44:00Z">
        <w:r w:rsidR="004F5CA6">
          <w:rPr>
            <w:rFonts w:ascii="Times New Roman" w:hAnsi="Times New Roman" w:cs="Times New Roman"/>
          </w:rPr>
          <w:t>/low</w:t>
        </w:r>
      </w:ins>
      <w:r w:rsidR="004F5CA6">
        <w:rPr>
          <w:rFonts w:ascii="Times New Roman" w:hAnsi="Times New Roman" w:cs="Times New Roman"/>
        </w:rPr>
        <w:t xml:space="preserve"> ZEB, and E/M with intermediate </w:t>
      </w:r>
      <w:del w:id="377" w:author="Madeline Galbraith" w:date="2022-06-14T21:44:00Z">
        <w:r w:rsidR="00514FC2" w:rsidRPr="00C9444E">
          <w:rPr>
            <w:rFonts w:ascii="Times New Roman" w:hAnsi="Times New Roman" w:cs="Times New Roman"/>
          </w:rPr>
          <w:delText>mi</w:delText>
        </w:r>
        <w:r w:rsidR="00240011" w:rsidRPr="00C9444E">
          <w:rPr>
            <w:rFonts w:ascii="Times New Roman" w:hAnsi="Times New Roman" w:cs="Times New Roman"/>
          </w:rPr>
          <w:delText>R</w:delText>
        </w:r>
        <w:r w:rsidR="00514FC2" w:rsidRPr="00C9444E">
          <w:rPr>
            <w:rFonts w:ascii="Times New Roman" w:hAnsi="Times New Roman" w:cs="Times New Roman"/>
          </w:rPr>
          <w:delText>-200/ZEB</w:delText>
        </w:r>
        <w:r w:rsidR="007C2A46" w:rsidRPr="00C9444E">
          <w:rPr>
            <w:rFonts w:ascii="Times New Roman" w:hAnsi="Times New Roman" w:cs="Times New Roman"/>
          </w:rPr>
          <w:delText xml:space="preserve"> (see Fig. </w:delText>
        </w:r>
      </w:del>
      <m:oMath>
        <m:sSub>
          <m:sSubPr>
            <m:ctrlPr>
              <w:ins w:id="378" w:author="Madeline Galbraith" w:date="2022-06-14T21:44:00Z">
                <w:rPr>
                  <w:rFonts w:ascii="Cambria Math" w:hAnsi="Cambria Math" w:cs="Times New Roman"/>
                </w:rPr>
              </w:ins>
            </m:ctrlPr>
          </m:sSubPr>
          <m:e>
            <m:r>
              <w:ins w:id="379" w:author="Madeline Galbraith" w:date="2022-06-14T21:44:00Z">
                <w:rPr>
                  <w:rFonts w:ascii="Cambria Math" w:hAnsi="Cambria Math" w:cs="Times New Roman"/>
                </w:rPr>
                <m:t>μ</m:t>
              </w:ins>
            </m:r>
          </m:e>
          <m:sub>
            <m:r>
              <w:ins w:id="380" w:author="Madeline Galbraith" w:date="2022-06-14T21:44:00Z">
                <w:rPr>
                  <w:rFonts w:ascii="Cambria Math" w:hAnsi="Cambria Math" w:cs="Times New Roman"/>
                </w:rPr>
                <m:t>200</m:t>
              </w:ins>
            </m:r>
          </m:sub>
        </m:sSub>
      </m:oMath>
      <w:ins w:id="381" w:author="Madeline Galbraith" w:date="2022-06-14T21:44:00Z">
        <w:r w:rsidR="004F5CA6">
          <w:rPr>
            <w:rFonts w:ascii="Times New Roman" w:hAnsi="Times New Roman" w:cs="Times New Roman"/>
          </w:rPr>
          <w:t>/intermediate ZEB,</w:t>
        </w:r>
        <w:r w:rsidR="00E3507E" w:rsidRPr="00C9444E">
          <w:rPr>
            <w:rFonts w:ascii="Times New Roman" w:hAnsi="Times New Roman" w:cs="Times New Roman"/>
          </w:rPr>
          <w:t xml:space="preserve"> whereas the </w:t>
        </w:r>
      </w:ins>
      <m:oMath>
        <m:sSub>
          <m:sSubPr>
            <m:ctrlPr>
              <w:ins w:id="382" w:author="Madeline Galbraith" w:date="2022-06-14T21:44:00Z">
                <w:rPr>
                  <w:rFonts w:ascii="Cambria Math" w:hAnsi="Cambria Math" w:cs="Times New Roman"/>
                </w:rPr>
              </w:ins>
            </m:ctrlPr>
          </m:sSubPr>
          <m:e>
            <m:r>
              <w:ins w:id="383" w:author="Madeline Galbraith" w:date="2022-06-14T21:44:00Z">
                <w:rPr>
                  <w:rFonts w:ascii="Cambria Math" w:hAnsi="Cambria Math" w:cs="Times New Roman"/>
                </w:rPr>
                <m:t>μ</m:t>
              </w:ins>
            </m:r>
          </m:e>
          <m:sub>
            <m:r>
              <w:ins w:id="384" w:author="Madeline Galbraith" w:date="2022-06-14T21:44:00Z">
                <w:rPr>
                  <w:rFonts w:ascii="Cambria Math" w:hAnsi="Cambria Math" w:cs="Times New Roman"/>
                </w:rPr>
                <m:t>34</m:t>
              </w:ins>
            </m:r>
          </m:sub>
        </m:sSub>
      </m:oMath>
      <w:ins w:id="385" w:author="Madeline Galbraith" w:date="2022-06-14T21:44:00Z">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ins>
      <w:customXmlInsRangeStart w:id="386" w:author="Madeline Galbraith" w:date="2022-06-14T21:44:00Z"/>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DefaultPlaceholder_-1854013440"/>
          </w:placeholder>
        </w:sdtPr>
        <w:sdtEndPr/>
        <w:sdtContent>
          <w:customXmlInsRangeEnd w:id="386"/>
          <w:ins w:id="387" w:author="Madeline Galbraith" w:date="2022-06-14T21:44:00Z">
            <w:r w:rsidR="00AE6CCC" w:rsidRPr="00AE6CCC">
              <w:rPr>
                <w:rFonts w:ascii="Times New Roman" w:eastAsia="Times New Roman" w:hAnsi="Times New Roman" w:cs="Times New Roman"/>
                <w:color w:val="000000"/>
              </w:rPr>
              <w:t>[7]</w:t>
            </w:r>
          </w:ins>
          <w:customXmlInsRangeStart w:id="388" w:author="Madeline Galbraith" w:date="2022-06-14T21:44:00Z"/>
        </w:sdtContent>
      </w:sdt>
      <w:customXmlInsRangeEnd w:id="388"/>
      <w:ins w:id="389" w:author="Madeline Galbraith" w:date="2022-06-14T21:44:00Z">
        <w:r w:rsidR="007C2A46" w:rsidRPr="00C9444E">
          <w:rPr>
            <w:rFonts w:ascii="Times New Roman" w:hAnsi="Times New Roman" w:cs="Times New Roman"/>
          </w:rPr>
          <w:t xml:space="preserve">(see Fig. </w:t>
        </w:r>
      </w:ins>
      <w:r w:rsidR="007C2A46" w:rsidRPr="00C9444E">
        <w:rPr>
          <w:rFonts w:ascii="Times New Roman" w:hAnsi="Times New Roman" w:cs="Times New Roman"/>
        </w:rPr>
        <w:t>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A36B78" w:rsidRPr="00C9444E">
        <w:rPr>
          <w:rFonts w:ascii="Times New Roman" w:hAnsi="Times New Roman" w:cs="Times New Roman"/>
        </w:rPr>
        <w:t xml:space="preserve"> for nullcline analysis</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6EBA4BB1"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del w:id="390" w:author="Madeline Galbraith" w:date="2022-06-14T21:44:00Z">
        <w:r w:rsidRPr="00C9444E">
          <w:rPr>
            <w:rFonts w:ascii="Times New Roman" w:hAnsi="Times New Roman" w:cs="Times New Roman"/>
          </w:rPr>
          <w:delText>core</w:delText>
        </w:r>
      </w:del>
      <w:ins w:id="391" w:author="Madeline Galbraith" w:date="2022-06-14T21:44:00Z">
        <w:r w:rsidR="00AF09D0">
          <w:rPr>
            <w:rFonts w:ascii="Times New Roman" w:hAnsi="Times New Roman" w:cs="Times New Roman"/>
          </w:rPr>
          <w:t xml:space="preserve"> generic regulatory circuit of</w:t>
        </w:r>
      </w:ins>
      <w:r w:rsidR="00106D37">
        <w:rPr>
          <w:rFonts w:ascii="Times New Roman" w:hAnsi="Times New Roman" w:cs="Times New Roman"/>
        </w:rPr>
        <w:t xml:space="preserve"> </w:t>
      </w:r>
      <w:r w:rsidRPr="00C9444E">
        <w:rPr>
          <w:rFonts w:ascii="Times New Roman" w:hAnsi="Times New Roman" w:cs="Times New Roman"/>
        </w:rPr>
        <w:t xml:space="preserve">metabolism </w:t>
      </w:r>
      <w:del w:id="392" w:author="Madeline Galbraith" w:date="2022-06-14T21:44:00Z">
        <w:r w:rsidRPr="00C9444E">
          <w:rPr>
            <w:rFonts w:ascii="Times New Roman" w:hAnsi="Times New Roman" w:cs="Times New Roman"/>
          </w:rPr>
          <w:delText>network  -</w:delText>
        </w:r>
      </w:del>
      <w:r w:rsidRPr="00C9444E">
        <w:rPr>
          <w:rFonts w:ascii="Times New Roman" w:hAnsi="Times New Roman" w:cs="Times New Roman"/>
        </w:rPr>
        <w:t xml:space="preserve"> AMPK/HIF-1/ROS, </w:t>
      </w:r>
      <w:del w:id="393" w:author="Madeline Galbraith" w:date="2022-06-14T21:44:00Z">
        <w:r w:rsidR="004F4F92" w:rsidRPr="00C9444E">
          <w:rPr>
            <w:rFonts w:ascii="Times New Roman" w:hAnsi="Times New Roman" w:cs="Times New Roman"/>
          </w:rPr>
          <w:delText>gave</w:delText>
        </w:r>
      </w:del>
      <w:ins w:id="394" w:author="Madeline Galbraith" w:date="2022-06-14T21:44:00Z">
        <w:r w:rsidR="00AF09D0">
          <w:rPr>
            <w:rFonts w:ascii="Times New Roman" w:hAnsi="Times New Roman" w:cs="Times New Roman"/>
          </w:rPr>
          <w:t>provided</w:t>
        </w:r>
      </w:ins>
      <w:r w:rsidR="004F4F92" w:rsidRPr="00C9444E">
        <w:rPr>
          <w:rFonts w:ascii="Times New Roman" w:hAnsi="Times New Roman" w:cs="Times New Roman"/>
        </w:rPr>
        <w:t xml:space="preserve"> insight into </w:t>
      </w:r>
      <w:del w:id="395" w:author="Madeline Galbraith" w:date="2022-06-14T21:44:00Z">
        <w:r w:rsidR="00744D1D">
          <w:rPr>
            <w:rFonts w:ascii="Times New Roman" w:hAnsi="Times New Roman" w:cs="Times New Roman"/>
          </w:rPr>
          <w:delText>hybrid</w:delText>
        </w:r>
        <w:r w:rsidR="00744D1D" w:rsidRPr="00C9444E">
          <w:rPr>
            <w:rFonts w:ascii="Times New Roman" w:hAnsi="Times New Roman" w:cs="Times New Roman"/>
          </w:rPr>
          <w:delText xml:space="preserve"> </w:delText>
        </w:r>
        <w:r w:rsidR="004F4F92" w:rsidRPr="00C9444E">
          <w:rPr>
            <w:rFonts w:ascii="Times New Roman" w:hAnsi="Times New Roman" w:cs="Times New Roman"/>
          </w:rPr>
          <w:delText xml:space="preserve">metabolic modes of </w:delText>
        </w:r>
        <w:r w:rsidR="004F4F92" w:rsidRPr="00C9444E">
          <w:rPr>
            <w:rFonts w:ascii="Times New Roman" w:hAnsi="Times New Roman" w:cs="Times New Roman"/>
          </w:rPr>
          <w:lastRenderedPageBreak/>
          <w:delText>glucose</w:delText>
        </w:r>
      </w:del>
      <w:ins w:id="396" w:author="Madeline Galbraith" w:date="2022-06-14T21:44:00Z">
        <w:r w:rsidR="00AF09D0">
          <w:rPr>
            <w:rFonts w:ascii="Times New Roman" w:hAnsi="Times New Roman" w:cs="Times New Roman"/>
          </w:rPr>
          <w:t>cancer</w:t>
        </w:r>
      </w:ins>
      <w:r w:rsidR="00AF09D0">
        <w:rPr>
          <w:rFonts w:ascii="Times New Roman" w:hAnsi="Times New Roman" w:cs="Times New Roman"/>
        </w:rPr>
        <w:t xml:space="preserve"> metabolism</w:t>
      </w:r>
      <w:del w:id="397" w:author="Madeline Galbraith" w:date="2022-06-14T21:44:00Z">
        <w:r w:rsidR="004F4F92" w:rsidRPr="00C9444E">
          <w:rPr>
            <w:rFonts w:ascii="Times New Roman" w:hAnsi="Times New Roman" w:cs="Times New Roman"/>
          </w:rPr>
          <w:delText>.</w:delText>
        </w:r>
        <w:r w:rsidR="00765B9B" w:rsidRPr="00C9444E">
          <w:rPr>
            <w:rFonts w:ascii="Times New Roman" w:hAnsi="Times New Roman" w:cs="Times New Roman"/>
          </w:rPr>
          <w:delText xml:space="preserve"> In this circuit, the regulation of the production and degradation terms are mathematically represented as shifted Hill functions.</w:delText>
        </w:r>
        <w:r w:rsidR="004F4F92" w:rsidRPr="00C9444E">
          <w:rPr>
            <w:rFonts w:ascii="Times New Roman" w:hAnsi="Times New Roman" w:cs="Times New Roman"/>
          </w:rPr>
          <w:delText xml:space="preserve"> </w:delText>
        </w:r>
        <w:r w:rsidR="00BE005E" w:rsidRPr="00C9444E">
          <w:rPr>
            <w:rFonts w:ascii="Times New Roman" w:hAnsi="Times New Roman" w:cs="Times New Roman"/>
          </w:rPr>
          <w:delText xml:space="preserve">Within the metabolic regulatory network, there is </w:delText>
        </w:r>
        <w:r w:rsidR="00540378" w:rsidRPr="00C9444E">
          <w:rPr>
            <w:rFonts w:ascii="Times New Roman" w:hAnsi="Times New Roman" w:cs="Times New Roman"/>
          </w:rPr>
          <w:delText xml:space="preserve">also </w:delText>
        </w:r>
        <w:r w:rsidR="00BE005E" w:rsidRPr="00C9444E">
          <w:rPr>
            <w:rFonts w:ascii="Times New Roman" w:hAnsi="Times New Roman" w:cs="Times New Roman"/>
          </w:rPr>
          <w:delText>competitive regulation of ROS by HIF-1</w:delText>
        </w:r>
        <w:r w:rsidR="007E1951" w:rsidRPr="00C9444E">
          <w:rPr>
            <w:rFonts w:ascii="Times New Roman" w:hAnsi="Times New Roman" w:cs="Times New Roman"/>
          </w:rPr>
          <w:delText xml:space="preserve"> </w:delText>
        </w:r>
        <w:r w:rsidR="00BE005E" w:rsidRPr="00C9444E">
          <w:rPr>
            <w:rFonts w:ascii="Times New Roman" w:hAnsi="Times New Roman" w:cs="Times New Roman"/>
          </w:rPr>
          <w:delText>and AMPK</w:delText>
        </w:r>
        <w:r w:rsidR="003B409D" w:rsidRPr="00C9444E">
          <w:rPr>
            <w:rFonts w:ascii="Times New Roman" w:hAnsi="Times New Roman" w:cs="Times New Roman"/>
          </w:rPr>
          <w:delText>,</w:delText>
        </w:r>
        <w:r w:rsidR="00BE005E" w:rsidRPr="00C9444E">
          <w:rPr>
            <w:rFonts w:ascii="Times New Roman" w:hAnsi="Times New Roman" w:cs="Times New Roman"/>
          </w:rPr>
          <w:delText xml:space="preserve"> which is modeled by a competition function similar to the shifted Hill function (details </w:delText>
        </w:r>
        <w:r w:rsidR="00AE7340" w:rsidRPr="00C9444E">
          <w:rPr>
            <w:rFonts w:ascii="Times New Roman" w:hAnsi="Times New Roman" w:cs="Times New Roman"/>
          </w:rPr>
          <w:delText xml:space="preserve">and functional form </w:delText>
        </w:r>
        <w:r w:rsidR="00BE005E" w:rsidRPr="00C9444E">
          <w:rPr>
            <w:rFonts w:ascii="Times New Roman" w:hAnsi="Times New Roman" w:cs="Times New Roman"/>
          </w:rPr>
          <w:delText>in SI section 1.</w:delText>
        </w:r>
        <w:r w:rsidR="00C2452F" w:rsidRPr="00C9444E">
          <w:rPr>
            <w:rFonts w:ascii="Times New Roman" w:hAnsi="Times New Roman" w:cs="Times New Roman"/>
          </w:rPr>
          <w:delText>2</w:delText>
        </w:r>
        <w:r w:rsidR="00BE005E" w:rsidRPr="00C9444E">
          <w:rPr>
            <w:rFonts w:ascii="Times New Roman" w:hAnsi="Times New Roman" w:cs="Times New Roman"/>
          </w:rPr>
          <w:delText>).</w:delText>
        </w:r>
      </w:del>
      <w:ins w:id="398" w:author="Madeline Galbraith" w:date="2022-06-14T21:44:00Z">
        <w:r w:rsidR="00AF09D0">
          <w:rPr>
            <w:rFonts w:ascii="Times New Roman" w:hAnsi="Times New Roman" w:cs="Times New Roman"/>
          </w:rPr>
          <w:t xml:space="preserve"> plasticity and switching between different metabolism phenotypes.</w:t>
        </w:r>
      </w:ins>
      <w:r w:rsidR="00B33DC3" w:rsidRPr="00C9444E">
        <w:rPr>
          <w:rFonts w:ascii="Times New Roman" w:hAnsi="Times New Roman" w:cs="Times New Roman"/>
        </w:rPr>
        <w:t xml:space="preserve"> Through this reduced circuit, Yu and collaborators </w:t>
      </w:r>
      <w:del w:id="399" w:author="Madeline Galbraith" w:date="2022-06-14T21:44:00Z">
        <w:r w:rsidR="00B33DC3" w:rsidRPr="00C9444E">
          <w:rPr>
            <w:rFonts w:ascii="Times New Roman" w:hAnsi="Times New Roman" w:cs="Times New Roman"/>
          </w:rPr>
          <w:delText xml:space="preserve">were able to recover typical metabolic behavior of cancers and also identify a </w:delText>
        </w:r>
        <w:r w:rsidR="00744D1D">
          <w:rPr>
            <w:rFonts w:ascii="Times New Roman" w:hAnsi="Times New Roman" w:cs="Times New Roman"/>
          </w:rPr>
          <w:delText>hybrid</w:delText>
        </w:r>
        <w:r w:rsidR="00744D1D" w:rsidRPr="00C9444E">
          <w:rPr>
            <w:rFonts w:ascii="Times New Roman" w:hAnsi="Times New Roman" w:cs="Times New Roman"/>
          </w:rPr>
          <w:delText xml:space="preserve"> </w:delText>
        </w:r>
        <w:r w:rsidR="00B33DC3" w:rsidRPr="00C9444E">
          <w:rPr>
            <w:rFonts w:ascii="Times New Roman" w:hAnsi="Times New Roman" w:cs="Times New Roman"/>
          </w:rPr>
          <w:delText>metabolic</w:delText>
        </w:r>
        <w:r w:rsidR="005823B8" w:rsidRPr="00C9444E">
          <w:rPr>
            <w:rFonts w:ascii="Times New Roman" w:hAnsi="Times New Roman" w:cs="Times New Roman"/>
          </w:rPr>
          <w:delText xml:space="preserve"> (W/O)</w:delText>
        </w:r>
        <w:r w:rsidR="00B33DC3" w:rsidRPr="00C9444E">
          <w:rPr>
            <w:rFonts w:ascii="Times New Roman" w:hAnsi="Times New Roman" w:cs="Times New Roman"/>
          </w:rPr>
          <w:delText xml:space="preserve"> phenotype</w:delText>
        </w:r>
        <w:r w:rsidR="00E428C6">
          <w:rPr>
            <w:rFonts w:ascii="Times New Roman" w:hAnsi="Times New Roman" w:cs="Times New Roman"/>
          </w:rPr>
          <w:delText xml:space="preserve"> </w:delText>
        </w:r>
      </w:del>
      <w:customXmlDelRangeStart w:id="400" w:author="Madeline Galbraith" w:date="2022-06-14T21:44:00Z"/>
      <w:sdt>
        <w:sdtPr>
          <w:rPr>
            <w:rFonts w:ascii="Times New Roman" w:hAnsi="Times New Roman" w:cs="Times New Roman"/>
          </w:rPr>
          <w:alias w:val="SmartCite Citation"/>
          <w:tag w:val="703cb261-b0c2-4f52-8c43-8dc408bf3954:d5724ee6-b340-42d8-b869-732dfea60463+"/>
          <w:id w:val="-80762413"/>
          <w:placeholder>
            <w:docPart w:val="A37D6AB81E2944038963087E4AB38FC0"/>
          </w:placeholder>
        </w:sdtPr>
        <w:sdtEndPr/>
        <w:sdtContent>
          <w:customXmlDelRangeEnd w:id="400"/>
          <w:del w:id="401" w:author="Madeline Galbraith" w:date="2022-06-14T21:44:00Z">
            <w:r w:rsidR="004C245F" w:rsidRPr="004C245F">
              <w:rPr>
                <w:rFonts w:ascii="Times New Roman" w:eastAsia="Times New Roman" w:hAnsi="Times New Roman" w:cs="Times New Roman"/>
                <w:color w:val="000000"/>
              </w:rPr>
              <w:delText>[25]</w:delText>
            </w:r>
          </w:del>
          <w:customXmlDelRangeStart w:id="402" w:author="Madeline Galbraith" w:date="2022-06-14T21:44:00Z"/>
        </w:sdtContent>
      </w:sdt>
      <w:customXmlDelRangeEnd w:id="402"/>
      <w:del w:id="403" w:author="Madeline Galbraith" w:date="2022-06-14T21:44:00Z">
        <w:r w:rsidR="00B33DC3" w:rsidRPr="00C9444E">
          <w:rPr>
            <w:rFonts w:ascii="Times New Roman" w:hAnsi="Times New Roman" w:cs="Times New Roman"/>
          </w:rPr>
          <w:delText>.</w:delText>
        </w:r>
        <w:r w:rsidR="008300BF" w:rsidRPr="00C9444E">
          <w:rPr>
            <w:rFonts w:ascii="Times New Roman" w:hAnsi="Times New Roman" w:cs="Times New Roman"/>
          </w:rPr>
          <w:delText xml:space="preserve"> The tristable metabolic network has the</w:delText>
        </w:r>
      </w:del>
      <w:ins w:id="404" w:author="Madeline Galbraith" w:date="2022-06-14T21:44:00Z">
        <w:r w:rsidR="00AF09D0">
          <w:rPr>
            <w:rFonts w:ascii="Times New Roman" w:hAnsi="Times New Roman" w:cs="Times New Roman"/>
          </w:rPr>
          <w:t>show that cancer cells can acquire at least three different</w:t>
        </w:r>
      </w:ins>
      <w:r w:rsidR="00AF09D0">
        <w:rPr>
          <w:rFonts w:ascii="Times New Roman" w:hAnsi="Times New Roman" w:cs="Times New Roman"/>
        </w:rPr>
        <w:t xml:space="preserve"> metabolic phenotypes</w:t>
      </w:r>
      <w:del w:id="405" w:author="Madeline Galbraith" w:date="2022-06-14T21:44:00Z">
        <w:r w:rsidR="008300BF" w:rsidRPr="00C9444E">
          <w:rPr>
            <w:rFonts w:ascii="Times New Roman" w:hAnsi="Times New Roman" w:cs="Times New Roman"/>
          </w:rPr>
          <w:delText xml:space="preserve">; OXPHOS (O) </w:delText>
        </w:r>
      </w:del>
      <w:ins w:id="406" w:author="Madeline Galbraith" w:date="2022-06-14T21:44:00Z">
        <w:r w:rsidR="00AF09D0">
          <w:rPr>
            <w:rFonts w:ascii="Times New Roman" w:hAnsi="Times New Roman" w:cs="Times New Roman"/>
          </w:rPr>
          <w:t xml:space="preserve"> – an “O” state (high AMPK/low HIF-1), a ‘W’ state (low AMPK/</w:t>
        </w:r>
      </w:ins>
      <w:r w:rsidR="00AF09D0">
        <w:rPr>
          <w:rFonts w:ascii="Times New Roman" w:hAnsi="Times New Roman" w:cs="Times New Roman"/>
        </w:rPr>
        <w:t xml:space="preserve">high </w:t>
      </w:r>
      <w:del w:id="407" w:author="Madeline Galbraith" w:date="2022-06-14T21:44:00Z">
        <w:r w:rsidR="008300BF" w:rsidRPr="00C9444E">
          <w:rPr>
            <w:rFonts w:ascii="Times New Roman" w:hAnsi="Times New Roman" w:cs="Times New Roman"/>
          </w:rPr>
          <w:delText xml:space="preserve">AMPK/low </w:delText>
        </w:r>
      </w:del>
      <w:r w:rsidR="00AF09D0">
        <w:rPr>
          <w:rFonts w:ascii="Times New Roman" w:hAnsi="Times New Roman" w:cs="Times New Roman"/>
        </w:rPr>
        <w:t>HIF-1</w:t>
      </w:r>
      <w:del w:id="408" w:author="Madeline Galbraith" w:date="2022-06-14T21:44:00Z">
        <w:r w:rsidR="008300BF" w:rsidRPr="00C9444E">
          <w:rPr>
            <w:rFonts w:ascii="Times New Roman" w:hAnsi="Times New Roman" w:cs="Times New Roman"/>
          </w:rPr>
          <w:delText xml:space="preserve">, aerobic glycolysis (W) low </w:delText>
        </w:r>
      </w:del>
      <w:ins w:id="409" w:author="Madeline Galbraith" w:date="2022-06-14T21:44:00Z">
        <w:r w:rsidR="00AF09D0">
          <w:rPr>
            <w:rFonts w:ascii="Times New Roman" w:hAnsi="Times New Roman" w:cs="Times New Roman"/>
          </w:rPr>
          <w:t xml:space="preserve">), and a hybrid ‘W/O’ state (intermediate </w:t>
        </w:r>
      </w:ins>
      <w:r w:rsidR="00AF09D0">
        <w:rPr>
          <w:rFonts w:ascii="Times New Roman" w:hAnsi="Times New Roman" w:cs="Times New Roman"/>
        </w:rPr>
        <w:t>AMPK/</w:t>
      </w:r>
      <w:del w:id="410" w:author="Madeline Galbraith" w:date="2022-06-14T21:44:00Z">
        <w:r w:rsidR="008300BF" w:rsidRPr="00C9444E">
          <w:rPr>
            <w:rFonts w:ascii="Times New Roman" w:hAnsi="Times New Roman" w:cs="Times New Roman"/>
          </w:rPr>
          <w:delText xml:space="preserve">high </w:delText>
        </w:r>
      </w:del>
      <w:r w:rsidR="00AF09D0">
        <w:rPr>
          <w:rFonts w:ascii="Times New Roman" w:hAnsi="Times New Roman" w:cs="Times New Roman"/>
        </w:rPr>
        <w:t>HIF-1</w:t>
      </w:r>
      <w:del w:id="411" w:author="Madeline Galbraith" w:date="2022-06-14T21:44:00Z">
        <w:r w:rsidR="008300BF" w:rsidRPr="00C9444E">
          <w:rPr>
            <w:rFonts w:ascii="Times New Roman" w:hAnsi="Times New Roman" w:cs="Times New Roman"/>
          </w:rPr>
          <w:delText xml:space="preserve">, and </w:delText>
        </w:r>
        <w:r w:rsidR="00744D1D">
          <w:rPr>
            <w:rFonts w:ascii="Times New Roman" w:hAnsi="Times New Roman" w:cs="Times New Roman"/>
          </w:rPr>
          <w:delText>hybrid</w:delText>
        </w:r>
        <w:r w:rsidR="00744D1D" w:rsidRPr="00C9444E">
          <w:rPr>
            <w:rFonts w:ascii="Times New Roman" w:hAnsi="Times New Roman" w:cs="Times New Roman"/>
          </w:rPr>
          <w:delText xml:space="preserve"> </w:delText>
        </w:r>
        <w:r w:rsidR="008300BF" w:rsidRPr="00C9444E">
          <w:rPr>
            <w:rFonts w:ascii="Times New Roman" w:hAnsi="Times New Roman" w:cs="Times New Roman"/>
          </w:rPr>
          <w:delText>metabolism (W/O) intermediate AMPK/HIF-1</w:delText>
        </w:r>
        <w:r w:rsidR="00F24FE0" w:rsidRPr="00C9444E">
          <w:rPr>
            <w:rFonts w:ascii="Times New Roman" w:hAnsi="Times New Roman" w:cs="Times New Roman"/>
          </w:rPr>
          <w:delText xml:space="preserve"> </w:delText>
        </w:r>
      </w:del>
      <w:ins w:id="412" w:author="Madeline Galbraith" w:date="2022-06-14T21:44:00Z">
        <w:r w:rsidR="00AF09D0">
          <w:rPr>
            <w:rFonts w:ascii="Times New Roman" w:hAnsi="Times New Roman" w:cs="Times New Roman"/>
          </w:rPr>
          <w:t>)</w:t>
        </w:r>
        <w:r w:rsidR="00C35808">
          <w:rPr>
            <w:rFonts w:ascii="Times New Roman" w:eastAsia="Times New Roman" w:hAnsi="Times New Roman" w:cs="Times New Roman"/>
            <w:color w:val="000000"/>
          </w:rPr>
          <w:t xml:space="preserve"> </w:t>
        </w:r>
      </w:ins>
      <w:customXmlInsRangeStart w:id="413" w:author="Madeline Galbraith" w:date="2022-06-14T21:44:00Z"/>
      <w:sdt>
        <w:sdtPr>
          <w:rPr>
            <w:rFonts w:ascii="Times New Roman" w:hAnsi="Times New Roman" w:cs="Times New Roman"/>
          </w:rPr>
          <w:alias w:val="SmartCite Citation"/>
          <w:tag w:val="703cb261-b0c2-4f52-8c43-8dc408bf3954:d5724ee6-b340-42d8-b869-732dfea60463+"/>
          <w:id w:val="-1930038009"/>
          <w:placeholder>
            <w:docPart w:val="DefaultPlaceholder_-1854013440"/>
          </w:placeholder>
        </w:sdtPr>
        <w:sdtEndPr/>
        <w:sdtContent>
          <w:customXmlInsRangeEnd w:id="413"/>
          <w:ins w:id="414" w:author="Madeline Galbraith" w:date="2022-06-14T21:44:00Z">
            <w:r w:rsidR="00AE6CCC" w:rsidRPr="00AE6CCC">
              <w:rPr>
                <w:rFonts w:ascii="Times New Roman" w:eastAsia="Times New Roman" w:hAnsi="Times New Roman" w:cs="Times New Roman"/>
                <w:color w:val="000000"/>
              </w:rPr>
              <w:t>[48]</w:t>
            </w:r>
          </w:ins>
          <w:customXmlInsRangeStart w:id="415" w:author="Madeline Galbraith" w:date="2022-06-14T21:44:00Z"/>
        </w:sdtContent>
      </w:sdt>
      <w:customXmlInsRangeEnd w:id="415"/>
      <w:r w:rsidR="00AF09D0">
        <w:rPr>
          <w:rFonts w:ascii="Times New Roman" w:hAnsi="Times New Roman" w:cs="Times New Roman"/>
        </w:rPr>
        <w:t>(s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28C00066"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del w:id="416" w:author="Madeline Galbraith" w:date="2022-06-14T21:44:00Z">
        <w:r w:rsidRPr="00C9444E">
          <w:rPr>
            <w:rFonts w:ascii="Times New Roman" w:hAnsi="Times New Roman" w:cs="Times New Roman"/>
          </w:rPr>
          <w:delText xml:space="preserve">core </w:delText>
        </w:r>
      </w:del>
      <w:ins w:id="417" w:author="Madeline Galbraith" w:date="2022-06-14T21:44:00Z">
        <w:r w:rsidR="00F36989">
          <w:rPr>
            <w:rFonts w:ascii="Times New Roman" w:hAnsi="Times New Roman" w:cs="Times New Roman"/>
          </w:rPr>
          <w:t xml:space="preserve">regulatory circuits of </w:t>
        </w:r>
      </w:ins>
      <w:r w:rsidRPr="00C9444E">
        <w:rPr>
          <w:rFonts w:ascii="Times New Roman" w:hAnsi="Times New Roman" w:cs="Times New Roman"/>
        </w:rPr>
        <w:t xml:space="preserve">EMT and </w:t>
      </w:r>
      <w:del w:id="418" w:author="Madeline Galbraith" w:date="2022-06-14T21:44:00Z">
        <w:r w:rsidRPr="00C9444E">
          <w:rPr>
            <w:rFonts w:ascii="Times New Roman" w:hAnsi="Times New Roman" w:cs="Times New Roman"/>
          </w:rPr>
          <w:delText xml:space="preserve">metabolic networks we </w:delText>
        </w:r>
      </w:del>
      <w:ins w:id="419" w:author="Madeline Galbraith" w:date="2022-06-14T21:44:00Z">
        <w:r w:rsidRPr="00C9444E">
          <w:rPr>
            <w:rFonts w:ascii="Times New Roman" w:hAnsi="Times New Roman" w:cs="Times New Roman"/>
          </w:rPr>
          <w:t>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 xml:space="preserve">did extensive literature search and </w:t>
        </w:r>
      </w:ins>
      <w:r w:rsidR="00F36989">
        <w:rPr>
          <w:rFonts w:ascii="Times New Roman" w:hAnsi="Times New Roman" w:cs="Times New Roman"/>
        </w:rPr>
        <w:t>identified</w:t>
      </w:r>
      <w:r w:rsidR="00F36989" w:rsidRPr="00C9444E">
        <w:rPr>
          <w:rFonts w:ascii="Times New Roman" w:hAnsi="Times New Roman" w:cs="Times New Roman"/>
        </w:rPr>
        <w:t xml:space="preserve"> </w:t>
      </w:r>
      <w:ins w:id="420" w:author="Madeline Galbraith" w:date="2022-06-14T21:44:00Z">
        <w:r w:rsidR="00F36989">
          <w:rPr>
            <w:rFonts w:ascii="Times New Roman" w:hAnsi="Times New Roman" w:cs="Times New Roman"/>
          </w:rPr>
          <w:t xml:space="preserve">main </w:t>
        </w:r>
      </w:ins>
      <w:r w:rsidRPr="00C9444E">
        <w:rPr>
          <w:rFonts w:ascii="Times New Roman" w:hAnsi="Times New Roman" w:cs="Times New Roman"/>
        </w:rPr>
        <w:t xml:space="preserve">crosstalks between </w:t>
      </w:r>
      <w:del w:id="421" w:author="Madeline Galbraith" w:date="2022-06-14T21:44:00Z">
        <w:r w:rsidRPr="00C9444E">
          <w:rPr>
            <w:rFonts w:ascii="Times New Roman" w:hAnsi="Times New Roman" w:cs="Times New Roman"/>
          </w:rPr>
          <w:delText>our core components</w:delText>
        </w:r>
      </w:del>
      <w:ins w:id="422" w:author="Madeline Galbraith" w:date="2022-06-14T21:44:00Z">
        <w:r w:rsidR="00F36989">
          <w:rPr>
            <w:rFonts w:ascii="Times New Roman" w:hAnsi="Times New Roman" w:cs="Times New Roman"/>
          </w:rPr>
          <w:t>these two circuits</w:t>
        </w:r>
      </w:ins>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 xml:space="preserve">. </w:t>
      </w:r>
      <w:del w:id="423" w:author="Madeline Galbraith" w:date="2022-06-14T21:44:00Z">
        <w:r w:rsidR="00AD7F58" w:rsidRPr="00C9444E">
          <w:rPr>
            <w:rFonts w:ascii="Times New Roman" w:hAnsi="Times New Roman" w:cs="Times New Roman"/>
          </w:rPr>
          <w:delText>Starting with miRNA</w:delText>
        </w:r>
        <w:r w:rsidR="00DE7FA5" w:rsidRPr="00C9444E">
          <w:rPr>
            <w:rFonts w:ascii="Times New Roman" w:hAnsi="Times New Roman" w:cs="Times New Roman"/>
          </w:rPr>
          <w:delText>-based</w:delText>
        </w:r>
      </w:del>
      <w:ins w:id="424" w:author="Madeline Galbraith" w:date="2022-06-14T21:44:00Z">
        <w:r w:rsidR="00F36989">
          <w:rPr>
            <w:rFonts w:ascii="Times New Roman" w:hAnsi="Times New Roman" w:cs="Times New Roman"/>
          </w:rPr>
          <w:t>The</w:t>
        </w:r>
      </w:ins>
      <w:r w:rsidR="00F36989">
        <w:rPr>
          <w:rFonts w:ascii="Times New Roman" w:hAnsi="Times New Roman" w:cs="Times New Roman"/>
        </w:rPr>
        <w:t xml:space="preserve"> crosstalk </w:t>
      </w:r>
      <w:del w:id="425" w:author="Madeline Galbraith" w:date="2022-06-14T21:44:00Z">
        <w:r w:rsidR="00DE7FA5" w:rsidRPr="00C9444E">
          <w:rPr>
            <w:rFonts w:ascii="Times New Roman" w:hAnsi="Times New Roman" w:cs="Times New Roman"/>
          </w:rPr>
          <w:delText>links</w:delText>
        </w:r>
        <w:r w:rsidR="00AD7F58" w:rsidRPr="00C9444E">
          <w:rPr>
            <w:rFonts w:ascii="Times New Roman" w:hAnsi="Times New Roman" w:cs="Times New Roman"/>
          </w:rPr>
          <w:delText xml:space="preserve">, </w:delText>
        </w:r>
        <w:r w:rsidR="00DE7FA5" w:rsidRPr="00C9444E">
          <w:rPr>
            <w:rFonts w:ascii="Times New Roman" w:hAnsi="Times New Roman" w:cs="Times New Roman"/>
          </w:rPr>
          <w:delText>the ability of a cell to eliminate ROS is reduced</w:delText>
        </w:r>
      </w:del>
      <w:ins w:id="426" w:author="Madeline Galbraith" w:date="2022-06-14T21:44:00Z">
        <w:r w:rsidR="00F36989">
          <w:rPr>
            <w:rFonts w:ascii="Times New Roman" w:hAnsi="Times New Roman" w:cs="Times New Roman"/>
          </w:rPr>
          <w:t>is obviously bi-directional. For example, regarding EMT regulating metabolism,</w:t>
        </w:r>
        <w:r w:rsidR="00DA2C84">
          <w:rPr>
            <w:rFonts w:ascii="Times New Roman" w:hAnsi="Times New Roman" w:cs="Times New Roman"/>
          </w:rPr>
          <w:t xml:space="preserve"> ROS levels are increased</w:t>
        </w:r>
      </w:ins>
      <w:r w:rsidR="00DA2C84">
        <w:rPr>
          <w:rFonts w:ascii="Times New Roman" w:hAnsi="Times New Roman" w:cs="Times New Roman"/>
        </w:rPr>
        <w:t xml:space="preserve">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del w:id="427" w:author="Madeline Galbraith" w:date="2022-06-14T21:44:00Z">
        <w:r w:rsidR="00DE7FA5" w:rsidRPr="00C9444E">
          <w:rPr>
            <w:rFonts w:ascii="Times New Roman" w:hAnsi="Times New Roman" w:cs="Times New Roman"/>
          </w:rPr>
          <w:delText xml:space="preserve"> </w:delText>
        </w:r>
      </w:del>
      <w:r w:rsidR="00DE7FA5" w:rsidRPr="00C9444E">
        <w:rPr>
          <w:rFonts w:ascii="Times New Roman" w:hAnsi="Times New Roman" w:cs="Times New Roman"/>
        </w:rPr>
        <w:t> via</w:t>
      </w:r>
      <w:r w:rsidR="00AD7F58" w:rsidRPr="00C9444E">
        <w:rPr>
          <w:rFonts w:ascii="Times New Roman" w:hAnsi="Times New Roman" w:cs="Times New Roman"/>
        </w:rPr>
        <w:t xml:space="preserve"> </w:t>
      </w:r>
      <w:del w:id="428" w:author="Madeline Galbraith" w:date="2022-06-14T21:44:00Z">
        <w:r w:rsidR="00AD7F58" w:rsidRPr="00C9444E">
          <w:rPr>
            <w:rFonts w:ascii="Times New Roman" w:hAnsi="Times New Roman" w:cs="Times New Roman"/>
          </w:rPr>
          <w:delText>targeting and</w:delText>
        </w:r>
      </w:del>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del w:id="429" w:author="Madeline Galbraith" w:date="2022-06-14T21:44:00Z">
        <w:r w:rsidR="00AD7F58" w:rsidRPr="00C9444E">
          <w:rPr>
            <w:rFonts w:ascii="Times New Roman" w:hAnsi="Times New Roman" w:cs="Times New Roman"/>
          </w:rPr>
          <w:delText xml:space="preserve">, </w:delText>
        </w:r>
      </w:del>
      <w:customXmlDelRangeStart w:id="430" w:author="Madeline Galbraith" w:date="2022-06-14T21:44:00Z"/>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783026041"/>
          <w:placeholder>
            <w:docPart w:val="A37D6AB81E2944038963087E4AB38FC0"/>
          </w:placeholder>
        </w:sdtPr>
        <w:sdtEndPr/>
        <w:sdtContent>
          <w:customXmlDelRangeEnd w:id="430"/>
          <w:del w:id="431" w:author="Madeline Galbraith" w:date="2022-06-14T21:44:00Z">
            <w:r w:rsidR="004C245F" w:rsidRPr="004C245F">
              <w:rPr>
                <w:rFonts w:ascii="Times New Roman" w:eastAsia="Times New Roman" w:hAnsi="Times New Roman" w:cs="Times New Roman"/>
                <w:color w:val="000000"/>
              </w:rPr>
              <w:delText>[48–50]</w:delText>
            </w:r>
          </w:del>
          <w:customXmlDelRangeStart w:id="432" w:author="Madeline Galbraith" w:date="2022-06-14T21:44:00Z"/>
        </w:sdtContent>
      </w:sdt>
      <w:customXmlDelRangeEnd w:id="432"/>
      <w:del w:id="433" w:author="Madeline Galbraith" w:date="2022-06-14T21:44:00Z">
        <w:r w:rsidR="00AD7F58" w:rsidRPr="00C9444E">
          <w:rPr>
            <w:rFonts w:ascii="Times New Roman" w:hAnsi="Times New Roman" w:cs="Times New Roman"/>
          </w:rPr>
          <w:delText xml:space="preserve">. ROS production may also be upregulated through </w:delText>
        </w:r>
      </w:del>
      <m:oMath>
        <m:sSub>
          <m:sSubPr>
            <m:ctrlPr>
              <w:del w:id="434" w:author="Madeline Galbraith" w:date="2022-06-14T21:44:00Z">
                <w:rPr>
                  <w:rFonts w:ascii="Cambria Math" w:hAnsi="Cambria Math" w:cs="Times New Roman"/>
                </w:rPr>
              </w:del>
            </m:ctrlPr>
          </m:sSubPr>
          <m:e>
            <m:r>
              <w:del w:id="435" w:author="Madeline Galbraith" w:date="2022-06-14T21:44:00Z">
                <w:rPr>
                  <w:rFonts w:ascii="Cambria Math" w:hAnsi="Cambria Math" w:cs="Times New Roman"/>
                </w:rPr>
                <m:t>μ</m:t>
              </w:del>
            </m:r>
          </m:e>
          <m:sub>
            <m:r>
              <w:del w:id="436" w:author="Madeline Galbraith" w:date="2022-06-14T21:44:00Z">
                <w:rPr>
                  <w:rFonts w:ascii="Cambria Math" w:hAnsi="Cambria Math" w:cs="Times New Roman"/>
                </w:rPr>
                <m:t>34</m:t>
              </w:del>
            </m:r>
          </m:sub>
        </m:sSub>
      </m:oMath>
      <w:ins w:id="437" w:author="Madeline Galbraith" w:date="2022-06-14T21:44:00Z">
        <w:r w:rsidR="00AD7F58" w:rsidRPr="00C9444E">
          <w:rPr>
            <w:rFonts w:ascii="Times New Roman" w:hAnsi="Times New Roman" w:cs="Times New Roman"/>
          </w:rPr>
          <w:t xml:space="preserve"> </w:t>
        </w:r>
      </w:ins>
      <w:customXmlInsRangeStart w:id="438" w:author="Madeline Galbraith" w:date="2022-06-14T21:44:00Z"/>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customXmlInsRangeEnd w:id="438"/>
          <w:ins w:id="439" w:author="Madeline Galbraith" w:date="2022-06-14T21:44:00Z">
            <w:r w:rsidR="00AE6CCC" w:rsidRPr="00AE6CCC">
              <w:rPr>
                <w:rFonts w:ascii="Times New Roman" w:eastAsia="Times New Roman" w:hAnsi="Times New Roman" w:cs="Times New Roman"/>
                <w:color w:val="000000"/>
              </w:rPr>
              <w:t>[51–53]</w:t>
            </w:r>
          </w:ins>
          <w:customXmlInsRangeStart w:id="440" w:author="Madeline Galbraith" w:date="2022-06-14T21:44:00Z"/>
        </w:sdtContent>
      </w:sdt>
      <w:customXmlInsRangeEnd w:id="440"/>
      <w:ins w:id="441" w:author="Madeline Galbraith" w:date="2022-06-14T21:44:00Z">
        <w:r w:rsidR="00C53166">
          <w:rPr>
            <w:rFonts w:ascii="Times New Roman" w:hAnsi="Times New Roman" w:cs="Times New Roman"/>
          </w:rPr>
          <w:t>,</w:t>
        </w:r>
      </w:ins>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del w:id="442" w:author="Madeline Galbraith" w:date="2022-06-14T21:44:00Z">
            <w:r w:rsidR="004C245F" w:rsidRPr="004C245F">
              <w:rPr>
                <w:rFonts w:ascii="Times New Roman" w:eastAsia="Times New Roman" w:hAnsi="Times New Roman" w:cs="Times New Roman"/>
                <w:color w:val="000000"/>
              </w:rPr>
              <w:delText>[51]</w:delText>
            </w:r>
          </w:del>
          <w:ins w:id="443" w:author="Madeline Galbraith" w:date="2022-06-14T21:44:00Z">
            <w:r w:rsidR="00AE6CCC" w:rsidRPr="00AE6CCC">
              <w:rPr>
                <w:rFonts w:ascii="Times New Roman" w:eastAsia="Times New Roman" w:hAnsi="Times New Roman" w:cs="Times New Roman"/>
                <w:color w:val="000000"/>
              </w:rPr>
              <w:t>[54]</w:t>
            </w:r>
          </w:ins>
        </w:sdtContent>
      </w:sdt>
      <w:ins w:id="444" w:author="Madeline Galbraith" w:date="2022-06-14T21:44:00Z">
        <w:r w:rsidR="00C53166">
          <w:rPr>
            <w:rFonts w:ascii="Times New Roman" w:hAnsi="Times New Roman" w:cs="Times New Roman"/>
          </w:rPr>
          <w:t>,</w:t>
        </w:r>
      </w:ins>
      <w:r w:rsidR="00C53166">
        <w:rPr>
          <w:rFonts w:ascii="Times New Roman" w:hAnsi="Times New Roman" w:cs="Times New Roman"/>
        </w:rPr>
        <w:t xml:space="preserve"> or </w:t>
      </w:r>
      <w:del w:id="445" w:author="Madeline Galbraith" w:date="2022-06-14T21:44:00Z">
        <w:r w:rsidR="00AD7F58" w:rsidRPr="00C9444E">
          <w:rPr>
            <w:rFonts w:ascii="Times New Roman" w:hAnsi="Times New Roman" w:cs="Times New Roman"/>
          </w:rPr>
          <w:delText>via</w:delText>
        </w:r>
      </w:del>
      <w:ins w:id="446" w:author="Madeline Galbraith" w:date="2022-06-14T21:44:00Z">
        <w:r w:rsidR="00DA62FD">
          <w:rPr>
            <w:rFonts w:ascii="Times New Roman" w:hAnsi="Times New Roman" w:cs="Times New Roman"/>
          </w:rPr>
          <w:t>upregulating</w:t>
        </w:r>
      </w:ins>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del w:id="447" w:author="Madeline Galbraith" w:date="2022-06-14T21:44:00Z">
            <w:r w:rsidR="004C245F" w:rsidRPr="004C245F">
              <w:rPr>
                <w:rFonts w:ascii="Times New Roman" w:eastAsia="Times New Roman" w:hAnsi="Times New Roman" w:cs="Times New Roman"/>
                <w:color w:val="000000"/>
              </w:rPr>
              <w:delText>[52,53]</w:delText>
            </w:r>
          </w:del>
          <w:ins w:id="448" w:author="Madeline Galbraith" w:date="2022-06-14T21:44:00Z">
            <w:r w:rsidR="00AE6CCC" w:rsidRPr="00AE6CCC">
              <w:rPr>
                <w:rFonts w:ascii="Times New Roman" w:eastAsia="Times New Roman" w:hAnsi="Times New Roman" w:cs="Times New Roman"/>
                <w:color w:val="000000"/>
              </w:rPr>
              <w:t>[55,56]</w:t>
            </w:r>
          </w:ins>
        </w:sdtContent>
      </w:sdt>
      <w:r w:rsidR="00AD7F58" w:rsidRPr="00C9444E">
        <w:rPr>
          <w:rFonts w:ascii="Times New Roman" w:hAnsi="Times New Roman" w:cs="Times New Roman"/>
        </w:rPr>
        <w:t>. This increase in ROS levels</w:t>
      </w:r>
      <w:ins w:id="449" w:author="Madeline Galbraith" w:date="2022-06-14T21:44:00Z">
        <w:r w:rsidR="003E4F04">
          <w:rPr>
            <w:rFonts w:ascii="Times New Roman" w:hAnsi="Times New Roman" w:cs="Times New Roman"/>
          </w:rPr>
          <w:t xml:space="preserve"> by </w:t>
        </w:r>
      </w:ins>
      <m:oMath>
        <m:sSub>
          <m:sSubPr>
            <m:ctrlPr>
              <w:ins w:id="450" w:author="Madeline Galbraith" w:date="2022-06-14T21:44:00Z">
                <w:rPr>
                  <w:rFonts w:ascii="Cambria Math" w:hAnsi="Cambria Math" w:cs="Times New Roman"/>
                </w:rPr>
              </w:ins>
            </m:ctrlPr>
          </m:sSubPr>
          <m:e>
            <m:r>
              <w:ins w:id="451" w:author="Madeline Galbraith" w:date="2022-06-14T21:44:00Z">
                <w:rPr>
                  <w:rFonts w:ascii="Cambria Math" w:hAnsi="Cambria Math" w:cs="Times New Roman"/>
                </w:rPr>
                <m:t>μ</m:t>
              </w:ins>
            </m:r>
          </m:e>
          <m:sub>
            <m:r>
              <w:ins w:id="452" w:author="Madeline Galbraith" w:date="2022-06-14T21:44:00Z">
                <w:rPr>
                  <w:rFonts w:ascii="Cambria Math" w:hAnsi="Cambria Math" w:cs="Times New Roman"/>
                </w:rPr>
                <m:t>34</m:t>
              </w:ins>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w:t>
      </w:r>
      <w:del w:id="453" w:author="Madeline Galbraith" w:date="2022-06-14T21:44:00Z">
        <w:r w:rsidR="00AD7F58" w:rsidRPr="00C9444E">
          <w:rPr>
            <w:rFonts w:ascii="Times New Roman" w:hAnsi="Times New Roman" w:cs="Times New Roman"/>
          </w:rPr>
          <w:delText>) </w:delText>
        </w:r>
      </w:del>
      <w:customXmlDelRangeStart w:id="454" w:author="Madeline Galbraith" w:date="2022-06-14T21:44:00Z"/>
      <w:sdt>
        <w:sdtPr>
          <w:rPr>
            <w:rFonts w:ascii="Times New Roman" w:hAnsi="Times New Roman" w:cs="Times New Roman"/>
          </w:rPr>
          <w:alias w:val="SmartCite Citation"/>
          <w:tag w:val="703cb261-b0c2-4f52-8c43-8dc408bf3954:749ff1c9-a4a8-477e-bcc9-280b9a3d5ffa+"/>
          <w:id w:val="1319300059"/>
          <w:placeholder>
            <w:docPart w:val="A37D6AB81E2944038963087E4AB38FC0"/>
          </w:placeholder>
        </w:sdtPr>
        <w:sdtEndPr/>
        <w:sdtContent>
          <w:customXmlDelRangeEnd w:id="454"/>
          <w:del w:id="455" w:author="Madeline Galbraith" w:date="2022-06-14T21:44:00Z">
            <w:r w:rsidR="004C245F" w:rsidRPr="004C245F">
              <w:rPr>
                <w:rFonts w:ascii="Times New Roman" w:eastAsia="Times New Roman" w:hAnsi="Times New Roman" w:cs="Times New Roman"/>
                <w:color w:val="000000"/>
              </w:rPr>
              <w:delText>[48]</w:delText>
            </w:r>
          </w:del>
          <w:customXmlDelRangeStart w:id="456" w:author="Madeline Galbraith" w:date="2022-06-14T21:44:00Z"/>
        </w:sdtContent>
      </w:sdt>
      <w:customXmlDelRangeEnd w:id="456"/>
      <w:ins w:id="457" w:author="Madeline Galbraith" w:date="2022-06-14T21:44:00Z">
        <w:r w:rsidR="00AD7F58" w:rsidRPr="00C9444E">
          <w:rPr>
            <w:rFonts w:ascii="Times New Roman" w:hAnsi="Times New Roman" w:cs="Times New Roman"/>
          </w:rPr>
          <w:t>)</w:t>
        </w:r>
        <w:r w:rsidR="001B4504">
          <w:rPr>
            <w:rFonts w:ascii="Times New Roman" w:hAnsi="Times New Roman" w:cs="Times New Roman"/>
          </w:rPr>
          <w:t>,</w:t>
        </w:r>
      </w:ins>
      <w:r w:rsidR="001B4504">
        <w:rPr>
          <w:rFonts w:ascii="Times New Roman" w:hAnsi="Times New Roman" w:cs="Times New Roman"/>
        </w:rPr>
        <w:t xml:space="preserve"> and </w:t>
      </w:r>
      <w:del w:id="458" w:author="Madeline Galbraith" w:date="2022-06-14T21:44:00Z">
        <w:r w:rsidR="00AD7F58" w:rsidRPr="00C9444E">
          <w:rPr>
            <w:rFonts w:ascii="Times New Roman" w:hAnsi="Times New Roman" w:cs="Times New Roman"/>
          </w:rPr>
          <w:delText>has recently been indicated as a factor</w:delText>
        </w:r>
      </w:del>
      <w:ins w:id="459" w:author="Madeline Galbraith" w:date="2022-06-14T21:44:00Z">
        <w:r w:rsidR="001B4504">
          <w:rPr>
            <w:rFonts w:ascii="Times New Roman" w:hAnsi="Times New Roman" w:cs="Times New Roman"/>
          </w:rPr>
          <w:t>we will explain</w:t>
        </w:r>
      </w:ins>
      <w:r w:rsidR="001B4504">
        <w:rPr>
          <w:rFonts w:ascii="Times New Roman" w:hAnsi="Times New Roman" w:cs="Times New Roman"/>
        </w:rPr>
        <w:t xml:space="preserve"> in </w:t>
      </w:r>
      <w:del w:id="460" w:author="Madeline Galbraith" w:date="2022-06-14T21:44:00Z">
        <w:r w:rsidR="00AD7F58" w:rsidRPr="00C9444E">
          <w:rPr>
            <w:rFonts w:ascii="Times New Roman" w:hAnsi="Times New Roman" w:cs="Times New Roman"/>
          </w:rPr>
          <w:delText>cancer drug resistance </w:delText>
        </w:r>
      </w:del>
      <w:customXmlDelRangeStart w:id="461" w:author="Madeline Galbraith" w:date="2022-06-14T21:44:00Z"/>
      <w:sdt>
        <w:sdtPr>
          <w:rPr>
            <w:rFonts w:ascii="Times New Roman" w:hAnsi="Times New Roman" w:cs="Times New Roman"/>
          </w:rPr>
          <w:alias w:val="SmartCite Citation"/>
          <w:tag w:val="703cb261-b0c2-4f52-8c43-8dc408bf3954:4077b4a2-a7ce-4a05-9dea-79d346e4bb64+"/>
          <w:id w:val="1031914230"/>
          <w:placeholder>
            <w:docPart w:val="A37D6AB81E2944038963087E4AB38FC0"/>
          </w:placeholder>
        </w:sdtPr>
        <w:sdtEndPr/>
        <w:sdtContent>
          <w:customXmlDelRangeEnd w:id="461"/>
          <w:del w:id="462" w:author="Madeline Galbraith" w:date="2022-06-14T21:44:00Z">
            <w:r w:rsidR="004C245F" w:rsidRPr="004C245F">
              <w:rPr>
                <w:rFonts w:ascii="Times New Roman" w:eastAsia="Times New Roman" w:hAnsi="Times New Roman" w:cs="Times New Roman"/>
                <w:color w:val="000000"/>
              </w:rPr>
              <w:delText>[54]</w:delText>
            </w:r>
          </w:del>
          <w:customXmlDelRangeStart w:id="463" w:author="Madeline Galbraith" w:date="2022-06-14T21:44:00Z"/>
        </w:sdtContent>
      </w:sdt>
      <w:customXmlDelRangeEnd w:id="463"/>
      <w:del w:id="464" w:author="Madeline Galbraith" w:date="2022-06-14T21:44:00Z">
        <w:r w:rsidR="00AD7F58" w:rsidRPr="00C9444E">
          <w:rPr>
            <w:rFonts w:ascii="Times New Roman" w:hAnsi="Times New Roman" w:cs="Times New Roman"/>
          </w:rPr>
          <w:delText xml:space="preserve">. </w:delText>
        </w:r>
        <w:r w:rsidR="00DE7FA5" w:rsidRPr="00C9444E">
          <w:rPr>
            <w:rFonts w:ascii="Times New Roman" w:hAnsi="Times New Roman" w:cs="Times New Roman"/>
          </w:rPr>
          <w:delText xml:space="preserve">Next, </w:delText>
        </w:r>
        <w:r w:rsidR="00AD7F58" w:rsidRPr="00C9444E">
          <w:rPr>
            <w:rFonts w:ascii="Times New Roman" w:hAnsi="Times New Roman" w:cs="Times New Roman"/>
          </w:rPr>
          <w:delText xml:space="preserve">crosstalk between </w:delText>
        </w:r>
        <w:r w:rsidR="005506B5" w:rsidRPr="00C9444E">
          <w:rPr>
            <w:rFonts w:ascii="Times New Roman" w:hAnsi="Times New Roman" w:cs="Times New Roman"/>
          </w:rPr>
          <w:delText xml:space="preserve">HIF-1 </w:delText>
        </w:r>
        <w:r w:rsidR="00AD7F58" w:rsidRPr="00C9444E">
          <w:rPr>
            <w:rFonts w:ascii="Times New Roman" w:hAnsi="Times New Roman" w:cs="Times New Roman"/>
          </w:rPr>
          <w:delText>and</w:delText>
        </w:r>
      </w:del>
      <w:ins w:id="465" w:author="Madeline Galbraith" w:date="2022-06-14T21:44:00Z">
        <w:r w:rsidR="001B4504">
          <w:rPr>
            <w:rFonts w:ascii="Times New Roman" w:hAnsi="Times New Roman" w:cs="Times New Roman"/>
          </w:rPr>
          <w:t>more detail</w:t>
        </w:r>
        <w:r w:rsidR="00C725A2">
          <w:rPr>
            <w:rFonts w:ascii="Times New Roman" w:hAnsi="Times New Roman" w:cs="Times New Roman"/>
          </w:rPr>
          <w:t xml:space="preserve"> later</w:t>
        </w:r>
      </w:ins>
      <w:customXmlInsRangeStart w:id="466" w:author="Madeline Galbraith" w:date="2022-06-14T21:44:00Z"/>
      <w:sdt>
        <w:sdtPr>
          <w:rPr>
            <w:rFonts w:ascii="Times New Roman" w:hAnsi="Times New Roman" w:cs="Times New Roman"/>
          </w:rPr>
          <w:alias w:val="SmartCite Citation"/>
          <w:tag w:val="703cb261-b0c2-4f52-8c43-8dc408bf3954:749ff1c9-a4a8-477e-bcc9-280b9a3d5ffa,703cb261-b0c2-4f52-8c43-8dc408bf3954:4077b4a2-a7ce-4a05-9dea-79d346e4bb64+"/>
          <w:id w:val="-2012055804"/>
          <w:placeholder>
            <w:docPart w:val="DefaultPlaceholder_-1854013440"/>
          </w:placeholder>
        </w:sdtPr>
        <w:sdtEndPr/>
        <w:sdtContent>
          <w:customXmlInsRangeEnd w:id="466"/>
          <w:ins w:id="467" w:author="Madeline Galbraith" w:date="2022-06-14T21:44:00Z">
            <w:r w:rsidR="00AE6CCC" w:rsidRPr="00AE6CCC">
              <w:rPr>
                <w:rFonts w:ascii="Times New Roman" w:eastAsia="Times New Roman" w:hAnsi="Times New Roman" w:cs="Times New Roman"/>
                <w:color w:val="000000"/>
              </w:rPr>
              <w:t>[51,57]</w:t>
            </w:r>
          </w:ins>
          <w:customXmlInsRangeStart w:id="468" w:author="Madeline Galbraith" w:date="2022-06-14T21:44:00Z"/>
        </w:sdtContent>
      </w:sdt>
      <w:customXmlInsRangeEnd w:id="468"/>
      <w:ins w:id="469" w:author="Madeline Galbraith" w:date="2022-06-14T21:44:00Z">
        <w:r w:rsidR="00AD7F58" w:rsidRPr="00C9444E">
          <w:rPr>
            <w:rFonts w:ascii="Times New Roman" w:hAnsi="Times New Roman" w:cs="Times New Roman"/>
          </w:rPr>
          <w:t xml:space="preserve">. </w:t>
        </w:r>
        <w:r w:rsidR="00DE7FA5" w:rsidRPr="00C9444E">
          <w:rPr>
            <w:rFonts w:ascii="Times New Roman" w:hAnsi="Times New Roman" w:cs="Times New Roman"/>
          </w:rPr>
          <w:t>Next,</w:t>
        </w:r>
      </w:ins>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del w:id="470" w:author="Madeline Galbraith" w:date="2022-06-14T21:44:00Z">
            <w:r w:rsidR="004C245F" w:rsidRPr="004C245F">
              <w:rPr>
                <w:rFonts w:ascii="Times New Roman" w:eastAsia="Times New Roman" w:hAnsi="Times New Roman" w:cs="Times New Roman"/>
                <w:color w:val="000000"/>
              </w:rPr>
              <w:delText>[55]</w:delText>
            </w:r>
          </w:del>
          <w:ins w:id="471" w:author="Madeline Galbraith" w:date="2022-06-14T21:44:00Z">
            <w:r w:rsidR="00AE6CCC" w:rsidRPr="00AE6CCC">
              <w:rPr>
                <w:rFonts w:ascii="Times New Roman" w:eastAsia="Times New Roman" w:hAnsi="Times New Roman" w:cs="Times New Roman"/>
                <w:color w:val="000000"/>
              </w:rPr>
              <w:t>[30]</w:t>
            </w:r>
          </w:ins>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del w:id="472" w:author="Madeline Galbraith" w:date="2022-06-14T21:44:00Z">
            <w:r w:rsidR="004C245F" w:rsidRPr="004C245F">
              <w:rPr>
                <w:rFonts w:ascii="Times New Roman" w:eastAsia="Times New Roman" w:hAnsi="Times New Roman" w:cs="Times New Roman"/>
                <w:color w:val="000000"/>
              </w:rPr>
              <w:delText>[56]</w:delText>
            </w:r>
          </w:del>
          <w:ins w:id="473" w:author="Madeline Galbraith" w:date="2022-06-14T21:44:00Z">
            <w:r w:rsidR="00AE6CCC" w:rsidRPr="00AE6CCC">
              <w:rPr>
                <w:rFonts w:ascii="Times New Roman" w:eastAsia="Times New Roman" w:hAnsi="Times New Roman" w:cs="Times New Roman"/>
                <w:color w:val="000000"/>
              </w:rPr>
              <w:t>[31]</w:t>
            </w:r>
          </w:ins>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del w:id="474" w:author="Madeline Galbraith" w:date="2022-06-14T21:44:00Z">
            <w:r w:rsidR="004C245F" w:rsidRPr="004C245F">
              <w:rPr>
                <w:rFonts w:ascii="Times New Roman" w:eastAsia="Times New Roman" w:hAnsi="Times New Roman" w:cs="Times New Roman"/>
                <w:color w:val="000000"/>
              </w:rPr>
              <w:delText>[57]</w:delText>
            </w:r>
          </w:del>
          <w:ins w:id="475" w:author="Madeline Galbraith" w:date="2022-06-14T21:44:00Z">
            <w:r w:rsidR="00AE6CCC" w:rsidRPr="00AE6CCC">
              <w:rPr>
                <w:rFonts w:ascii="Times New Roman" w:eastAsia="Times New Roman" w:hAnsi="Times New Roman" w:cs="Times New Roman"/>
                <w:color w:val="000000"/>
              </w:rPr>
              <w:t>[58]</w:t>
            </w:r>
          </w:ins>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r w:rsidR="001C1615">
        <w:rPr>
          <w:rFonts w:ascii="Times New Roman" w:hAnsi="Times New Roman" w:cs="Times New Roman"/>
        </w:rPr>
        <w:t xml:space="preserve"> </w:t>
      </w:r>
      <w:del w:id="476" w:author="Madeline Galbraith" w:date="2022-06-14T21:44:00Z">
        <w:r w:rsidR="00AD7F58" w:rsidRPr="00C9444E">
          <w:rPr>
            <w:rFonts w:ascii="Times New Roman" w:hAnsi="Times New Roman" w:cs="Times New Roman"/>
          </w:rPr>
          <w:delText>Further</w:delText>
        </w:r>
        <w:r w:rsidR="00DE7FA5" w:rsidRPr="00C9444E">
          <w:rPr>
            <w:rFonts w:ascii="Times New Roman" w:hAnsi="Times New Roman" w:cs="Times New Roman"/>
          </w:rPr>
          <w:delText>more</w:delText>
        </w:r>
        <w:r w:rsidR="00AD7F58" w:rsidRPr="00C9444E">
          <w:rPr>
            <w:rFonts w:ascii="Times New Roman" w:hAnsi="Times New Roman" w:cs="Times New Roman"/>
          </w:rPr>
          <w:delText xml:space="preserve">, there is a </w:delText>
        </w:r>
      </w:del>
      <w:ins w:id="477" w:author="Madeline Galbraith" w:date="2022-06-14T21:44:00Z">
        <w:r w:rsidR="00C725A2">
          <w:rPr>
            <w:rFonts w:ascii="Times New Roman" w:hAnsi="Times New Roman" w:cs="Times New Roman"/>
          </w:rPr>
          <w:t xml:space="preserve">We focus on the </w:t>
        </w:r>
      </w:ins>
      <w:r w:rsidR="00C725A2">
        <w:rPr>
          <w:rFonts w:ascii="Times New Roman" w:hAnsi="Times New Roman" w:cs="Times New Roman"/>
        </w:rPr>
        <w:t xml:space="preserve">negative </w:t>
      </w:r>
      <w:del w:id="478" w:author="Madeline Galbraith" w:date="2022-06-14T21:44:00Z">
        <w:r w:rsidR="00AD7F58" w:rsidRPr="00C9444E">
          <w:rPr>
            <w:rFonts w:ascii="Times New Roman" w:hAnsi="Times New Roman" w:cs="Times New Roman"/>
          </w:rPr>
          <w:delText xml:space="preserve">regulatory </w:delText>
        </w:r>
      </w:del>
      <w:r w:rsidR="00C725A2">
        <w:rPr>
          <w:rFonts w:ascii="Times New Roman" w:hAnsi="Times New Roman" w:cs="Times New Roman"/>
        </w:rPr>
        <w:t xml:space="preserve">feedback loop </w:t>
      </w:r>
      <w:del w:id="479" w:author="Madeline Galbraith" w:date="2022-06-14T21:44:00Z">
        <w:r w:rsidR="00AD7F58" w:rsidRPr="00C9444E">
          <w:rPr>
            <w:rFonts w:ascii="Times New Roman" w:hAnsi="Times New Roman" w:cs="Times New Roman"/>
          </w:rPr>
          <w:delText>between</w:delText>
        </w:r>
      </w:del>
      <w:ins w:id="480" w:author="Madeline Galbraith" w:date="2022-06-14T21:44:00Z">
        <w:r w:rsidR="00C725A2">
          <w:rPr>
            <w:rFonts w:ascii="Times New Roman" w:hAnsi="Times New Roman" w:cs="Times New Roman"/>
          </w:rPr>
          <w:t xml:space="preserve">which seems to be present in a larger portion of the miR-200 family members </w:t>
        </w:r>
      </w:ins>
      <w:customXmlInsRangeStart w:id="481" w:author="Madeline Galbraith" w:date="2022-06-14T21:44:00Z"/>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DefaultPlaceholder_-1854013440"/>
          </w:placeholder>
        </w:sdtPr>
        <w:sdtEndPr/>
        <w:sdtContent>
          <w:customXmlInsRangeEnd w:id="481"/>
          <w:ins w:id="482" w:author="Madeline Galbraith" w:date="2022-06-14T21:44:00Z">
            <w:r w:rsidR="00AE6CCC" w:rsidRPr="00AE6CCC">
              <w:rPr>
                <w:rFonts w:ascii="Times New Roman" w:eastAsia="Times New Roman" w:hAnsi="Times New Roman" w:cs="Times New Roman"/>
                <w:color w:val="000000"/>
              </w:rPr>
              <w:t>[30,59]</w:t>
            </w:r>
          </w:ins>
          <w:customXmlInsRangeStart w:id="483" w:author="Madeline Galbraith" w:date="2022-06-14T21:44:00Z"/>
        </w:sdtContent>
      </w:sdt>
      <w:customXmlInsRangeEnd w:id="483"/>
      <w:ins w:id="484" w:author="Madeline Galbraith" w:date="2022-06-14T21:44:00Z">
        <w:r w:rsidR="00C725A2">
          <w:rPr>
            <w:rFonts w:ascii="Times New Roman" w:hAnsi="Times New Roman" w:cs="Times New Roman"/>
          </w:rPr>
          <w:t>.</w:t>
        </w:r>
        <w:r w:rsidR="004B0528">
          <w:rPr>
            <w:rFonts w:ascii="Times New Roman" w:hAnsi="Times New Roman" w:cs="Times New Roman"/>
          </w:rPr>
          <w:t xml:space="preserve"> Regarding metabolism regulating EMT, HIF-1 inhibits</w:t>
        </w:r>
      </w:ins>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w:t>
      </w:r>
      <w:del w:id="485" w:author="Madeline Galbraith" w:date="2022-06-14T21:44:00Z">
        <w:r w:rsidR="00AD7F58" w:rsidRPr="00C9444E">
          <w:rPr>
            <w:rFonts w:ascii="Times New Roman" w:hAnsi="Times New Roman" w:cs="Times New Roman"/>
          </w:rPr>
          <w:delText xml:space="preserve">and </w:delText>
        </w:r>
        <w:r w:rsidR="005506B5" w:rsidRPr="00C9444E">
          <w:rPr>
            <w:rFonts w:ascii="Times New Roman" w:hAnsi="Times New Roman" w:cs="Times New Roman"/>
          </w:rPr>
          <w:delText>HIF-1</w:delText>
        </w:r>
        <w:r w:rsidR="00E428C6">
          <w:rPr>
            <w:rFonts w:ascii="Times New Roman" w:hAnsi="Times New Roman" w:cs="Times New Roman"/>
          </w:rPr>
          <w:delText xml:space="preserve"> </w:delText>
        </w:r>
      </w:del>
      <w:customXmlDelRangeStart w:id="486" w:author="Madeline Galbraith" w:date="2022-06-14T21:44:00Z"/>
      <w:sdt>
        <w:sdtPr>
          <w:rPr>
            <w:rFonts w:ascii="Times New Roman" w:hAnsi="Times New Roman" w:cs="Times New Roman"/>
          </w:rPr>
          <w:alias w:val="SmartCite Citation"/>
          <w:tag w:val="703cb261-b0c2-4f52-8c43-8dc408bf3954:9f14a2f2-c158-4d1a-86b4-d8cf3b149140+"/>
          <w:id w:val="-98951784"/>
          <w:placeholder>
            <w:docPart w:val="A37D6AB81E2944038963087E4AB38FC0"/>
          </w:placeholder>
        </w:sdtPr>
        <w:sdtEndPr/>
        <w:sdtContent>
          <w:customXmlDelRangeEnd w:id="486"/>
          <w:del w:id="487" w:author="Madeline Galbraith" w:date="2022-06-14T21:44:00Z">
            <w:r w:rsidR="004C245F" w:rsidRPr="004C245F">
              <w:rPr>
                <w:rFonts w:ascii="Times New Roman" w:eastAsia="Times New Roman" w:hAnsi="Times New Roman" w:cs="Times New Roman"/>
                <w:color w:val="000000"/>
              </w:rPr>
              <w:delText>[56]</w:delText>
            </w:r>
          </w:del>
          <w:customXmlDelRangeStart w:id="488" w:author="Madeline Galbraith" w:date="2022-06-14T21:44:00Z"/>
        </w:sdtContent>
      </w:sdt>
      <w:customXmlDelRangeEnd w:id="488"/>
      <w:del w:id="489" w:author="Madeline Galbraith" w:date="2022-06-14T21:44:00Z">
        <w:r w:rsidR="00AD7F58" w:rsidRPr="00C9444E">
          <w:rPr>
            <w:rFonts w:ascii="Times New Roman" w:hAnsi="Times New Roman" w:cs="Times New Roman"/>
          </w:rPr>
          <w:delText>. The inhibition of mi</w:delText>
        </w:r>
        <w:r w:rsidR="00240011" w:rsidRPr="00C9444E">
          <w:rPr>
            <w:rFonts w:ascii="Times New Roman" w:hAnsi="Times New Roman" w:cs="Times New Roman"/>
          </w:rPr>
          <w:delText>R</w:delText>
        </w:r>
        <w:r w:rsidR="00AD7F58" w:rsidRPr="00C9444E">
          <w:rPr>
            <w:rFonts w:ascii="Times New Roman" w:hAnsi="Times New Roman" w:cs="Times New Roman"/>
          </w:rPr>
          <w:delText>-200b by</w:delText>
        </w:r>
        <w:r w:rsidR="005506B5" w:rsidRPr="00C9444E">
          <w:rPr>
            <w:rFonts w:ascii="Times New Roman" w:hAnsi="Times New Roman" w:cs="Times New Roman"/>
          </w:rPr>
          <w:delText xml:space="preserve"> HIF-1</w:delText>
        </w:r>
        <w:r w:rsidR="00022E63" w:rsidRPr="00C9444E">
          <w:rPr>
            <w:rFonts w:ascii="Times New Roman" w:hAnsi="Times New Roman" w:cs="Times New Roman"/>
          </w:rPr>
          <w:delText xml:space="preserve"> </w:delText>
        </w:r>
        <w:r w:rsidR="00AD7F58" w:rsidRPr="00C9444E">
          <w:rPr>
            <w:rFonts w:ascii="Times New Roman" w:hAnsi="Times New Roman" w:cs="Times New Roman"/>
          </w:rPr>
          <w:delText>is indirect</w:delText>
        </w:r>
        <w:r w:rsidR="00DE7FA5" w:rsidRPr="00C9444E">
          <w:rPr>
            <w:rFonts w:ascii="Times New Roman" w:hAnsi="Times New Roman" w:cs="Times New Roman"/>
          </w:rPr>
          <w:delText>, acting</w:delText>
        </w:r>
      </w:del>
      <w:r w:rsidR="00AD7F58" w:rsidRPr="00C9444E">
        <w:rPr>
          <w:rFonts w:ascii="Times New Roman" w:hAnsi="Times New Roman" w:cs="Times New Roman"/>
        </w:rPr>
        <w:t xml:space="preserve"> through upregulation of </w:t>
      </w:r>
      <w:r w:rsidR="00C725A2">
        <w:rPr>
          <w:rFonts w:ascii="Times New Roman" w:hAnsi="Times New Roman" w:cs="Times New Roman"/>
        </w:rPr>
        <w:t xml:space="preserve">the </w:t>
      </w:r>
      <w:ins w:id="490" w:author="Madeline Galbraith" w:date="2022-06-14T21:44:00Z">
        <w:r w:rsidR="00FC31CC">
          <w:rPr>
            <w:rFonts w:ascii="Times New Roman" w:hAnsi="Times New Roman" w:cs="Times New Roman"/>
          </w:rPr>
          <w:t xml:space="preserve">HIF-1 </w:t>
        </w:r>
      </w:ins>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del w:id="491" w:author="Madeline Galbraith" w:date="2022-06-14T21:44:00Z">
            <w:r w:rsidR="004C245F" w:rsidRPr="004C245F">
              <w:rPr>
                <w:rFonts w:ascii="Times New Roman" w:eastAsia="Times New Roman" w:hAnsi="Times New Roman" w:cs="Times New Roman"/>
                <w:color w:val="000000"/>
              </w:rPr>
              <w:delText>[56]</w:delText>
            </w:r>
          </w:del>
          <w:ins w:id="492" w:author="Madeline Galbraith" w:date="2022-06-14T21:44:00Z">
            <w:r w:rsidR="00AE6CCC" w:rsidRPr="00AE6CCC">
              <w:rPr>
                <w:rFonts w:ascii="Times New Roman" w:eastAsia="Times New Roman" w:hAnsi="Times New Roman" w:cs="Times New Roman"/>
                <w:color w:val="000000"/>
              </w:rPr>
              <w:t>[31]</w:t>
            </w:r>
          </w:ins>
        </w:sdtContent>
      </w:sdt>
      <w:del w:id="493" w:author="Madeline Galbraith" w:date="2022-06-14T21:44:00Z">
        <w:r w:rsidR="00AD7F58" w:rsidRPr="00C9444E">
          <w:rPr>
            <w:rFonts w:ascii="Times New Roman" w:hAnsi="Times New Roman" w:cs="Times New Roman"/>
          </w:rPr>
          <w:delText xml:space="preserve">. </w:delText>
        </w:r>
        <w:r w:rsidR="00006416" w:rsidRPr="00C9444E">
          <w:rPr>
            <w:rFonts w:ascii="Times New Roman" w:hAnsi="Times New Roman" w:cs="Times New Roman"/>
          </w:rPr>
          <w:delText xml:space="preserve">Our coupled model </w:delText>
        </w:r>
        <w:r w:rsidR="008659D6" w:rsidRPr="00C9444E">
          <w:rPr>
            <w:rFonts w:ascii="Times New Roman" w:hAnsi="Times New Roman" w:cs="Times New Roman"/>
          </w:rPr>
          <w:delText>includes a</w:delText>
        </w:r>
        <w:r w:rsidR="00006416" w:rsidRPr="00C9444E">
          <w:rPr>
            <w:rFonts w:ascii="Times New Roman" w:hAnsi="Times New Roman" w:cs="Times New Roman"/>
          </w:rPr>
          <w:delText xml:space="preserve"> </w:delText>
        </w:r>
      </w:del>
      <w:ins w:id="494" w:author="Madeline Galbraith" w:date="2022-06-14T21:44:00Z">
        <w:r w:rsidR="00AD7F58" w:rsidRPr="00C9444E">
          <w:rPr>
            <w:rFonts w:ascii="Times New Roman" w:hAnsi="Times New Roman" w:cs="Times New Roman"/>
          </w:rPr>
          <w:t xml:space="preserve">. </w:t>
        </w:r>
        <w:r w:rsidR="00FC31CC">
          <w:rPr>
            <w:rFonts w:ascii="Times New Roman" w:hAnsi="Times New Roman" w:cs="Times New Roman"/>
          </w:rPr>
          <w:t xml:space="preserve">Therefore, there is a </w:t>
        </w:r>
      </w:ins>
      <w:r w:rsidR="00FC31CC">
        <w:rPr>
          <w:rFonts w:ascii="Times New Roman" w:hAnsi="Times New Roman" w:cs="Times New Roman"/>
        </w:rPr>
        <w:t xml:space="preserve">mutual inhibitory feedback </w:t>
      </w:r>
      <w:ins w:id="495" w:author="Madeline Galbraith" w:date="2022-06-14T21:44:00Z">
        <w:r w:rsidR="00FC31CC">
          <w:rPr>
            <w:rFonts w:ascii="Times New Roman" w:hAnsi="Times New Roman" w:cs="Times New Roman"/>
          </w:rPr>
          <w:t>loop</w:t>
        </w:r>
        <w:r w:rsidR="00006416" w:rsidRPr="00C9444E">
          <w:rPr>
            <w:rFonts w:ascii="Times New Roman" w:hAnsi="Times New Roman" w:cs="Times New Roman"/>
          </w:rPr>
          <w:t xml:space="preserve"> </w:t>
        </w:r>
      </w:ins>
      <w:r w:rsidR="00006416" w:rsidRPr="00C9444E">
        <w:rPr>
          <w:rFonts w:ascii="Times New Roman" w:hAnsi="Times New Roman" w:cs="Times New Roman"/>
        </w:rPr>
        <w:t xml:space="preserve">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ins w:id="496" w:author="Madeline Galbraith" w:date="2022-06-14T21:44:00Z">
        <w:r w:rsidR="00FC31CC">
          <w:rPr>
            <w:rFonts w:ascii="Times New Roman" w:hAnsi="Times New Roman" w:cs="Times New Roman"/>
          </w:rPr>
          <w:t xml:space="preserve">directly </w:t>
        </w:r>
      </w:ins>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del w:id="497" w:author="Madeline Galbraith" w:date="2022-06-14T21:44:00Z">
            <w:r w:rsidR="004C245F" w:rsidRPr="004C245F">
              <w:rPr>
                <w:rFonts w:ascii="Times New Roman" w:eastAsia="Times New Roman" w:hAnsi="Times New Roman" w:cs="Times New Roman"/>
                <w:color w:val="000000"/>
              </w:rPr>
              <w:delText>[58]</w:delText>
            </w:r>
          </w:del>
          <w:ins w:id="498" w:author="Madeline Galbraith" w:date="2022-06-14T21:44:00Z">
            <w:r w:rsidR="00AE6CCC" w:rsidRPr="00AE6CCC">
              <w:rPr>
                <w:rFonts w:ascii="Times New Roman" w:eastAsia="Times New Roman" w:hAnsi="Times New Roman" w:cs="Times New Roman"/>
                <w:color w:val="000000"/>
              </w:rPr>
              <w:t>[60]</w:t>
            </w:r>
          </w:ins>
        </w:sdtContent>
      </w:sdt>
      <w:del w:id="499" w:author="Madeline Galbraith" w:date="2022-06-14T21:44:00Z">
        <w:r w:rsidR="00AD7F58" w:rsidRPr="00C9444E">
          <w:rPr>
            <w:rFonts w:ascii="Times New Roman" w:hAnsi="Times New Roman" w:cs="Times New Roman"/>
          </w:rPr>
          <w:delText xml:space="preserve">. The production of </w:delText>
        </w:r>
        <w:r w:rsidR="00D031C0" w:rsidRPr="00C9444E">
          <w:rPr>
            <w:rFonts w:ascii="Times New Roman" w:hAnsi="Times New Roman" w:cs="Times New Roman"/>
          </w:rPr>
          <w:delText>SNAIL</w:delText>
        </w:r>
        <w:r w:rsidR="00D031C0" w:rsidRPr="00C9444E" w:rsidDel="00D031C0">
          <w:rPr>
            <w:rFonts w:ascii="Times New Roman" w:hAnsi="Times New Roman" w:cs="Times New Roman"/>
          </w:rPr>
          <w:delText xml:space="preserve"> </w:delText>
        </w:r>
        <w:r w:rsidR="00AD7F58" w:rsidRPr="00C9444E">
          <w:rPr>
            <w:rFonts w:ascii="Times New Roman" w:hAnsi="Times New Roman" w:cs="Times New Roman"/>
          </w:rPr>
          <w:delText xml:space="preserve">is also </w:delText>
        </w:r>
        <w:r w:rsidR="00230C9A" w:rsidRPr="00C9444E">
          <w:rPr>
            <w:rFonts w:ascii="Times New Roman" w:hAnsi="Times New Roman" w:cs="Times New Roman"/>
          </w:rPr>
          <w:delText>a downstream target of</w:delText>
        </w:r>
      </w:del>
      <w:ins w:id="500" w:author="Madeline Galbraith" w:date="2022-06-14T21:44:00Z">
        <w:r w:rsidR="00FC31CC">
          <w:rPr>
            <w:rFonts w:ascii="Times New Roman" w:hAnsi="Times New Roman" w:cs="Times New Roman"/>
          </w:rPr>
          <w:t>, while</w:t>
        </w:r>
      </w:ins>
      <w:r w:rsidR="00FC31CC">
        <w:rPr>
          <w:rFonts w:ascii="Times New Roman" w:hAnsi="Times New Roman" w:cs="Times New Roman"/>
        </w:rPr>
        <w:t xml:space="preserve"> AMPK</w:t>
      </w:r>
      <w:del w:id="501" w:author="Madeline Galbraith" w:date="2022-06-14T21:44:00Z">
        <w:r w:rsidR="00230C9A" w:rsidRPr="00C9444E">
          <w:rPr>
            <w:rFonts w:ascii="Times New Roman" w:hAnsi="Times New Roman" w:cs="Times New Roman"/>
          </w:rPr>
          <w:delText>. Once FOXO3 is activated by AMPK, it</w:delText>
        </w:r>
      </w:del>
      <w:r w:rsidR="00FC31CC">
        <w:rPr>
          <w:rFonts w:ascii="Times New Roman" w:hAnsi="Times New Roman" w:cs="Times New Roman"/>
        </w:rPr>
        <w:t xml:space="preserve"> represses the </w:t>
      </w:r>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r w:rsidR="00C725A2">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del w:id="502" w:author="Madeline Galbraith" w:date="2022-06-14T21:44:00Z">
            <w:r w:rsidR="004C245F" w:rsidRPr="004C245F">
              <w:rPr>
                <w:rFonts w:ascii="Times New Roman" w:eastAsia="Times New Roman" w:hAnsi="Times New Roman" w:cs="Times New Roman"/>
                <w:color w:val="000000"/>
              </w:rPr>
              <w:delText>[59]</w:delText>
            </w:r>
          </w:del>
          <w:ins w:id="503" w:author="Madeline Galbraith" w:date="2022-06-14T21:44:00Z">
            <w:r w:rsidR="00AE6CCC" w:rsidRPr="00AE6CCC">
              <w:rPr>
                <w:rFonts w:ascii="Times New Roman" w:eastAsia="Times New Roman" w:hAnsi="Times New Roman" w:cs="Times New Roman"/>
                <w:color w:val="000000"/>
              </w:rPr>
              <w:t>[61]</w:t>
            </w:r>
          </w:ins>
        </w:sdtContent>
      </w:sdt>
      <w:del w:id="504" w:author="Madeline Galbraith" w:date="2022-06-14T21:44:00Z">
        <w:r w:rsidR="00AD7F58" w:rsidRPr="00C9444E">
          <w:rPr>
            <w:rFonts w:ascii="Times New Roman" w:hAnsi="Times New Roman" w:cs="Times New Roman"/>
          </w:rPr>
          <w:delText>.</w:delText>
        </w:r>
      </w:del>
      <w:ins w:id="505" w:author="Madeline Galbraith" w:date="2022-06-14T21:44:00Z">
        <w:r w:rsidR="00FC31CC">
          <w:rPr>
            <w:rFonts w:ascii="Times New Roman" w:hAnsi="Times New Roman" w:cs="Times New Roman"/>
          </w:rPr>
          <w:t xml:space="preserve"> by activating FOXO3</w:t>
        </w:r>
        <w:r w:rsidR="00AD7F58" w:rsidRPr="00C9444E">
          <w:rPr>
            <w:rFonts w:ascii="Times New Roman" w:hAnsi="Times New Roman" w:cs="Times New Roman"/>
          </w:rPr>
          <w:t>.</w:t>
        </w:r>
      </w:ins>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del w:id="506" w:author="Madeline Galbraith" w:date="2022-06-14T21:44:00Z">
        <w:r w:rsidR="00CB3C1F" w:rsidRPr="00C9444E">
          <w:rPr>
            <w:rFonts w:ascii="Times New Roman" w:hAnsi="Times New Roman" w:cs="Times New Roman"/>
          </w:rPr>
          <w:delText>Z</w:delText>
        </w:r>
        <w:r w:rsidR="00F946C7" w:rsidRPr="00C9444E">
          <w:rPr>
            <w:rFonts w:ascii="Times New Roman" w:hAnsi="Times New Roman" w:cs="Times New Roman"/>
          </w:rPr>
          <w:delText>EB</w:delText>
        </w:r>
        <w:r w:rsidR="00CB3C1F" w:rsidRPr="00C9444E">
          <w:rPr>
            <w:rFonts w:ascii="Times New Roman" w:hAnsi="Times New Roman" w:cs="Times New Roman"/>
          </w:rPr>
          <w:delText xml:space="preserve"> is a downstream target of </w:delText>
        </w:r>
        <w:r w:rsidR="00AD7F58" w:rsidRPr="00C9444E">
          <w:rPr>
            <w:rFonts w:ascii="Times New Roman" w:hAnsi="Times New Roman" w:cs="Times New Roman"/>
          </w:rPr>
          <w:delText>AMPK</w:delText>
        </w:r>
        <w:r w:rsidR="00CB3C1F" w:rsidRPr="00C9444E">
          <w:rPr>
            <w:rFonts w:ascii="Times New Roman" w:hAnsi="Times New Roman" w:cs="Times New Roman"/>
          </w:rPr>
          <w:delText xml:space="preserve">, and ZEB production is </w:delText>
        </w:r>
        <w:r w:rsidR="00C62A62" w:rsidRPr="00C9444E">
          <w:rPr>
            <w:rFonts w:ascii="Times New Roman" w:hAnsi="Times New Roman" w:cs="Times New Roman"/>
          </w:rPr>
          <w:delText>inhibited</w:delText>
        </w:r>
        <w:r w:rsidR="00CB3C1F" w:rsidRPr="00C9444E">
          <w:rPr>
            <w:rFonts w:ascii="Times New Roman" w:hAnsi="Times New Roman" w:cs="Times New Roman"/>
          </w:rPr>
          <w:delText xml:space="preserve"> by FOXO</w:delText>
        </w:r>
        <w:r w:rsidR="00AD7F58" w:rsidRPr="00C9444E">
          <w:rPr>
            <w:rFonts w:ascii="Times New Roman" w:hAnsi="Times New Roman" w:cs="Times New Roman"/>
          </w:rPr>
          <w:delText xml:space="preserve"> </w:delText>
        </w:r>
      </w:del>
      <w:customXmlDelRangeStart w:id="507" w:author="Madeline Galbraith" w:date="2022-06-14T21:44:00Z"/>
      <w:sdt>
        <w:sdtPr>
          <w:rPr>
            <w:rFonts w:ascii="Times New Roman" w:hAnsi="Times New Roman" w:cs="Times New Roman"/>
          </w:rPr>
          <w:alias w:val="SmartCite Citation"/>
          <w:tag w:val="703cb261-b0c2-4f52-8c43-8dc408bf3954:fe5db9c6-b4e6-462b-8beb-77b138df92ad,703cb261-b0c2-4f52-8c43-8dc408bf3954:c832c022-1c12-4a2d-8c33-0f8663d5788d+"/>
          <w:id w:val="-1434432724"/>
          <w:placeholder>
            <w:docPart w:val="A37D6AB81E2944038963087E4AB38FC0"/>
          </w:placeholder>
        </w:sdtPr>
        <w:sdtEndPr/>
        <w:sdtContent>
          <w:customXmlDelRangeEnd w:id="507"/>
          <w:del w:id="508" w:author="Madeline Galbraith" w:date="2022-06-14T21:44:00Z">
            <w:r w:rsidR="004C245F" w:rsidRPr="004C245F">
              <w:rPr>
                <w:rFonts w:ascii="Times New Roman" w:eastAsia="Times New Roman" w:hAnsi="Times New Roman" w:cs="Times New Roman"/>
                <w:color w:val="000000"/>
              </w:rPr>
              <w:delText>[60,61]</w:delText>
            </w:r>
          </w:del>
          <w:customXmlDelRangeStart w:id="509" w:author="Madeline Galbraith" w:date="2022-06-14T21:44:00Z"/>
        </w:sdtContent>
      </w:sdt>
      <w:customXmlDelRangeEnd w:id="509"/>
      <w:ins w:id="510" w:author="Madeline Galbraith" w:date="2022-06-14T21:44:00Z">
        <w:r w:rsidR="00FC31CC">
          <w:rPr>
            <w:rFonts w:ascii="Times New Roman" w:hAnsi="Times New Roman" w:cs="Times New Roman"/>
          </w:rPr>
          <w:t xml:space="preserve">AMPK suppresses </w:t>
        </w:r>
        <w:r w:rsidR="00CB3C1F" w:rsidRPr="00C9444E">
          <w:rPr>
            <w:rFonts w:ascii="Times New Roman" w:hAnsi="Times New Roman" w:cs="Times New Roman"/>
          </w:rPr>
          <w:t>Z</w:t>
        </w:r>
        <w:r w:rsidR="00F946C7" w:rsidRPr="00C9444E">
          <w:rPr>
            <w:rFonts w:ascii="Times New Roman" w:hAnsi="Times New Roman" w:cs="Times New Roman"/>
          </w:rPr>
          <w:t>EB</w:t>
        </w:r>
        <w:r w:rsidR="009349E2">
          <w:rPr>
            <w:rFonts w:ascii="Times New Roman" w:hAnsi="Times New Roman" w:cs="Times New Roman"/>
          </w:rPr>
          <w:t>2</w:t>
        </w:r>
        <w:r w:rsidR="00CB3C1F" w:rsidRPr="00C9444E">
          <w:rPr>
            <w:rFonts w:ascii="Times New Roman" w:hAnsi="Times New Roman" w:cs="Times New Roman"/>
          </w:rPr>
          <w:t xml:space="preserve"> by </w:t>
        </w:r>
        <w:r w:rsidR="00FC31CC">
          <w:rPr>
            <w:rFonts w:ascii="Times New Roman" w:hAnsi="Times New Roman" w:cs="Times New Roman"/>
          </w:rPr>
          <w:t xml:space="preserve">activating </w:t>
        </w:r>
        <w:r w:rsidR="00CB3C1F" w:rsidRPr="00C9444E">
          <w:rPr>
            <w:rFonts w:ascii="Times New Roman" w:hAnsi="Times New Roman" w:cs="Times New Roman"/>
          </w:rPr>
          <w:t>FOXO</w:t>
        </w:r>
        <w:r w:rsidR="009349E2">
          <w:rPr>
            <w:rFonts w:ascii="Times New Roman" w:hAnsi="Times New Roman" w:cs="Times New Roman"/>
          </w:rPr>
          <w:t>1</w:t>
        </w:r>
        <w:r w:rsidR="00AD7F58" w:rsidRPr="00C9444E">
          <w:rPr>
            <w:rFonts w:ascii="Times New Roman" w:hAnsi="Times New Roman" w:cs="Times New Roman"/>
          </w:rPr>
          <w:t xml:space="preserve"> </w:t>
        </w:r>
      </w:ins>
      <w:customXmlInsRangeStart w:id="511" w:author="Madeline Galbraith" w:date="2022-06-14T21:44:00Z"/>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customXmlInsRangeEnd w:id="511"/>
          <w:ins w:id="512" w:author="Madeline Galbraith" w:date="2022-06-14T21:44:00Z">
            <w:r w:rsidR="00AE6CCC" w:rsidRPr="00AE6CCC">
              <w:rPr>
                <w:rFonts w:ascii="Times New Roman" w:eastAsia="Times New Roman" w:hAnsi="Times New Roman" w:cs="Times New Roman"/>
                <w:color w:val="000000"/>
              </w:rPr>
              <w:t>[62,63]</w:t>
            </w:r>
          </w:ins>
          <w:customXmlInsRangeStart w:id="513" w:author="Madeline Galbraith" w:date="2022-06-14T21:44:00Z"/>
        </w:sdtContent>
      </w:sdt>
      <w:customXmlInsRangeEnd w:id="513"/>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del w:id="514" w:author="Madeline Galbraith" w:date="2022-06-14T21:44:00Z">
            <w:r w:rsidR="004C245F" w:rsidRPr="004C245F">
              <w:rPr>
                <w:rFonts w:ascii="Times New Roman" w:eastAsia="Times New Roman" w:hAnsi="Times New Roman" w:cs="Times New Roman"/>
                <w:color w:val="000000"/>
              </w:rPr>
              <w:delText>[62–66]</w:delText>
            </w:r>
          </w:del>
          <w:ins w:id="515" w:author="Madeline Galbraith" w:date="2022-06-14T21:44:00Z">
            <w:r w:rsidR="00AE6CCC" w:rsidRPr="00AE6CCC">
              <w:rPr>
                <w:rFonts w:ascii="Times New Roman" w:eastAsia="Times New Roman" w:hAnsi="Times New Roman" w:cs="Times New Roman"/>
                <w:color w:val="000000"/>
              </w:rPr>
              <w:t>[64–68]</w:t>
            </w:r>
          </w:ins>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crosstalks</w:t>
      </w:r>
      <w:r w:rsidR="00612BA3" w:rsidRPr="00C9444E">
        <w:rPr>
          <w:rFonts w:ascii="Times New Roman" w:hAnsi="Times New Roman" w:cs="Times New Roman"/>
        </w:rPr>
        <w:t xml:space="preserve"> that have been included in our modeling framework.</w:t>
      </w:r>
    </w:p>
    <w:p w14:paraId="57A74F01" w14:textId="7F9FB6F1" w:rsidR="00E469AE" w:rsidRPr="00C9444E" w:rsidRDefault="00AD7F58" w:rsidP="004B7743">
      <w:pPr>
        <w:pStyle w:val="BodyText"/>
        <w:spacing w:line="480" w:lineRule="auto"/>
        <w:ind w:firstLine="720"/>
        <w:rPr>
          <w:rFonts w:ascii="Times New Roman" w:hAnsi="Times New Roman" w:cs="Times New Roman"/>
          <w:b/>
          <w:bCs/>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so as to couple </w:t>
      </w:r>
      <w:r w:rsidRPr="00C9444E">
        <w:rPr>
          <w:rFonts w:ascii="Times New Roman" w:hAnsi="Times New Roman" w:cs="Times New Roman"/>
        </w:rPr>
        <w:t>the</w:t>
      </w:r>
      <w:r w:rsidR="00094E42">
        <w:rPr>
          <w:rFonts w:ascii="Times New Roman" w:hAnsi="Times New Roman" w:cs="Times New Roman"/>
        </w:rPr>
        <w:t xml:space="preserve"> </w:t>
      </w:r>
      <w:del w:id="516" w:author="Madeline Galbraith" w:date="2022-06-14T21:44:00Z">
        <w:r w:rsidRPr="00C9444E">
          <w:rPr>
            <w:rFonts w:ascii="Times New Roman" w:hAnsi="Times New Roman" w:cs="Times New Roman"/>
          </w:rPr>
          <w:delText xml:space="preserve">two core </w:delText>
        </w:r>
      </w:del>
      <w:r w:rsidRPr="00C9444E">
        <w:rPr>
          <w:rFonts w:ascii="Times New Roman" w:hAnsi="Times New Roman" w:cs="Times New Roman"/>
        </w:rPr>
        <w:t>circuits</w:t>
      </w:r>
      <w:r w:rsidR="00DE7FA5" w:rsidRPr="00C9444E">
        <w:rPr>
          <w:rFonts w:ascii="Times New Roman" w:hAnsi="Times New Roman" w:cs="Times New Roman"/>
        </w:rPr>
        <w:t xml:space="preserve"> of EMT and </w:t>
      </w:r>
      <w:del w:id="517" w:author="Madeline Galbraith" w:date="2022-06-14T21:44:00Z">
        <w:r w:rsidR="00DE7FA5" w:rsidRPr="00C9444E">
          <w:rPr>
            <w:rFonts w:ascii="Times New Roman" w:hAnsi="Times New Roman" w:cs="Times New Roman"/>
          </w:rPr>
          <w:delText>metabolic control</w:delText>
        </w:r>
      </w:del>
      <w:ins w:id="518" w:author="Madeline Galbraith" w:date="2022-06-14T21:44:00Z">
        <w:r w:rsidR="00DE7FA5" w:rsidRPr="00C9444E">
          <w:rPr>
            <w:rFonts w:ascii="Times New Roman" w:hAnsi="Times New Roman" w:cs="Times New Roman"/>
          </w:rPr>
          <w:t>metaboli</w:t>
        </w:r>
        <w:r w:rsidR="00FC31CC">
          <w:rPr>
            <w:rFonts w:ascii="Times New Roman" w:hAnsi="Times New Roman" w:cs="Times New Roman"/>
          </w:rPr>
          <w:t>sm</w:t>
        </w:r>
      </w:ins>
      <w:r w:rsidR="00DE7FA5" w:rsidRPr="00C9444E">
        <w:rPr>
          <w:rFonts w:ascii="Times New Roman" w:hAnsi="Times New Roman" w:cs="Times New Roman"/>
        </w:rPr>
        <w:t xml:space="preserve"> respectively</w:t>
      </w:r>
      <w:r w:rsidRPr="00C9444E">
        <w:rPr>
          <w:rFonts w:ascii="Times New Roman" w:hAnsi="Times New Roman" w:cs="Times New Roman"/>
        </w:rPr>
        <w:t>.</w:t>
      </w:r>
      <w:r w:rsidR="008E27F2" w:rsidRPr="00C9444E">
        <w:rPr>
          <w:rFonts w:ascii="Times New Roman" w:hAnsi="Times New Roman" w:cs="Times New Roman"/>
        </w:rPr>
        <w:t xml:space="preserve"> </w:t>
      </w:r>
      <w:r w:rsidR="00F364D0" w:rsidRPr="00C9444E">
        <w:rPr>
          <w:rFonts w:ascii="Times New Roman" w:hAnsi="Times New Roman" w:cs="Times New Roman"/>
        </w:rPr>
        <w:t>We modify the metab</w:t>
      </w:r>
      <w:r w:rsidR="00D1313D" w:rsidRPr="00C9444E">
        <w:rPr>
          <w:rFonts w:ascii="Times New Roman" w:hAnsi="Times New Roman" w:cs="Times New Roman"/>
        </w:rPr>
        <w:t>o</w:t>
      </w:r>
      <w:r w:rsidR="00F364D0" w:rsidRPr="00C9444E">
        <w:rPr>
          <w:rFonts w:ascii="Times New Roman" w:hAnsi="Times New Roman" w:cs="Times New Roman"/>
        </w:rPr>
        <w:t xml:space="preserve">lic circuit such that the mathematical model includes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64D0" w:rsidRPr="00C9444E">
        <w:rPr>
          <w:rFonts w:ascii="Times New Roman" w:hAnsi="Times New Roman" w:cs="Times New Roman"/>
        </w:rPr>
        <w:t xml:space="preserve"> and confirm </w:t>
      </w:r>
      <w:r w:rsidR="009F1C29" w:rsidRPr="00C9444E">
        <w:rPr>
          <w:rFonts w:ascii="Times New Roman" w:hAnsi="Times New Roman" w:cs="Times New Roman"/>
        </w:rPr>
        <w:t xml:space="preserve">that </w:t>
      </w:r>
      <w:r w:rsidR="00F364D0" w:rsidRPr="00C9444E">
        <w:rPr>
          <w:rFonts w:ascii="Times New Roman" w:hAnsi="Times New Roman" w:cs="Times New Roman"/>
        </w:rPr>
        <w:t xml:space="preserve">the </w:t>
      </w:r>
      <w:r w:rsidR="00610D81" w:rsidRPr="00C9444E">
        <w:rPr>
          <w:rFonts w:ascii="Times New Roman" w:hAnsi="Times New Roman" w:cs="Times New Roman"/>
        </w:rPr>
        <w:t xml:space="preserve">nullclines and expression of AMPK/HIF-1/ROS for the </w:t>
      </w:r>
      <w:r w:rsidR="00F364D0" w:rsidRPr="00C9444E">
        <w:rPr>
          <w:rFonts w:ascii="Times New Roman" w:hAnsi="Times New Roman" w:cs="Times New Roman"/>
        </w:rPr>
        <w:t xml:space="preserve">modified metabolic network model is consistent with </w:t>
      </w:r>
      <w:r w:rsidR="00610D81" w:rsidRPr="00C9444E">
        <w:rPr>
          <w:rFonts w:ascii="Times New Roman" w:hAnsi="Times New Roman" w:cs="Times New Roman"/>
        </w:rPr>
        <w:t xml:space="preserve">results from the model detailed in Ref. </w:t>
      </w:r>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del w:id="519" w:author="Madeline Galbraith" w:date="2022-06-14T21:44:00Z">
            <w:r w:rsidR="004C245F" w:rsidRPr="004C245F">
              <w:rPr>
                <w:rFonts w:ascii="Times New Roman" w:eastAsia="Times New Roman" w:hAnsi="Times New Roman" w:cs="Times New Roman"/>
                <w:color w:val="000000"/>
              </w:rPr>
              <w:delText>[25]</w:delText>
            </w:r>
          </w:del>
          <w:ins w:id="520" w:author="Madeline Galbraith" w:date="2022-06-14T21:44:00Z">
            <w:r w:rsidR="00AE6CCC" w:rsidRPr="00AE6CCC">
              <w:rPr>
                <w:rFonts w:ascii="Times New Roman" w:eastAsia="Times New Roman" w:hAnsi="Times New Roman" w:cs="Times New Roman"/>
                <w:color w:val="000000"/>
              </w:rPr>
              <w:t>[48]</w:t>
            </w:r>
          </w:ins>
        </w:sdtContent>
      </w:sdt>
      <w:r w:rsidR="00F364D0" w:rsidRPr="00C9444E">
        <w:rPr>
          <w:rFonts w:ascii="Times New Roman" w:hAnsi="Times New Roman" w:cs="Times New Roman"/>
        </w:rPr>
        <w:t xml:space="preserve"> (Fig. S</w:t>
      </w:r>
      <w:r w:rsidR="009E37DD" w:rsidRPr="00C9444E">
        <w:rPr>
          <w:rFonts w:ascii="Times New Roman" w:hAnsi="Times New Roman" w:cs="Times New Roman"/>
        </w:rPr>
        <w:t>4</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p>
    <w:p w14:paraId="488EBA3F" w14:textId="40286C57" w:rsidR="00E469AE" w:rsidRPr="00C9444E" w:rsidRDefault="00723B41" w:rsidP="00C6162E">
      <w:pPr>
        <w:pStyle w:val="FirstParagraph"/>
        <w:spacing w:line="480" w:lineRule="auto"/>
        <w:ind w:firstLine="720"/>
        <w:rPr>
          <w:rFonts w:ascii="Times New Roman" w:hAnsi="Times New Roman" w:cs="Times New Roman"/>
        </w:rPr>
      </w:pPr>
      <w:del w:id="521" w:author="Madeline Galbraith" w:date="2022-06-14T21:44:00Z">
        <w:r w:rsidRPr="00C9444E">
          <w:rPr>
            <w:rFonts w:ascii="Times New Roman" w:hAnsi="Times New Roman" w:cs="Times New Roman"/>
          </w:rPr>
          <w:delText>Assume that we have chosen</w:delText>
        </w:r>
      </w:del>
      <w:ins w:id="522" w:author="Madeline Galbraith" w:date="2022-06-14T21:44:00Z">
        <w:r w:rsidR="00407F6A">
          <w:rPr>
            <w:rFonts w:ascii="Times New Roman" w:hAnsi="Times New Roman" w:cs="Times New Roman"/>
          </w:rPr>
          <w:t>We started with</w:t>
        </w:r>
      </w:ins>
      <w:r w:rsidRPr="00C9444E">
        <w:rPr>
          <w:rFonts w:ascii="Times New Roman" w:hAnsi="Times New Roman" w:cs="Times New Roman"/>
        </w:rPr>
        <w:t xml:space="preserve"> parameters such that both the EMT and metabolic networks are tristable. This means </w:t>
      </w:r>
      <w:del w:id="523" w:author="Madeline Galbraith" w:date="2022-06-14T21:44:00Z">
        <w:r w:rsidRPr="00C9444E">
          <w:rPr>
            <w:rFonts w:ascii="Times New Roman" w:hAnsi="Times New Roman" w:cs="Times New Roman"/>
          </w:rPr>
          <w:delText xml:space="preserve">that </w:delText>
        </w:r>
      </w:del>
      <w:r w:rsidRPr="00C9444E">
        <w:rPr>
          <w:rFonts w:ascii="Times New Roman" w:hAnsi="Times New Roman" w:cs="Times New Roman"/>
        </w:rPr>
        <w:t xml:space="preserve">when the </w:t>
      </w:r>
      <w:r w:rsidR="0003710F" w:rsidRPr="00C9444E">
        <w:rPr>
          <w:rFonts w:ascii="Times New Roman" w:hAnsi="Times New Roman" w:cs="Times New Roman"/>
        </w:rPr>
        <w:t xml:space="preserve">crosstalk </w:t>
      </w:r>
      <w:del w:id="524" w:author="Madeline Galbraith" w:date="2022-06-14T21:44:00Z">
        <w:r w:rsidR="0003710F" w:rsidRPr="00C9444E">
          <w:rPr>
            <w:rFonts w:ascii="Times New Roman" w:hAnsi="Times New Roman" w:cs="Times New Roman"/>
          </w:rPr>
          <w:delText xml:space="preserve">links </w:delText>
        </w:r>
      </w:del>
      <w:r w:rsidR="0003710F" w:rsidRPr="00C9444E">
        <w:rPr>
          <w:rFonts w:ascii="Times New Roman" w:hAnsi="Times New Roman" w:cs="Times New Roman"/>
        </w:rPr>
        <w:t>are inactive, there are</w:t>
      </w:r>
      <w:ins w:id="525" w:author="Madeline Galbraith" w:date="2022-06-14T21:44:00Z">
        <w:r w:rsidR="0003710F" w:rsidRPr="00C9444E">
          <w:rPr>
            <w:rFonts w:ascii="Times New Roman" w:hAnsi="Times New Roman" w:cs="Times New Roman"/>
          </w:rPr>
          <w:t xml:space="preserve"> </w:t>
        </w:r>
        <w:r w:rsidR="00407F6A">
          <w:rPr>
            <w:rFonts w:ascii="Times New Roman" w:hAnsi="Times New Roman" w:cs="Times New Roman"/>
          </w:rPr>
          <w:lastRenderedPageBreak/>
          <w:t>at maximum</w:t>
        </w:r>
      </w:ins>
      <w:r w:rsidR="00407F6A">
        <w:rPr>
          <w:rFonts w:ascii="Times New Roman" w:hAnsi="Times New Roman" w:cs="Times New Roman"/>
        </w:rPr>
        <w:t xml:space="preserve"> </w:t>
      </w:r>
      <w:r w:rsidR="0003710F" w:rsidRPr="00C9444E">
        <w:rPr>
          <w:rFonts w:ascii="Times New Roman" w:hAnsi="Times New Roman" w:cs="Times New Roman"/>
        </w:rPr>
        <w:t xml:space="preserve">nine possible </w:t>
      </w:r>
      <w:r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00AD7F58" w:rsidRPr="00C9444E">
        <w:rPr>
          <w:rFonts w:ascii="Times New Roman" w:hAnsi="Times New Roman" w:cs="Times New Roman"/>
        </w:rPr>
        <w:t xml:space="preserve">By including </w:t>
      </w:r>
      <w:r w:rsidR="0003710F" w:rsidRPr="00C9444E">
        <w:rPr>
          <w:rFonts w:ascii="Times New Roman" w:hAnsi="Times New Roman" w:cs="Times New Roman"/>
        </w:rPr>
        <w:t>active</w:t>
      </w:r>
      <w:r w:rsidR="00AD7F58" w:rsidRPr="00C9444E">
        <w:rPr>
          <w:rFonts w:ascii="Times New Roman" w:hAnsi="Times New Roman" w:cs="Times New Roman"/>
        </w:rPr>
        <w:t xml:space="preserve"> crosstalks, we </w:t>
      </w:r>
      <w:r w:rsidR="0003710F" w:rsidRPr="00C9444E">
        <w:rPr>
          <w:rFonts w:ascii="Times New Roman" w:hAnsi="Times New Roman" w:cs="Times New Roman"/>
        </w:rPr>
        <w:t xml:space="preserve">can </w:t>
      </w:r>
      <w:r w:rsidR="00AD7F58" w:rsidRPr="00C9444E">
        <w:rPr>
          <w:rFonts w:ascii="Times New Roman" w:hAnsi="Times New Roman" w:cs="Times New Roman"/>
        </w:rPr>
        <w:t xml:space="preserve">identify </w:t>
      </w:r>
      <w:del w:id="526" w:author="Madeline Galbraith" w:date="2022-06-14T21:44:00Z">
        <w:r w:rsidR="00AD7F58" w:rsidRPr="00C9444E">
          <w:rPr>
            <w:rFonts w:ascii="Times New Roman" w:hAnsi="Times New Roman" w:cs="Times New Roman"/>
          </w:rPr>
          <w:delText>how</w:delText>
        </w:r>
      </w:del>
      <w:ins w:id="527" w:author="Madeline Galbraith" w:date="2022-06-14T21:44:00Z">
        <w:r w:rsidR="00407F6A">
          <w:rPr>
            <w:rFonts w:ascii="Times New Roman" w:hAnsi="Times New Roman" w:cs="Times New Roman"/>
          </w:rPr>
          <w:t>crosstalk affects</w:t>
        </w:r>
      </w:ins>
      <w:r w:rsidR="00407F6A">
        <w:rPr>
          <w:rFonts w:ascii="Times New Roman" w:hAnsi="Times New Roman" w:cs="Times New Roman"/>
        </w:rPr>
        <w:t xml:space="preserve"> the </w:t>
      </w:r>
      <w:del w:id="528" w:author="Madeline Galbraith" w:date="2022-06-14T21:44:00Z">
        <w:r w:rsidR="00AD7F58" w:rsidRPr="00C9444E">
          <w:rPr>
            <w:rFonts w:ascii="Times New Roman" w:hAnsi="Times New Roman" w:cs="Times New Roman"/>
          </w:rPr>
          <w:delText>components of the networks interact and which</w:delText>
        </w:r>
      </w:del>
      <w:ins w:id="529" w:author="Madeline Galbraith" w:date="2022-06-14T21:44:00Z">
        <w:r w:rsidR="00407F6A">
          <w:rPr>
            <w:rFonts w:ascii="Times New Roman" w:hAnsi="Times New Roman" w:cs="Times New Roman"/>
          </w:rPr>
          <w:t>coupling between</w:t>
        </w:r>
      </w:ins>
      <w:r w:rsidR="00407F6A">
        <w:rPr>
          <w:rFonts w:ascii="Times New Roman" w:hAnsi="Times New Roman" w:cs="Times New Roman"/>
        </w:rPr>
        <w:t xml:space="preserve"> EMT </w:t>
      </w:r>
      <w:r w:rsidR="00407D3C" w:rsidRPr="00C9444E">
        <w:rPr>
          <w:rFonts w:ascii="Times New Roman" w:hAnsi="Times New Roman" w:cs="Times New Roman"/>
        </w:rPr>
        <w:t>states</w:t>
      </w:r>
      <w:r w:rsidR="00AD7F58" w:rsidRPr="00C9444E">
        <w:rPr>
          <w:rFonts w:ascii="Times New Roman" w:hAnsi="Times New Roman" w:cs="Times New Roman"/>
        </w:rPr>
        <w:t xml:space="preserve"> </w:t>
      </w:r>
      <w:ins w:id="530" w:author="Madeline Galbraith" w:date="2022-06-14T21:44:00Z">
        <w:r w:rsidR="00407F6A">
          <w:rPr>
            <w:rFonts w:ascii="Times New Roman" w:hAnsi="Times New Roman" w:cs="Times New Roman"/>
          </w:rPr>
          <w:t xml:space="preserve"> </w:t>
        </w:r>
      </w:ins>
      <w:r w:rsidR="00407F6A">
        <w:rPr>
          <w:rFonts w:ascii="Times New Roman" w:hAnsi="Times New Roman" w:cs="Times New Roman"/>
        </w:rPr>
        <w:t xml:space="preserve">and </w:t>
      </w:r>
      <w:del w:id="531" w:author="Madeline Galbraith" w:date="2022-06-14T21:44:00Z">
        <w:r w:rsidR="00407D3C" w:rsidRPr="00C9444E">
          <w:rPr>
            <w:rFonts w:ascii="Times New Roman" w:hAnsi="Times New Roman" w:cs="Times New Roman"/>
          </w:rPr>
          <w:delText>metabolic</w:delText>
        </w:r>
      </w:del>
      <w:ins w:id="532" w:author="Madeline Galbraith" w:date="2022-06-14T21:44:00Z">
        <w:r w:rsidR="00407F6A">
          <w:rPr>
            <w:rFonts w:ascii="Times New Roman" w:hAnsi="Times New Roman" w:cs="Times New Roman"/>
          </w:rPr>
          <w:t>metabolism</w:t>
        </w:r>
      </w:ins>
      <w:r w:rsidR="00407F6A">
        <w:rPr>
          <w:rFonts w:ascii="Times New Roman" w:hAnsi="Times New Roman" w:cs="Times New Roman"/>
        </w:rPr>
        <w:t xml:space="preserve"> states</w:t>
      </w:r>
      <w:del w:id="533" w:author="Madeline Galbraith" w:date="2022-06-14T21:44:00Z">
        <w:r w:rsidR="00AD7F58" w:rsidRPr="00C9444E">
          <w:rPr>
            <w:rFonts w:ascii="Times New Roman" w:hAnsi="Times New Roman" w:cs="Times New Roman"/>
          </w:rPr>
          <w:delText xml:space="preserve"> </w:delText>
        </w:r>
        <w:r w:rsidR="0003710F" w:rsidRPr="00C9444E">
          <w:rPr>
            <w:rFonts w:ascii="Times New Roman" w:hAnsi="Times New Roman" w:cs="Times New Roman"/>
          </w:rPr>
          <w:delText>become</w:delText>
        </w:r>
        <w:r w:rsidR="00AD7F58" w:rsidRPr="00C9444E">
          <w:rPr>
            <w:rFonts w:ascii="Times New Roman" w:hAnsi="Times New Roman" w:cs="Times New Roman"/>
          </w:rPr>
          <w:delText xml:space="preserve"> coupled</w:delText>
        </w:r>
      </w:del>
      <w:r w:rsidR="00AD7F58" w:rsidRPr="00C9444E">
        <w:rPr>
          <w:rFonts w:ascii="Times New Roman" w:hAnsi="Times New Roman" w:cs="Times New Roman"/>
        </w:rPr>
        <w:t xml:space="preserve">. </w:t>
      </w:r>
    </w:p>
    <w:p w14:paraId="1A925068" w14:textId="5C877384" w:rsidR="00407D3C" w:rsidRPr="00C9444E" w:rsidRDefault="00407D3C" w:rsidP="003D0A34">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w:t>
      </w:r>
      <w:del w:id="534" w:author="Madeline Galbraith" w:date="2022-06-14T21:44:00Z">
        <w:r w:rsidRPr="00C9444E">
          <w:rPr>
            <w:rFonts w:ascii="Times New Roman" w:hAnsi="Times New Roman" w:cs="Times New Roman"/>
          </w:rPr>
          <w:delText>Warburg</w:delText>
        </w:r>
      </w:del>
      <w:ins w:id="535" w:author="Madeline Galbraith" w:date="2022-06-14T21:44:00Z">
        <w:r w:rsidR="00407F6A">
          <w:rPr>
            <w:rFonts w:ascii="Times New Roman" w:hAnsi="Times New Roman" w:cs="Times New Roman"/>
          </w:rPr>
          <w:t>W</w:t>
        </w:r>
      </w:ins>
      <w:r w:rsidR="00407F6A" w:rsidRPr="00C9444E">
        <w:rPr>
          <w:rFonts w:ascii="Times New Roman" w:hAnsi="Times New Roman" w:cs="Times New Roman"/>
        </w:rPr>
        <w:t xml:space="preserve"> </w:t>
      </w:r>
      <w:r w:rsidRPr="00C9444E">
        <w:rPr>
          <w:rFonts w:ascii="Times New Roman" w:hAnsi="Times New Roman" w:cs="Times New Roman"/>
        </w:rPr>
        <w:t xml:space="preserve">state is characterized </w:t>
      </w:r>
      <w:del w:id="536" w:author="Madeline Galbraith" w:date="2022-06-14T21:44:00Z">
        <w:r w:rsidRPr="00C9444E">
          <w:rPr>
            <w:rFonts w:ascii="Times New Roman" w:hAnsi="Times New Roman" w:cs="Times New Roman"/>
          </w:rPr>
          <w:delText>as</w:delText>
        </w:r>
      </w:del>
      <w:ins w:id="537" w:author="Madeline Galbraith" w:date="2022-06-14T21:44:00Z">
        <w:r w:rsidR="00407F6A">
          <w:rPr>
            <w:rFonts w:ascii="Times New Roman" w:hAnsi="Times New Roman" w:cs="Times New Roman"/>
          </w:rPr>
          <w:t>by</w:t>
        </w:r>
      </w:ins>
      <w:r w:rsidRPr="00C9444E">
        <w:rPr>
          <w:rFonts w:ascii="Times New Roman" w:hAnsi="Times New Roman" w:cs="Times New Roman"/>
        </w:rPr>
        <w:t xml:space="preserve"> high </w:t>
      </w:r>
      <w:r w:rsidR="005506B5" w:rsidRPr="00C9444E">
        <w:rPr>
          <w:rFonts w:ascii="Times New Roman" w:hAnsi="Times New Roman" w:cs="Times New Roman"/>
        </w:rPr>
        <w:t>HIF-1</w:t>
      </w:r>
      <w:r w:rsidRPr="00C9444E">
        <w:rPr>
          <w:rFonts w:ascii="Times New Roman" w:hAnsi="Times New Roman" w:cs="Times New Roman"/>
        </w:rPr>
        <w:t xml:space="preserve">/low AMPK and the </w:t>
      </w:r>
      <w:del w:id="538" w:author="Madeline Galbraith" w:date="2022-06-14T21:44:00Z">
        <w:r w:rsidRPr="00C9444E">
          <w:rPr>
            <w:rFonts w:ascii="Times New Roman" w:hAnsi="Times New Roman" w:cs="Times New Roman"/>
          </w:rPr>
          <w:delText>epithelial</w:delText>
        </w:r>
      </w:del>
      <w:ins w:id="539" w:author="Madeline Galbraith" w:date="2022-06-14T21:44:00Z">
        <w:r w:rsidR="00094E42">
          <w:rPr>
            <w:rFonts w:ascii="Times New Roman" w:hAnsi="Times New Roman" w:cs="Times New Roman"/>
          </w:rPr>
          <w:t>E</w:t>
        </w:r>
      </w:ins>
      <w:r w:rsidR="00094E42">
        <w:rPr>
          <w:rFonts w:ascii="Times New Roman" w:hAnsi="Times New Roman" w:cs="Times New Roman"/>
        </w:rPr>
        <w:t xml:space="preserve"> </w:t>
      </w:r>
      <w:r w:rsidRPr="00C9444E">
        <w:rPr>
          <w:rFonts w:ascii="Times New Roman" w:hAnsi="Times New Roman" w:cs="Times New Roman"/>
        </w:rPr>
        <w:t xml:space="preserve">state is characterized </w:t>
      </w:r>
      <w:del w:id="540" w:author="Madeline Galbraith" w:date="2022-06-14T21:44:00Z">
        <w:r w:rsidRPr="00C9444E">
          <w:rPr>
            <w:rFonts w:ascii="Times New Roman" w:hAnsi="Times New Roman" w:cs="Times New Roman"/>
          </w:rPr>
          <w:delText>as</w:delText>
        </w:r>
      </w:del>
      <w:ins w:id="541" w:author="Madeline Galbraith" w:date="2022-06-14T21:44:00Z">
        <w:r w:rsidR="00094E42">
          <w:rPr>
            <w:rFonts w:ascii="Times New Roman" w:hAnsi="Times New Roman" w:cs="Times New Roman"/>
          </w:rPr>
          <w:t>by</w:t>
        </w:r>
      </w:ins>
      <w:r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/low </w:t>
      </w:r>
      <w:r w:rsidR="00D031C0" w:rsidRPr="00C9444E">
        <w:rPr>
          <w:rFonts w:ascii="Times New Roman" w:hAnsi="Times New Roman" w:cs="Times New Roman"/>
        </w:rPr>
        <w:t xml:space="preserve">ZEB </w:t>
      </w:r>
      <w:del w:id="542" w:author="Madeline Galbraith" w:date="2022-06-14T21:44:00Z">
        <w:r w:rsidRPr="00C9444E">
          <w:rPr>
            <w:rFonts w:ascii="Times New Roman" w:hAnsi="Times New Roman" w:cs="Times New Roman"/>
          </w:rPr>
          <w:delText xml:space="preserve">mRNA </w:delText>
        </w:r>
      </w:del>
      <w:r w:rsidRPr="00C9444E">
        <w:rPr>
          <w:rFonts w:ascii="Times New Roman" w:hAnsi="Times New Roman" w:cs="Times New Roman"/>
        </w:rPr>
        <w:t xml:space="preserve">expression, </w:t>
      </w:r>
      <w:del w:id="543" w:author="Madeline Galbraith" w:date="2022-06-14T21:44:00Z">
        <w:r w:rsidRPr="00C9444E">
          <w:rPr>
            <w:rFonts w:ascii="Times New Roman" w:hAnsi="Times New Roman" w:cs="Times New Roman"/>
          </w:rPr>
          <w:delText>adding</w:delText>
        </w:r>
      </w:del>
      <w:ins w:id="544" w:author="Madeline Galbraith" w:date="2022-06-14T21:44:00Z">
        <w:r w:rsidR="00407F6A">
          <w:rPr>
            <w:rFonts w:ascii="Times New Roman" w:hAnsi="Times New Roman" w:cs="Times New Roman"/>
          </w:rPr>
          <w:t>including</w:t>
        </w:r>
      </w:ins>
      <w:r w:rsidR="00407F6A">
        <w:rPr>
          <w:rFonts w:ascii="Times New Roman" w:hAnsi="Times New Roman" w:cs="Times New Roman"/>
        </w:rPr>
        <w:t xml:space="preserve"> the </w:t>
      </w:r>
      <w:del w:id="545" w:author="Madeline Galbraith" w:date="2022-06-14T21:44:00Z">
        <w:r w:rsidRPr="00C9444E">
          <w:rPr>
            <w:rFonts w:ascii="Times New Roman" w:hAnsi="Times New Roman" w:cs="Times New Roman"/>
          </w:rPr>
          <w:delText>new links</w:delText>
        </w:r>
      </w:del>
      <w:ins w:id="546" w:author="Madeline Galbraith" w:date="2022-06-14T21:44:00Z">
        <w:r w:rsidR="00407F6A">
          <w:rPr>
            <w:rFonts w:ascii="Times New Roman" w:hAnsi="Times New Roman" w:cs="Times New Roman"/>
          </w:rPr>
          <w:t>crosstalk</w:t>
        </w:r>
      </w:ins>
      <w:r w:rsidR="00407F6A">
        <w:rPr>
          <w:rFonts w:ascii="Times New Roman" w:hAnsi="Times New Roman" w:cs="Times New Roman"/>
        </w:rPr>
        <w:t xml:space="preserve"> </w:t>
      </w:r>
      <w:r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Pr="00C9444E">
        <w:rPr>
          <w:rFonts w:ascii="Times New Roman" w:hAnsi="Times New Roman" w:cs="Times New Roman"/>
        </w:rPr>
        <w:t xml:space="preserve">) - with the hybrid </w:t>
      </w:r>
      <w:del w:id="547" w:author="Madeline Galbraith" w:date="2022-06-14T21:44:00Z">
        <w:r w:rsidRPr="00C9444E">
          <w:rPr>
            <w:rFonts w:ascii="Times New Roman" w:hAnsi="Times New Roman" w:cs="Times New Roman"/>
          </w:rPr>
          <w:delText>state</w:delText>
        </w:r>
      </w:del>
      <w:ins w:id="548" w:author="Madeline Galbraith" w:date="2022-06-14T21:44:00Z">
        <w:r w:rsidRPr="00C9444E">
          <w:rPr>
            <w:rFonts w:ascii="Times New Roman" w:hAnsi="Times New Roman" w:cs="Times New Roman"/>
          </w:rPr>
          <w:t>state</w:t>
        </w:r>
        <w:r w:rsidR="00C42BFF">
          <w:rPr>
            <w:rFonts w:ascii="Times New Roman" w:hAnsi="Times New Roman" w:cs="Times New Roman"/>
          </w:rPr>
          <w:t>s</w:t>
        </w:r>
      </w:ins>
      <w:r w:rsidRPr="00C9444E">
        <w:rPr>
          <w:rFonts w:ascii="Times New Roman" w:hAnsi="Times New Roman" w:cs="Times New Roman"/>
        </w:rPr>
        <w:t xml:space="preserv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Pr="00C9444E">
        <w:rPr>
          <w:rFonts w:ascii="Times New Roman" w:hAnsi="Times New Roman" w:cs="Times New Roman"/>
        </w:rPr>
        <w:t xml:space="preserve"> lead to a different fraction of initial conditions leading to 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lastRenderedPageBreak/>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5ED4B734"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crosstalks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crosstalks noted in red. The dashed lines denote miRNA</w:t>
      </w:r>
      <w:ins w:id="549" w:author="Madeline Galbraith" w:date="2022-06-14T21:44:00Z">
        <w:r w:rsidR="00C42BFF">
          <w:rPr>
            <w:rFonts w:ascii="Times New Roman" w:hAnsi="Times New Roman" w:cs="Times New Roman"/>
            <w:i w:val="0"/>
            <w:iCs/>
          </w:rPr>
          <w:t>-based</w:t>
        </w:r>
      </w:ins>
      <w:r w:rsidR="000F06B6" w:rsidRPr="00C9444E">
        <w:rPr>
          <w:rFonts w:ascii="Times New Roman" w:hAnsi="Times New Roman" w:cs="Times New Roman"/>
          <w:i w:val="0"/>
          <w:iCs/>
        </w:rPr>
        <w:t xml:space="preserve"> regulation</w:t>
      </w:r>
      <w:del w:id="550" w:author="Madeline Galbraith" w:date="2022-06-14T21:44:00Z">
        <w:r w:rsidR="000F06B6" w:rsidRPr="00C9444E">
          <w:rPr>
            <w:rFonts w:ascii="Times New Roman" w:hAnsi="Times New Roman" w:cs="Times New Roman"/>
            <w:i w:val="0"/>
            <w:iCs/>
          </w:rPr>
          <w:delText xml:space="preserve"> rather than</w:delText>
        </w:r>
      </w:del>
      <w:ins w:id="551" w:author="Madeline Galbraith" w:date="2022-06-14T21:44:00Z">
        <w:r w:rsidR="00031FEE">
          <w:rPr>
            <w:rFonts w:ascii="Times New Roman" w:hAnsi="Times New Roman" w:cs="Times New Roman"/>
            <w:i w:val="0"/>
            <w:iCs/>
          </w:rPr>
          <w:t>. The solid lines denote</w:t>
        </w:r>
      </w:ins>
      <w:r w:rsidR="000F06B6" w:rsidRPr="00C9444E">
        <w:rPr>
          <w:rFonts w:ascii="Times New Roman" w:hAnsi="Times New Roman" w:cs="Times New Roman"/>
          <w:i w:val="0"/>
          <w:iCs/>
        </w:rPr>
        <w:t xml:space="preserve"> transcriptional regulation. Regulatory links ending in bars represent inhibition while the arrows represent activation</w:t>
      </w:r>
      <w:del w:id="552" w:author="Madeline Galbraith" w:date="2022-06-14T21:44:00Z">
        <w:r w:rsidR="000F06B6" w:rsidRPr="00C9444E">
          <w:rPr>
            <w:rFonts w:ascii="Times New Roman" w:hAnsi="Times New Roman" w:cs="Times New Roman"/>
            <w:i w:val="0"/>
            <w:iCs/>
          </w:rPr>
          <w:delText xml:space="preserve"> links</w:delText>
        </w:r>
      </w:del>
      <w:r w:rsidR="000F06B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w:t>
      </w:r>
      <w:del w:id="553" w:author="Madeline Galbraith" w:date="2022-06-14T21:44:00Z">
        <w:r w:rsidR="002402D1" w:rsidRPr="00C9444E">
          <w:rPr>
            <w:rFonts w:ascii="Times New Roman" w:hAnsi="Times New Roman" w:cs="Times New Roman"/>
            <w:i w:val="0"/>
            <w:iCs/>
          </w:rPr>
          <w:delText xml:space="preserve">core </w:delText>
        </w:r>
      </w:del>
      <w:r w:rsidR="002402D1" w:rsidRPr="00C9444E">
        <w:rPr>
          <w:rFonts w:ascii="Times New Roman" w:hAnsi="Times New Roman" w:cs="Times New Roman"/>
          <w:i w:val="0"/>
          <w:iCs/>
        </w:rPr>
        <w:t xml:space="preserve">network. The system is tristable and the </w:t>
      </w:r>
      <w:del w:id="554" w:author="Madeline Galbraith" w:date="2022-06-14T21:44:00Z">
        <w:r w:rsidR="002402D1" w:rsidRPr="00C9444E">
          <w:rPr>
            <w:rFonts w:ascii="Times New Roman" w:hAnsi="Times New Roman" w:cs="Times New Roman"/>
            <w:i w:val="0"/>
            <w:iCs/>
          </w:rPr>
          <w:delText>metastable</w:delText>
        </w:r>
      </w:del>
      <w:ins w:id="555" w:author="Madeline Galbraith" w:date="2022-06-14T21:44:00Z">
        <w:r w:rsidR="00031FEE">
          <w:rPr>
            <w:rFonts w:ascii="Times New Roman" w:hAnsi="Times New Roman" w:cs="Times New Roman"/>
            <w:i w:val="0"/>
            <w:iCs/>
          </w:rPr>
          <w:t>three stables</w:t>
        </w:r>
      </w:ins>
      <w:r w:rsidR="00031FEE" w:rsidRPr="00C9444E">
        <w:rPr>
          <w:rFonts w:ascii="Times New Roman" w:hAnsi="Times New Roman" w:cs="Times New Roman"/>
          <w:i w:val="0"/>
          <w:iCs/>
        </w:rPr>
        <w:t xml:space="preserve"> </w:t>
      </w:r>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/low Zeb</w:t>
      </w:r>
      <w:del w:id="556" w:author="Madeline Galbraith" w:date="2022-06-14T21:44:00Z">
        <w:r w:rsidR="002402D1" w:rsidRPr="00C9444E">
          <w:rPr>
            <w:rFonts w:ascii="Times New Roman" w:hAnsi="Times New Roman" w:cs="Times New Roman"/>
            <w:i w:val="0"/>
            <w:iCs/>
          </w:rPr>
          <w:delText xml:space="preserve"> mRNA</w:delText>
        </w:r>
      </w:del>
      <w:r w:rsidR="002402D1" w:rsidRPr="00C9444E">
        <w:rPr>
          <w:rFonts w:ascii="Times New Roman" w:hAnsi="Times New Roman" w:cs="Times New Roman"/>
          <w:i w:val="0"/>
          <w:iCs/>
        </w:rPr>
        <w:t xml:space="preserve">,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/high ZEB</w:t>
      </w:r>
      <w:del w:id="557" w:author="Madeline Galbraith" w:date="2022-06-14T21:44:00Z">
        <w:r w:rsidR="002402D1" w:rsidRPr="00C9444E">
          <w:rPr>
            <w:rFonts w:ascii="Times New Roman" w:hAnsi="Times New Roman" w:cs="Times New Roman"/>
            <w:i w:val="0"/>
            <w:iCs/>
          </w:rPr>
          <w:delText xml:space="preserve"> mrNA</w:delText>
        </w:r>
      </w:del>
      <w:r w:rsidR="002402D1" w:rsidRPr="00C9444E">
        <w:rPr>
          <w:rFonts w:ascii="Times New Roman" w:hAnsi="Times New Roman" w:cs="Times New Roman"/>
          <w:i w:val="0"/>
          <w:iCs/>
        </w:rPr>
        <w:t xml:space="preserve">,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/ZEB</w:t>
      </w:r>
      <w:del w:id="558" w:author="Madeline Galbraith" w:date="2022-06-14T21:44:00Z">
        <w:r w:rsidR="002402D1" w:rsidRPr="00C9444E">
          <w:rPr>
            <w:rFonts w:ascii="Times New Roman" w:hAnsi="Times New Roman" w:cs="Times New Roman"/>
            <w:i w:val="0"/>
            <w:iCs/>
          </w:rPr>
          <w:delText xml:space="preserve"> mRNA) correspond to</w:delText>
        </w:r>
      </w:del>
      <w:ins w:id="559" w:author="Madeline Galbraith" w:date="2022-06-14T21:44:00Z">
        <w:r w:rsidR="002402D1" w:rsidRPr="00C9444E">
          <w:rPr>
            <w:rFonts w:ascii="Times New Roman" w:hAnsi="Times New Roman" w:cs="Times New Roman"/>
            <w:i w:val="0"/>
            <w:iCs/>
          </w:rPr>
          <w:t xml:space="preserve">) </w:t>
        </w:r>
        <w:r w:rsidR="00031FEE">
          <w:rPr>
            <w:rFonts w:ascii="Times New Roman" w:hAnsi="Times New Roman" w:cs="Times New Roman"/>
            <w:i w:val="0"/>
            <w:iCs/>
          </w:rPr>
          <w:t xml:space="preserve"> represent</w:t>
        </w:r>
      </w:ins>
      <w:r w:rsidR="002402D1" w:rsidRPr="00C9444E">
        <w:rPr>
          <w:rFonts w:ascii="Times New Roman" w:hAnsi="Times New Roman" w:cs="Times New Roman"/>
          <w:i w:val="0"/>
          <w:iCs/>
        </w:rPr>
        <w:t xml:space="preserve"> the </w:t>
      </w:r>
      <w:del w:id="560" w:author="Madeline Galbraith" w:date="2022-06-14T21:44:00Z">
        <w:r w:rsidR="002402D1" w:rsidRPr="00C9444E">
          <w:rPr>
            <w:rFonts w:ascii="Times New Roman" w:hAnsi="Times New Roman" w:cs="Times New Roman"/>
            <w:i w:val="0"/>
            <w:iCs/>
          </w:rPr>
          <w:delText>phenotypes</w:delText>
        </w:r>
      </w:del>
      <w:ins w:id="561" w:author="Madeline Galbraith" w:date="2022-06-14T21:44:00Z">
        <w:r w:rsidR="00031FEE">
          <w:rPr>
            <w:rFonts w:ascii="Times New Roman" w:hAnsi="Times New Roman" w:cs="Times New Roman"/>
            <w:i w:val="0"/>
            <w:iCs/>
          </w:rPr>
          <w:t xml:space="preserve">three </w:t>
        </w:r>
        <w:r w:rsidR="00A7510D">
          <w:rPr>
            <w:rFonts w:ascii="Times New Roman" w:hAnsi="Times New Roman" w:cs="Times New Roman"/>
            <w:i w:val="0"/>
            <w:iCs/>
          </w:rPr>
          <w:t>states</w:t>
        </w:r>
      </w:ins>
      <w:r w:rsidR="002402D1" w:rsidRPr="00C9444E">
        <w:rPr>
          <w:rFonts w:ascii="Times New Roman" w:hAnsi="Times New Roman" w:cs="Times New Roman"/>
          <w:i w:val="0"/>
          <w:iCs/>
        </w:rPr>
        <w:t xml:space="preserve"> (E, M, E/M</w:t>
      </w:r>
      <w:del w:id="562" w:author="Madeline Galbraith" w:date="2022-06-14T21:44:00Z">
        <w:r w:rsidR="002402D1" w:rsidRPr="00C9444E">
          <w:rPr>
            <w:rFonts w:ascii="Times New Roman" w:hAnsi="Times New Roman" w:cs="Times New Roman"/>
            <w:i w:val="0"/>
            <w:iCs/>
          </w:rPr>
          <w:delText xml:space="preserve">). </w:delText>
        </w:r>
      </w:del>
      <w:ins w:id="563" w:author="Madeline Galbraith" w:date="2022-06-14T21:44:00Z">
        <w:r w:rsidR="002402D1" w:rsidRPr="00C9444E">
          <w:rPr>
            <w:rFonts w:ascii="Times New Roman" w:hAnsi="Times New Roman" w:cs="Times New Roman"/>
            <w:i w:val="0"/>
            <w:iCs/>
          </w:rPr>
          <w:t>)</w:t>
        </w:r>
        <w:r w:rsidR="00031FEE">
          <w:rPr>
            <w:rFonts w:ascii="Times New Roman" w:hAnsi="Times New Roman" w:cs="Times New Roman"/>
            <w:i w:val="0"/>
            <w:iCs/>
          </w:rPr>
          <w:t xml:space="preserve"> respectively</w:t>
        </w:r>
        <w:r w:rsidR="002402D1" w:rsidRPr="00C9444E">
          <w:rPr>
            <w:rFonts w:ascii="Times New Roman" w:hAnsi="Times New Roman" w:cs="Times New Roman"/>
            <w:i w:val="0"/>
            <w:iCs/>
          </w:rPr>
          <w:t xml:space="preserve">. </w:t>
        </w:r>
      </w:ins>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w:t>
      </w:r>
      <w:del w:id="564" w:author="Madeline Galbraith" w:date="2022-06-14T21:44:00Z">
        <w:r w:rsidR="00CE64DA" w:rsidRPr="00C9444E">
          <w:rPr>
            <w:rFonts w:ascii="Times New Roman" w:hAnsi="Times New Roman" w:cs="Times New Roman"/>
            <w:i w:val="0"/>
            <w:iCs/>
          </w:rPr>
          <w:delText xml:space="preserve">core </w:delText>
        </w:r>
      </w:del>
      <w:r w:rsidR="00CE64DA" w:rsidRPr="00C9444E">
        <w:rPr>
          <w:rFonts w:ascii="Times New Roman" w:hAnsi="Times New Roman" w:cs="Times New Roman"/>
          <w:i w:val="0"/>
          <w:iCs/>
        </w:rPr>
        <w:t>network</w:t>
      </w:r>
      <w:del w:id="565" w:author="Madeline Galbraith" w:date="2022-06-14T21:44:00Z">
        <w:r w:rsidR="00CE64DA" w:rsidRPr="00C9444E">
          <w:rPr>
            <w:rFonts w:ascii="Times New Roman" w:hAnsi="Times New Roman" w:cs="Times New Roman"/>
            <w:i w:val="0"/>
            <w:iCs/>
          </w:rPr>
          <w:delText xml:space="preserve"> for cancer cells.</w:delText>
        </w:r>
      </w:del>
      <w:ins w:id="566" w:author="Madeline Galbraith" w:date="2022-06-14T21:44:00Z">
        <w:r w:rsidR="00CE64DA" w:rsidRPr="00C9444E">
          <w:rPr>
            <w:rFonts w:ascii="Times New Roman" w:hAnsi="Times New Roman" w:cs="Times New Roman"/>
            <w:i w:val="0"/>
            <w:iCs/>
          </w:rPr>
          <w:t>.</w:t>
        </w:r>
      </w:ins>
      <w:r w:rsidR="00CE64DA" w:rsidRPr="00C9444E">
        <w:rPr>
          <w:rFonts w:ascii="Times New Roman" w:hAnsi="Times New Roman" w:cs="Times New Roman"/>
          <w:i w:val="0"/>
          <w:iCs/>
        </w:rPr>
        <w:t xml:space="preserve"> The system is tristable with </w:t>
      </w:r>
      <w:del w:id="567" w:author="Madeline Galbraith" w:date="2022-06-14T21:44:00Z">
        <w:r w:rsidR="00CE64DA" w:rsidRPr="00C9444E">
          <w:rPr>
            <w:rFonts w:ascii="Times New Roman" w:hAnsi="Times New Roman" w:cs="Times New Roman"/>
            <w:i w:val="0"/>
            <w:iCs/>
          </w:rPr>
          <w:delText>metastable</w:delText>
        </w:r>
      </w:del>
      <w:ins w:id="568" w:author="Madeline Galbraith" w:date="2022-06-14T21:44:00Z">
        <w:r w:rsidR="00031FEE">
          <w:rPr>
            <w:rFonts w:ascii="Times New Roman" w:hAnsi="Times New Roman" w:cs="Times New Roman"/>
            <w:i w:val="0"/>
            <w:iCs/>
          </w:rPr>
          <w:t>three stable</w:t>
        </w:r>
      </w:ins>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(high AMPK/low HIF-1, low AMPK/high HIF-1, and intermediate AMPK/HIF-1) </w:t>
      </w:r>
      <w:del w:id="569" w:author="Madeline Galbraith" w:date="2022-06-14T21:44:00Z">
        <w:r w:rsidR="00CE64DA" w:rsidRPr="00C9444E">
          <w:rPr>
            <w:rFonts w:ascii="Times New Roman" w:hAnsi="Times New Roman" w:cs="Times New Roman"/>
            <w:i w:val="0"/>
            <w:iCs/>
          </w:rPr>
          <w:delText>corresponding</w:delText>
        </w:r>
      </w:del>
      <w:ins w:id="570" w:author="Madeline Galbraith" w:date="2022-06-14T21:44:00Z">
        <w:r w:rsidR="00031FEE">
          <w:rPr>
            <w:rFonts w:ascii="Times New Roman" w:hAnsi="Times New Roman" w:cs="Times New Roman"/>
            <w:i w:val="0"/>
            <w:iCs/>
          </w:rPr>
          <w:t>represent the three</w:t>
        </w:r>
      </w:ins>
      <w:r w:rsidR="00031FEE">
        <w:rPr>
          <w:rFonts w:ascii="Times New Roman" w:hAnsi="Times New Roman" w:cs="Times New Roman"/>
          <w:i w:val="0"/>
          <w:iCs/>
        </w:rPr>
        <w:t xml:space="preserve"> </w:t>
      </w:r>
      <w:r w:rsidR="00CE64DA" w:rsidRPr="00C9444E">
        <w:rPr>
          <w:rFonts w:ascii="Times New Roman" w:hAnsi="Times New Roman" w:cs="Times New Roman"/>
          <w:i w:val="0"/>
          <w:iCs/>
        </w:rPr>
        <w:t xml:space="preserve">to metabolic </w:t>
      </w:r>
      <w:del w:id="571" w:author="Madeline Galbraith" w:date="2022-06-14T21:44:00Z">
        <w:r w:rsidR="00CE64DA" w:rsidRPr="00C9444E">
          <w:rPr>
            <w:rFonts w:ascii="Times New Roman" w:hAnsi="Times New Roman" w:cs="Times New Roman"/>
            <w:i w:val="0"/>
            <w:iCs/>
          </w:rPr>
          <w:delText>phenotypes</w:delText>
        </w:r>
      </w:del>
      <w:ins w:id="572" w:author="Madeline Galbraith" w:date="2022-06-14T21:44:00Z">
        <w:r w:rsidR="00A7510D">
          <w:rPr>
            <w:rFonts w:ascii="Times New Roman" w:hAnsi="Times New Roman" w:cs="Times New Roman"/>
            <w:i w:val="0"/>
            <w:iCs/>
          </w:rPr>
          <w:t>states</w:t>
        </w:r>
      </w:ins>
      <w:r w:rsidR="00CE64DA" w:rsidRPr="00C9444E">
        <w:rPr>
          <w:rFonts w:ascii="Times New Roman" w:hAnsi="Times New Roman" w:cs="Times New Roman"/>
          <w:i w:val="0"/>
          <w:iCs/>
        </w:rPr>
        <w:t xml:space="preserve"> (O, W, W/O</w:t>
      </w:r>
      <w:del w:id="573" w:author="Madeline Galbraith" w:date="2022-06-14T21:44:00Z">
        <w:r w:rsidR="00CE64DA" w:rsidRPr="00C9444E">
          <w:rPr>
            <w:rFonts w:ascii="Times New Roman" w:hAnsi="Times New Roman" w:cs="Times New Roman"/>
            <w:i w:val="0"/>
            <w:iCs/>
          </w:rPr>
          <w:delText xml:space="preserve">). </w:delText>
        </w:r>
      </w:del>
      <w:ins w:id="574" w:author="Madeline Galbraith" w:date="2022-06-14T21:44:00Z">
        <w:r w:rsidR="00CE64DA" w:rsidRPr="00C9444E">
          <w:rPr>
            <w:rFonts w:ascii="Times New Roman" w:hAnsi="Times New Roman" w:cs="Times New Roman"/>
            <w:i w:val="0"/>
            <w:iCs/>
          </w:rPr>
          <w:t>)</w:t>
        </w:r>
        <w:r w:rsidR="00031FEE">
          <w:rPr>
            <w:rFonts w:ascii="Times New Roman" w:hAnsi="Times New Roman" w:cs="Times New Roman"/>
            <w:i w:val="0"/>
            <w:iCs/>
          </w:rPr>
          <w:t xml:space="preserve"> respectively</w:t>
        </w:r>
        <w:r w:rsidR="00CE64DA" w:rsidRPr="00C9444E">
          <w:rPr>
            <w:rFonts w:ascii="Times New Roman" w:hAnsi="Times New Roman" w:cs="Times New Roman"/>
            <w:i w:val="0"/>
            <w:iCs/>
          </w:rPr>
          <w:t xml:space="preserve">. </w:t>
        </w:r>
      </w:ins>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crosstalks are inactive. The blue, purple, and black markers represent the </w:t>
      </w:r>
      <w:del w:id="575" w:author="Madeline Galbraith" w:date="2022-06-14T21:44:00Z">
        <w:r w:rsidR="00AD7F58" w:rsidRPr="00C9444E">
          <w:rPr>
            <w:rFonts w:ascii="Times New Roman" w:hAnsi="Times New Roman" w:cs="Times New Roman"/>
            <w:i w:val="0"/>
            <w:iCs/>
          </w:rPr>
          <w:delText>mesenchymal (</w:delText>
        </w:r>
      </w:del>
      <w:r w:rsidR="00AD7F58" w:rsidRPr="00C9444E">
        <w:rPr>
          <w:rFonts w:ascii="Times New Roman" w:hAnsi="Times New Roman" w:cs="Times New Roman"/>
          <w:i w:val="0"/>
          <w:iCs/>
        </w:rPr>
        <w:t>M</w:t>
      </w:r>
      <w:del w:id="576" w:author="Madeline Galbraith" w:date="2022-06-14T21:44:00Z">
        <w:r w:rsidR="00AD7F58" w:rsidRPr="00C9444E">
          <w:rPr>
            <w:rFonts w:ascii="Times New Roman" w:hAnsi="Times New Roman" w:cs="Times New Roman"/>
            <w:i w:val="0"/>
            <w:iCs/>
          </w:rPr>
          <w:delText>), hybrid epithelial-mesenchymal (</w:delText>
        </w:r>
      </w:del>
      <w:ins w:id="577" w:author="Madeline Galbraith" w:date="2022-06-14T21:44:00Z">
        <w:r w:rsidR="00AD7F58" w:rsidRPr="00C9444E">
          <w:rPr>
            <w:rFonts w:ascii="Times New Roman" w:hAnsi="Times New Roman" w:cs="Times New Roman"/>
            <w:i w:val="0"/>
            <w:iCs/>
          </w:rPr>
          <w:t xml:space="preserve">, </w:t>
        </w:r>
      </w:ins>
      <w:r w:rsidR="00AD7F58" w:rsidRPr="00C9444E">
        <w:rPr>
          <w:rFonts w:ascii="Times New Roman" w:hAnsi="Times New Roman" w:cs="Times New Roman"/>
          <w:i w:val="0"/>
          <w:iCs/>
        </w:rPr>
        <w:t>E/M</w:t>
      </w:r>
      <w:del w:id="578" w:author="Madeline Galbraith" w:date="2022-06-14T21:44:00Z">
        <w:r w:rsidR="00AD7F58" w:rsidRPr="00C9444E">
          <w:rPr>
            <w:rFonts w:ascii="Times New Roman" w:hAnsi="Times New Roman" w:cs="Times New Roman"/>
            <w:i w:val="0"/>
            <w:iCs/>
          </w:rPr>
          <w:delText>),</w:delText>
        </w:r>
      </w:del>
      <w:ins w:id="579" w:author="Madeline Galbraith" w:date="2022-06-14T21:44:00Z">
        <w:r w:rsidR="00AD7F58" w:rsidRPr="00C9444E">
          <w:rPr>
            <w:rFonts w:ascii="Times New Roman" w:hAnsi="Times New Roman" w:cs="Times New Roman"/>
            <w:i w:val="0"/>
            <w:iCs/>
          </w:rPr>
          <w:t>,</w:t>
        </w:r>
      </w:ins>
      <w:r w:rsidR="00AD7F58" w:rsidRPr="00C9444E">
        <w:rPr>
          <w:rFonts w:ascii="Times New Roman" w:hAnsi="Times New Roman" w:cs="Times New Roman"/>
          <w:i w:val="0"/>
          <w:iCs/>
        </w:rPr>
        <w:t xml:space="preserve"> and </w:t>
      </w:r>
      <w:del w:id="580" w:author="Madeline Galbraith" w:date="2022-06-14T21:44:00Z">
        <w:r w:rsidR="00AD7F58" w:rsidRPr="00C9444E">
          <w:rPr>
            <w:rFonts w:ascii="Times New Roman" w:hAnsi="Times New Roman" w:cs="Times New Roman"/>
            <w:i w:val="0"/>
            <w:iCs/>
          </w:rPr>
          <w:delText>epithelial (</w:delText>
        </w:r>
      </w:del>
      <w:r w:rsidR="00AD7F58" w:rsidRPr="00C9444E">
        <w:rPr>
          <w:rFonts w:ascii="Times New Roman" w:hAnsi="Times New Roman" w:cs="Times New Roman"/>
          <w:i w:val="0"/>
          <w:iCs/>
        </w:rPr>
        <w:t>E</w:t>
      </w:r>
      <w:del w:id="581" w:author="Madeline Galbraith" w:date="2022-06-14T21:44:00Z">
        <w:r w:rsidR="00AD7F58" w:rsidRPr="00C9444E">
          <w:rPr>
            <w:rFonts w:ascii="Times New Roman" w:hAnsi="Times New Roman" w:cs="Times New Roman"/>
            <w:i w:val="0"/>
            <w:iCs/>
          </w:rPr>
          <w:delText>) steady</w:delText>
        </w:r>
      </w:del>
      <w:r w:rsidR="00AD7F58" w:rsidRPr="00C9444E">
        <w:rPr>
          <w:rFonts w:ascii="Times New Roman" w:hAnsi="Times New Roman" w:cs="Times New Roman"/>
          <w:i w:val="0"/>
          <w:iCs/>
        </w:rPr>
        <w:t xml:space="preserve"> states, respectively. The circle, cross, and square represent the </w:t>
      </w:r>
      <w:del w:id="582" w:author="Madeline Galbraith" w:date="2022-06-14T21:44:00Z">
        <w:r w:rsidR="00AD7F58" w:rsidRPr="00C9444E">
          <w:rPr>
            <w:rFonts w:ascii="Times New Roman" w:hAnsi="Times New Roman" w:cs="Times New Roman"/>
            <w:i w:val="0"/>
            <w:iCs/>
          </w:rPr>
          <w:delText>Warburg (</w:delText>
        </w:r>
      </w:del>
      <w:r w:rsidR="00AD7F58" w:rsidRPr="00C9444E">
        <w:rPr>
          <w:rFonts w:ascii="Times New Roman" w:hAnsi="Times New Roman" w:cs="Times New Roman"/>
          <w:i w:val="0"/>
          <w:iCs/>
        </w:rPr>
        <w:t>W</w:t>
      </w:r>
      <w:del w:id="583" w:author="Madeline Galbraith" w:date="2022-06-14T21:44:00Z">
        <w:r w:rsidR="00AD7F58" w:rsidRPr="00C9444E">
          <w:rPr>
            <w:rFonts w:ascii="Times New Roman" w:hAnsi="Times New Roman" w:cs="Times New Roman"/>
            <w:i w:val="0"/>
            <w:iCs/>
          </w:rPr>
          <w:delText>), hybrid Warburg-OXPHOS (</w:delText>
        </w:r>
      </w:del>
      <w:ins w:id="584" w:author="Madeline Galbraith" w:date="2022-06-14T21:44:00Z">
        <w:r w:rsidR="00AD7F58" w:rsidRPr="00C9444E">
          <w:rPr>
            <w:rFonts w:ascii="Times New Roman" w:hAnsi="Times New Roman" w:cs="Times New Roman"/>
            <w:i w:val="0"/>
            <w:iCs/>
          </w:rPr>
          <w:t xml:space="preserve">, </w:t>
        </w:r>
      </w:ins>
      <w:r w:rsidR="00AD7F58" w:rsidRPr="00C9444E">
        <w:rPr>
          <w:rFonts w:ascii="Times New Roman" w:hAnsi="Times New Roman" w:cs="Times New Roman"/>
          <w:i w:val="0"/>
          <w:iCs/>
        </w:rPr>
        <w:t>W/O</w:t>
      </w:r>
      <w:del w:id="585" w:author="Madeline Galbraith" w:date="2022-06-14T21:44:00Z">
        <w:r w:rsidR="00AD7F58" w:rsidRPr="00C9444E">
          <w:rPr>
            <w:rFonts w:ascii="Times New Roman" w:hAnsi="Times New Roman" w:cs="Times New Roman"/>
            <w:i w:val="0"/>
            <w:iCs/>
          </w:rPr>
          <w:delText>),</w:delText>
        </w:r>
      </w:del>
      <w:ins w:id="586" w:author="Madeline Galbraith" w:date="2022-06-14T21:44:00Z">
        <w:r w:rsidR="00AD7F58" w:rsidRPr="00C9444E">
          <w:rPr>
            <w:rFonts w:ascii="Times New Roman" w:hAnsi="Times New Roman" w:cs="Times New Roman"/>
            <w:i w:val="0"/>
            <w:iCs/>
          </w:rPr>
          <w:t>,</w:t>
        </w:r>
      </w:ins>
      <w:r w:rsidR="00AD7F58" w:rsidRPr="00C9444E">
        <w:rPr>
          <w:rFonts w:ascii="Times New Roman" w:hAnsi="Times New Roman" w:cs="Times New Roman"/>
          <w:i w:val="0"/>
          <w:iCs/>
        </w:rPr>
        <w:t xml:space="preserve"> and </w:t>
      </w:r>
      <w:del w:id="587" w:author="Madeline Galbraith" w:date="2022-06-14T21:44:00Z">
        <w:r w:rsidR="00AD7F58" w:rsidRPr="00C9444E">
          <w:rPr>
            <w:rFonts w:ascii="Times New Roman" w:hAnsi="Times New Roman" w:cs="Times New Roman"/>
            <w:i w:val="0"/>
            <w:iCs/>
          </w:rPr>
          <w:delText>OXPHOS (</w:delText>
        </w:r>
      </w:del>
      <w:r w:rsidR="00AD7F58" w:rsidRPr="00C9444E">
        <w:rPr>
          <w:rFonts w:ascii="Times New Roman" w:hAnsi="Times New Roman" w:cs="Times New Roman"/>
          <w:i w:val="0"/>
          <w:iCs/>
        </w:rPr>
        <w:t>O</w:t>
      </w:r>
      <w:del w:id="588" w:author="Madeline Galbraith" w:date="2022-06-14T21:44:00Z">
        <w:r w:rsidR="00AD7F58" w:rsidRPr="00C9444E">
          <w:rPr>
            <w:rFonts w:ascii="Times New Roman" w:hAnsi="Times New Roman" w:cs="Times New Roman"/>
            <w:i w:val="0"/>
            <w:iCs/>
          </w:rPr>
          <w:delText>) metabolic phenotypes</w:delText>
        </w:r>
      </w:del>
      <w:ins w:id="589" w:author="Madeline Galbraith" w:date="2022-06-14T21:44:00Z">
        <w:r w:rsidR="00031FEE">
          <w:rPr>
            <w:rFonts w:ascii="Times New Roman" w:hAnsi="Times New Roman" w:cs="Times New Roman"/>
            <w:i w:val="0"/>
            <w:iCs/>
          </w:rPr>
          <w:t xml:space="preserve"> states</w:t>
        </w:r>
      </w:ins>
      <w:r w:rsidR="00AD7F58" w:rsidRPr="00C9444E">
        <w:rPr>
          <w:rFonts w:ascii="Times New Roman" w:hAnsi="Times New Roman" w:cs="Times New Roman"/>
          <w:i w:val="0"/>
          <w:iCs/>
        </w:rPr>
        <w:t xml:space="preserve">, respectively. </w:t>
      </w:r>
      <w:del w:id="590" w:author="Madeline Galbraith" w:date="2022-06-14T21:44:00Z">
        <w:r w:rsidR="00AD7F58" w:rsidRPr="00C9444E">
          <w:rPr>
            <w:rFonts w:ascii="Times New Roman" w:hAnsi="Times New Roman" w:cs="Times New Roman"/>
            <w:i w:val="0"/>
            <w:iCs/>
          </w:rPr>
          <w:delText>The</w:delText>
        </w:r>
      </w:del>
      <w:ins w:id="591" w:author="Madeline Galbraith" w:date="2022-06-14T21:44:00Z">
        <w:r w:rsidR="00031FEE">
          <w:rPr>
            <w:rFonts w:ascii="Times New Roman" w:hAnsi="Times New Roman" w:cs="Times New Roman"/>
            <w:i w:val="0"/>
            <w:iCs/>
          </w:rPr>
          <w:t>Therefore, the</w:t>
        </w:r>
      </w:ins>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w:t>
      </w:r>
      <w:del w:id="592" w:author="Madeline Galbraith" w:date="2022-06-14T21:44:00Z">
        <w:r w:rsidR="00AD7F58" w:rsidRPr="00C9444E">
          <w:rPr>
            <w:rFonts w:ascii="Times New Roman" w:hAnsi="Times New Roman" w:cs="Times New Roman"/>
            <w:i w:val="0"/>
            <w:iCs/>
          </w:rPr>
          <w:delText xml:space="preserve"> therefore</w:delText>
        </w:r>
      </w:del>
      <w:r w:rsidR="00AD7F58" w:rsidRPr="00C9444E">
        <w:rPr>
          <w:rFonts w:ascii="Times New Roman" w:hAnsi="Times New Roman" w:cs="Times New Roman"/>
          <w:i w:val="0"/>
          <w:iCs/>
        </w:rPr>
        <w:t xml:space="preserve">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593"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4478BB1F" w:rsidR="005712B5" w:rsidRDefault="00334B17" w:rsidP="00FE39E9">
      <w:pPr>
        <w:pStyle w:val="BodyText"/>
        <w:spacing w:line="480" w:lineRule="auto"/>
        <w:rPr>
          <w:ins w:id="594" w:author="Madeline Galbraith" w:date="2022-06-14T21:44:00Z"/>
          <w:rFonts w:ascii="Times New Roman" w:hAnsi="Times New Roman" w:cs="Times New Roman"/>
        </w:rPr>
      </w:pPr>
      <w:r w:rsidRPr="00C9444E">
        <w:rPr>
          <w:rFonts w:ascii="Times New Roman" w:hAnsi="Times New Roman" w:cs="Times New Roman"/>
          <w:b/>
          <w:bCs/>
        </w:rPr>
        <w:t>Individual crosstalk</w:t>
      </w:r>
      <w:del w:id="595" w:author="Madeline Galbraith" w:date="2022-06-14T21:44:00Z">
        <w:r w:rsidRPr="00C9444E">
          <w:rPr>
            <w:rFonts w:ascii="Times New Roman" w:hAnsi="Times New Roman" w:cs="Times New Roman"/>
            <w:b/>
            <w:bCs/>
          </w:rPr>
          <w:delText xml:space="preserve"> </w:delText>
        </w:r>
        <w:r w:rsidR="00717B2D" w:rsidRPr="00C9444E">
          <w:rPr>
            <w:rFonts w:ascii="Times New Roman" w:hAnsi="Times New Roman" w:cs="Times New Roman"/>
            <w:b/>
            <w:bCs/>
          </w:rPr>
          <w:delText>links</w:delText>
        </w:r>
      </w:del>
      <w:r w:rsidRPr="00C9444E">
        <w:rPr>
          <w:rFonts w:ascii="Times New Roman" w:hAnsi="Times New Roman" w:cs="Times New Roman"/>
          <w:b/>
          <w:bCs/>
        </w:rPr>
        <w:t xml:space="preserve"> can push the downstream circuit towards a single state</w:t>
      </w:r>
      <w:r w:rsidR="00717B2D" w:rsidRPr="00C9444E">
        <w:rPr>
          <w:rFonts w:ascii="Times New Roman" w:hAnsi="Times New Roman" w:cs="Times New Roman"/>
          <w:b/>
          <w:bCs/>
        </w:rPr>
        <w:t xml:space="preserve">: </w:t>
      </w:r>
      <w:bookmarkEnd w:id="593"/>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992141" w:rsidRPr="00C9444E">
        <w:rPr>
          <w:rFonts w:ascii="Times New Roman" w:hAnsi="Times New Roman" w:cs="Times New Roman"/>
        </w:rPr>
        <w:t>link active</w:t>
      </w:r>
      <w:r w:rsidR="008C717D" w:rsidRPr="00C9444E">
        <w:rPr>
          <w:rFonts w:ascii="Times New Roman" w:hAnsi="Times New Roman" w:cs="Times New Roman"/>
        </w:rPr>
        <w:t xml:space="preserve">, caused </w:t>
      </w:r>
      <w:ins w:id="596" w:author="Madeline Galbraith" w:date="2022-06-14T21:44:00Z">
        <w:r w:rsidR="00031FEE">
          <w:rPr>
            <w:rFonts w:ascii="Times New Roman" w:hAnsi="Times New Roman" w:cs="Times New Roman"/>
          </w:rPr>
          <w:t>by</w:t>
        </w:r>
        <w:r w:rsidR="00390C08">
          <w:rPr>
            <w:rFonts w:ascii="Times New Roman" w:hAnsi="Times New Roman" w:cs="Times New Roman"/>
          </w:rPr>
          <w:t xml:space="preserve"> </w:t>
        </w:r>
      </w:ins>
      <w:r w:rsidR="008C717D" w:rsidRPr="00C9444E">
        <w:rPr>
          <w:rFonts w:ascii="Times New Roman" w:hAnsi="Times New Roman" w:cs="Times New Roman"/>
        </w:rPr>
        <w:t xml:space="preserve">e.g. </w:t>
      </w:r>
      <w:del w:id="597" w:author="Madeline Galbraith" w:date="2022-06-14T21:44:00Z">
        <w:r w:rsidR="008C717D" w:rsidRPr="00C9444E">
          <w:rPr>
            <w:rFonts w:ascii="Times New Roman" w:hAnsi="Times New Roman" w:cs="Times New Roman"/>
          </w:rPr>
          <w:delText xml:space="preserve">by </w:delText>
        </w:r>
      </w:del>
      <w:r w:rsidR="008C717D" w:rsidRPr="00C9444E">
        <w:rPr>
          <w:rFonts w:ascii="Times New Roman" w:hAnsi="Times New Roman" w:cs="Times New Roman"/>
        </w:rPr>
        <w:t>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del w:id="598" w:author="Madeline Galbraith" w:date="2022-06-14T21:44:00Z">
        <w:r w:rsidR="008C717D" w:rsidRPr="00C9444E">
          <w:rPr>
            <w:rFonts w:ascii="Times New Roman" w:hAnsi="Times New Roman" w:cs="Times New Roman"/>
          </w:rPr>
          <w:delText xml:space="preserve"> based regulatory effect</w:delText>
        </w:r>
      </w:del>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7B3874D4" w14:textId="6758E767" w:rsidR="0018197D" w:rsidRPr="00C9444E" w:rsidRDefault="00AD7F58" w:rsidP="00255F3E">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w:t>
      </w:r>
      <w:ins w:id="599" w:author="Madeline Galbraith" w:date="2022-06-14T21:44:00Z">
        <w:r w:rsidR="005712B5">
          <w:rPr>
            <w:rFonts w:ascii="Times New Roman" w:hAnsi="Times New Roman" w:cs="Times New Roman"/>
          </w:rPr>
          <w:t xml:space="preserve">as there is no feedback to </w:t>
        </w:r>
      </w:ins>
      <w:r w:rsidR="005712B5">
        <w:rPr>
          <w:rFonts w:ascii="Times New Roman" w:hAnsi="Times New Roman" w:cs="Times New Roman"/>
        </w:rPr>
        <w:t>the EMT network</w:t>
      </w:r>
      <w:del w:id="600" w:author="Madeline Galbraith" w:date="2022-06-14T21:44:00Z">
        <w:r w:rsidR="00C63366" w:rsidRPr="00C9444E">
          <w:rPr>
            <w:rFonts w:ascii="Times New Roman" w:hAnsi="Times New Roman" w:cs="Times New Roman"/>
          </w:rPr>
          <w:delText xml:space="preserve"> remains unaffected while</w:delText>
        </w:r>
      </w:del>
      <w:ins w:id="601" w:author="Madeline Galbraith" w:date="2022-06-14T21:44:00Z">
        <w:r w:rsidR="005712B5">
          <w:rPr>
            <w:rFonts w:ascii="Times New Roman" w:hAnsi="Times New Roman" w:cs="Times New Roman"/>
          </w:rPr>
          <w:t>,</w:t>
        </w:r>
      </w:ins>
      <w:r w:rsidR="005712B5">
        <w:rPr>
          <w:rFonts w:ascii="Times New Roman" w:hAnsi="Times New Roman" w:cs="Times New Roman"/>
        </w:rPr>
        <w:t xml:space="preserve"> the </w:t>
      </w:r>
      <w:del w:id="602" w:author="Madeline Galbraith" w:date="2022-06-14T21:44:00Z">
        <w:r w:rsidRPr="00C9444E">
          <w:rPr>
            <w:rFonts w:ascii="Times New Roman" w:hAnsi="Times New Roman" w:cs="Times New Roman"/>
          </w:rPr>
          <w:delText xml:space="preserve">hybrid </w:delText>
        </w:r>
      </w:del>
      <w:ins w:id="603" w:author="Madeline Galbraith" w:date="2022-06-14T21:44:00Z">
        <w:r w:rsidR="005712B5">
          <w:rPr>
            <w:rFonts w:ascii="Times New Roman" w:hAnsi="Times New Roman" w:cs="Times New Roman"/>
          </w:rPr>
          <w:t>percentages</w:t>
        </w:r>
        <w:r w:rsidR="007F37F7">
          <w:rPr>
            <w:rFonts w:ascii="Times New Roman" w:hAnsi="Times New Roman" w:cs="Times New Roman"/>
          </w:rPr>
          <w:t xml:space="preserve"> of initial conditions leading to the</w:t>
        </w:r>
        <w:r w:rsidR="005712B5">
          <w:rPr>
            <w:rFonts w:ascii="Times New Roman" w:hAnsi="Times New Roman" w:cs="Times New Roman"/>
          </w:rPr>
          <w:t xml:space="preserve"> E, E/M, and M states are unchanged; increasing noxROS enhances the </w:t>
        </w:r>
      </w:ins>
      <w:r w:rsidR="005712B5">
        <w:rPr>
          <w:rFonts w:ascii="Times New Roman" w:hAnsi="Times New Roman" w:cs="Times New Roman"/>
        </w:rPr>
        <w:t xml:space="preserve">W/O state and </w:t>
      </w:r>
      <w:ins w:id="604" w:author="Madeline Galbraith" w:date="2022-06-14T21:44:00Z">
        <w:r w:rsidR="005712B5">
          <w:rPr>
            <w:rFonts w:ascii="Times New Roman" w:hAnsi="Times New Roman" w:cs="Times New Roman"/>
          </w:rPr>
          <w:t xml:space="preserve">consequently </w:t>
        </w:r>
      </w:ins>
      <w:r w:rsidR="005712B5">
        <w:rPr>
          <w:rFonts w:ascii="Times New Roman" w:hAnsi="Times New Roman" w:cs="Times New Roman"/>
        </w:rPr>
        <w:t xml:space="preserve">the coupled E/M-W/O </w:t>
      </w:r>
      <w:del w:id="605" w:author="Madeline Galbraith" w:date="2022-06-14T21:44:00Z">
        <w:r w:rsidRPr="00C9444E">
          <w:rPr>
            <w:rFonts w:ascii="Times New Roman" w:hAnsi="Times New Roman" w:cs="Times New Roman"/>
          </w:rPr>
          <w:delText>phenotype</w:delText>
        </w:r>
      </w:del>
      <w:ins w:id="606" w:author="Madeline Galbraith" w:date="2022-06-14T21:44:00Z">
        <w:r w:rsidR="00A7510D">
          <w:rPr>
            <w:rFonts w:ascii="Times New Roman" w:hAnsi="Times New Roman" w:cs="Times New Roman"/>
          </w:rPr>
          <w:t>states</w:t>
        </w:r>
      </w:ins>
      <w:r w:rsidR="005712B5">
        <w:rPr>
          <w:rFonts w:ascii="Times New Roman" w:hAnsi="Times New Roman" w:cs="Times New Roman"/>
        </w:rPr>
        <w:t xml:space="preserve"> are upregulated. </w:t>
      </w:r>
      <w:ins w:id="607" w:author="Madeline Galbraith" w:date="2022-06-14T21:44:00Z">
        <w:r w:rsidR="005712B5">
          <w:rPr>
            <w:rFonts w:ascii="Times New Roman" w:hAnsi="Times New Roman" w:cs="Times New Roman"/>
          </w:rPr>
          <w:t xml:space="preserve">In other words, the E/M state becomes more </w:t>
        </w:r>
        <w:r w:rsidR="00653281">
          <w:rPr>
            <w:rFonts w:ascii="Times New Roman" w:hAnsi="Times New Roman" w:cs="Times New Roman"/>
          </w:rPr>
          <w:t xml:space="preserve">likely to be associated with the W/O state (Fig. </w:t>
        </w:r>
      </w:ins>
      <w:moveToRangeStart w:id="608" w:author="Madeline Galbraith" w:date="2022-06-14T21:44:00Z" w:name="move106135494"/>
      <w:moveTo w:id="609" w:author="Madeline Galbraith" w:date="2022-06-14T21:44:00Z">
        <w:r w:rsidR="00653281">
          <w:rPr>
            <w:rFonts w:ascii="Times New Roman" w:hAnsi="Times New Roman" w:cs="Times New Roman"/>
          </w:rPr>
          <w:t xml:space="preserve">2D). </w:t>
        </w:r>
      </w:moveTo>
      <w:moveToRangeEnd w:id="608"/>
      <w:r w:rsidRPr="00C9444E">
        <w:rPr>
          <w:rFonts w:ascii="Times New Roman" w:hAnsi="Times New Roman" w:cs="Times New Roman"/>
        </w:rPr>
        <w:t>As the level of noxROS increases</w:t>
      </w:r>
      <w:del w:id="610" w:author="Madeline Galbraith" w:date="2022-06-14T21:44:00Z">
        <w:r w:rsidRPr="00C9444E">
          <w:rPr>
            <w:rFonts w:ascii="Times New Roman" w:hAnsi="Times New Roman" w:cs="Times New Roman"/>
          </w:rPr>
          <w:delText xml:space="preserve"> (</w:delText>
        </w:r>
      </w:del>
      <m:oMath>
        <m:sSub>
          <m:sSubPr>
            <m:ctrlPr>
              <w:del w:id="611" w:author="Madeline Galbraith" w:date="2022-06-14T21:44:00Z">
                <w:rPr>
                  <w:rFonts w:ascii="Cambria Math" w:hAnsi="Cambria Math" w:cs="Times New Roman"/>
                </w:rPr>
              </w:del>
            </m:ctrlPr>
          </m:sSubPr>
          <m:e>
            <m:r>
              <w:del w:id="612" w:author="Madeline Galbraith" w:date="2022-06-14T21:44:00Z">
                <w:rPr>
                  <w:rFonts w:ascii="Cambria Math" w:hAnsi="Cambria Math" w:cs="Times New Roman"/>
                </w:rPr>
                <m:t>μ</m:t>
              </w:del>
            </m:r>
          </m:e>
          <m:sub>
            <m:r>
              <w:del w:id="613" w:author="Madeline Galbraith" w:date="2022-06-14T21:44:00Z">
                <w:rPr>
                  <w:rFonts w:ascii="Cambria Math" w:hAnsi="Cambria Math" w:cs="Times New Roman"/>
                </w:rPr>
                <m:t>34</m:t>
              </w:del>
            </m:r>
          </m:sub>
        </m:sSub>
      </m:oMath>
      <w:del w:id="614" w:author="Madeline Galbraith" w:date="2022-06-14T21:44:00Z">
        <w:r w:rsidRPr="00C9444E">
          <w:rPr>
            <w:rFonts w:ascii="Times New Roman" w:hAnsi="Times New Roman" w:cs="Times New Roman"/>
          </w:rPr>
          <w:delText xml:space="preserve"> upregulates noxROS by reducing the degredation),</w:delText>
        </w:r>
      </w:del>
      <w:ins w:id="615" w:author="Madeline Galbraith" w:date="2022-06-14T21:44:00Z">
        <w:r w:rsidRPr="00C9444E">
          <w:rPr>
            <w:rFonts w:ascii="Times New Roman" w:hAnsi="Times New Roman" w:cs="Times New Roman"/>
          </w:rPr>
          <w:t>,</w:t>
        </w:r>
      </w:ins>
      <w:r w:rsidRPr="00C9444E">
        <w:rPr>
          <w:rFonts w:ascii="Times New Roman" w:hAnsi="Times New Roman" w:cs="Times New Roman"/>
        </w:rPr>
        <w:t xml:space="preserve"> the possible coupled states reduce from</w:t>
      </w:r>
      <w:r w:rsidR="003E647F" w:rsidRPr="00C9444E">
        <w:rPr>
          <w:rFonts w:ascii="Times New Roman" w:hAnsi="Times New Roman" w:cs="Times New Roman"/>
        </w:rPr>
        <w:t xml:space="preserve"> </w:t>
      </w:r>
      <w:r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Pr="00C9444E">
        <w:rPr>
          <w:rFonts w:ascii="Times New Roman" w:hAnsi="Times New Roman" w:cs="Times New Roman"/>
        </w:rPr>
        <w:t xml:space="preserve">, then the E/M-W, and finally </w:t>
      </w:r>
      <w:del w:id="616" w:author="Madeline Galbraith" w:date="2022-06-14T21:44:00Z">
        <w:r w:rsidRPr="00C9444E">
          <w:rPr>
            <w:rFonts w:ascii="Times New Roman" w:hAnsi="Times New Roman" w:cs="Times New Roman"/>
          </w:rPr>
          <w:delText xml:space="preserve">losing </w:delText>
        </w:r>
      </w:del>
      <w:r w:rsidRPr="00C9444E">
        <w:rPr>
          <w:rFonts w:ascii="Times New Roman" w:hAnsi="Times New Roman" w:cs="Times New Roman"/>
        </w:rPr>
        <w:t>the M-W state (Fig</w:t>
      </w:r>
      <w:r w:rsidR="006165D3" w:rsidRPr="00C9444E">
        <w:rPr>
          <w:rFonts w:ascii="Times New Roman" w:hAnsi="Times New Roman" w:cs="Times New Roman"/>
        </w:rPr>
        <w:t>.</w:t>
      </w:r>
      <w:r w:rsidRPr="00C9444E">
        <w:rPr>
          <w:rFonts w:ascii="Times New Roman" w:hAnsi="Times New Roman" w:cs="Times New Roman"/>
        </w:rPr>
        <w:t xml:space="preserve"> 2B, section S2.4). </w:t>
      </w:r>
      <w:del w:id="617" w:author="Madeline Galbraith" w:date="2022-06-14T21:44:00Z">
        <w:r w:rsidR="003E647F" w:rsidRPr="00C9444E">
          <w:rPr>
            <w:rFonts w:ascii="Times New Roman" w:hAnsi="Times New Roman" w:cs="Times New Roman"/>
          </w:rPr>
          <w:delText>A</w:delText>
        </w:r>
        <w:r w:rsidRPr="00C9444E">
          <w:rPr>
            <w:rFonts w:ascii="Times New Roman" w:hAnsi="Times New Roman" w:cs="Times New Roman"/>
          </w:rPr>
          <w:delText>nalyzing the percent of initial conditions</w:delText>
        </w:r>
      </w:del>
      <w:ins w:id="618" w:author="Madeline Galbraith" w:date="2022-06-14T21:44:00Z">
        <w:r w:rsidR="00653281">
          <w:rPr>
            <w:rFonts w:ascii="Times New Roman" w:hAnsi="Times New Roman" w:cs="Times New Roman"/>
          </w:rPr>
          <w:t>Further we show</w:t>
        </w:r>
      </w:ins>
      <w:r w:rsidR="00653281">
        <w:rPr>
          <w:rFonts w:ascii="Times New Roman" w:hAnsi="Times New Roman" w:cs="Times New Roman"/>
        </w:rPr>
        <w:t xml:space="preserve"> that </w:t>
      </w:r>
      <w:del w:id="619" w:author="Madeline Galbraith" w:date="2022-06-14T21:44:00Z">
        <w:r w:rsidRPr="00C9444E">
          <w:rPr>
            <w:rFonts w:ascii="Times New Roman" w:hAnsi="Times New Roman" w:cs="Times New Roman"/>
          </w:rPr>
          <w:delText xml:space="preserve">lead to the </w:delText>
        </w:r>
        <w:r w:rsidR="003E647F" w:rsidRPr="00C9444E">
          <w:rPr>
            <w:rFonts w:ascii="Times New Roman" w:hAnsi="Times New Roman" w:cs="Times New Roman"/>
          </w:rPr>
          <w:delText xml:space="preserve">various </w:delText>
        </w:r>
        <w:r w:rsidRPr="00C9444E">
          <w:rPr>
            <w:rFonts w:ascii="Times New Roman" w:hAnsi="Times New Roman" w:cs="Times New Roman"/>
          </w:rPr>
          <w:delText>metabolic phenotype</w:delText>
        </w:r>
        <w:r w:rsidR="003E647F" w:rsidRPr="00C9444E">
          <w:rPr>
            <w:rFonts w:ascii="Times New Roman" w:hAnsi="Times New Roman" w:cs="Times New Roman"/>
          </w:rPr>
          <w:delText>s</w:delText>
        </w:r>
        <w:r w:rsidRPr="00C9444E">
          <w:rPr>
            <w:rFonts w:ascii="Times New Roman" w:hAnsi="Times New Roman" w:cs="Times New Roman"/>
          </w:rPr>
          <w:delText xml:space="preserve"> shows </w:delText>
        </w:r>
        <w:r w:rsidR="00C50FAF" w:rsidRPr="00C9444E">
          <w:rPr>
            <w:rFonts w:ascii="Times New Roman" w:hAnsi="Times New Roman" w:cs="Times New Roman"/>
          </w:rPr>
          <w:delText xml:space="preserve">that </w:delText>
        </w:r>
        <w:r w:rsidRPr="00C9444E">
          <w:rPr>
            <w:rFonts w:ascii="Times New Roman" w:hAnsi="Times New Roman" w:cs="Times New Roman"/>
          </w:rPr>
          <w:delText xml:space="preserve">the lost coupled states </w:delText>
        </w:r>
      </w:del>
      <w:ins w:id="620" w:author="Madeline Galbraith" w:date="2022-06-14T21:44:00Z">
        <w:r w:rsidR="00653281">
          <w:rPr>
            <w:rFonts w:ascii="Times New Roman" w:hAnsi="Times New Roman" w:cs="Times New Roman"/>
          </w:rPr>
          <w:t>increasing noxROS pushing the W-</w:t>
        </w:r>
      </w:ins>
      <w:r w:rsidR="00653281">
        <w:rPr>
          <w:rFonts w:ascii="Times New Roman" w:hAnsi="Times New Roman" w:cs="Times New Roman"/>
        </w:rPr>
        <w:t xml:space="preserve">associated </w:t>
      </w:r>
      <w:del w:id="621" w:author="Madeline Galbraith" w:date="2022-06-14T21:44:00Z">
        <w:r w:rsidRPr="00C9444E">
          <w:rPr>
            <w:rFonts w:ascii="Times New Roman" w:hAnsi="Times New Roman" w:cs="Times New Roman"/>
          </w:rPr>
          <w:delText>with the W</w:delText>
        </w:r>
        <w:r w:rsidR="00995AED" w:rsidRPr="00C9444E">
          <w:rPr>
            <w:rFonts w:ascii="Times New Roman" w:hAnsi="Times New Roman" w:cs="Times New Roman"/>
          </w:rPr>
          <w:delText xml:space="preserve">arburg phenotype </w:delText>
        </w:r>
        <w:r w:rsidRPr="00C9444E">
          <w:rPr>
            <w:rFonts w:ascii="Times New Roman" w:hAnsi="Times New Roman" w:cs="Times New Roman"/>
          </w:rPr>
          <w:delText xml:space="preserve">are pushed </w:delText>
        </w:r>
      </w:del>
      <w:ins w:id="622" w:author="Madeline Galbraith" w:date="2022-06-14T21:44:00Z">
        <w:r w:rsidR="00653281">
          <w:rPr>
            <w:rFonts w:ascii="Times New Roman" w:hAnsi="Times New Roman" w:cs="Times New Roman"/>
          </w:rPr>
          <w:t xml:space="preserve">states </w:t>
        </w:r>
      </w:ins>
      <w:r w:rsidR="00653281">
        <w:rPr>
          <w:rFonts w:ascii="Times New Roman" w:hAnsi="Times New Roman" w:cs="Times New Roman"/>
        </w:rPr>
        <w:t>towards the W/O</w:t>
      </w:r>
      <w:del w:id="623" w:author="Madeline Galbraith" w:date="2022-06-14T21:44:00Z">
        <w:r w:rsidRPr="00C9444E">
          <w:rPr>
            <w:rFonts w:ascii="Times New Roman" w:hAnsi="Times New Roman" w:cs="Times New Roman"/>
          </w:rPr>
          <w:delText xml:space="preserve"> phenotype</w:delText>
        </w:r>
      </w:del>
      <w:ins w:id="624" w:author="Madeline Galbraith" w:date="2022-06-14T21:44:00Z">
        <w:r w:rsidR="00653281">
          <w:rPr>
            <w:rFonts w:ascii="Times New Roman" w:hAnsi="Times New Roman" w:cs="Times New Roman"/>
          </w:rPr>
          <w:t>-associated states</w:t>
        </w:r>
      </w:ins>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Pr="00C9444E">
        <w:rPr>
          <w:rFonts w:ascii="Times New Roman" w:hAnsi="Times New Roman" w:cs="Times New Roman"/>
        </w:rPr>
        <w:t xml:space="preserve"> for the </w:t>
      </w:r>
      <w:del w:id="625" w:author="Madeline Galbraith" w:date="2022-06-14T21:44:00Z">
        <w:r w:rsidRPr="00C9444E">
          <w:rPr>
            <w:rFonts w:ascii="Times New Roman" w:hAnsi="Times New Roman" w:cs="Times New Roman"/>
          </w:rPr>
          <w:delText>O</w:delText>
        </w:r>
        <w:r w:rsidR="00995AED" w:rsidRPr="00C9444E">
          <w:rPr>
            <w:rFonts w:ascii="Times New Roman" w:hAnsi="Times New Roman" w:cs="Times New Roman"/>
          </w:rPr>
          <w:delText xml:space="preserve">XPHOS </w:delText>
        </w:r>
      </w:del>
      <w:ins w:id="626" w:author="Madeline Galbraith" w:date="2022-06-14T21:44:00Z">
        <w:r w:rsidR="009720C5">
          <w:rPr>
            <w:rFonts w:ascii="Times New Roman" w:hAnsi="Times New Roman" w:cs="Times New Roman"/>
          </w:rPr>
          <w:t>O-</w:t>
        </w:r>
      </w:ins>
      <w:r w:rsidR="00995AED" w:rsidRPr="00C9444E">
        <w:rPr>
          <w:rFonts w:ascii="Times New Roman" w:hAnsi="Times New Roman" w:cs="Times New Roman"/>
        </w:rPr>
        <w:t>associated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2C). </w:t>
      </w:r>
    </w:p>
    <w:p w14:paraId="1EED8C84" w14:textId="6FBA045F" w:rsidR="00320BCE" w:rsidRPr="00C9444E" w:rsidRDefault="00AD7F58" w:rsidP="00003581">
      <w:pPr>
        <w:pStyle w:val="BodyText"/>
        <w:spacing w:line="480" w:lineRule="auto"/>
        <w:ind w:firstLine="720"/>
        <w:rPr>
          <w:rFonts w:ascii="Times New Roman" w:hAnsi="Times New Roman" w:cs="Times New Roman"/>
        </w:rPr>
      </w:pPr>
      <w:del w:id="627" w:author="Madeline Galbraith" w:date="2022-06-14T21:44:00Z">
        <w:r w:rsidRPr="00C9444E">
          <w:rPr>
            <w:rFonts w:ascii="Times New Roman" w:hAnsi="Times New Roman" w:cs="Times New Roman"/>
          </w:rPr>
          <w:delText xml:space="preserve">As there is no </w:delText>
        </w:r>
        <w:r w:rsidR="003E647F" w:rsidRPr="00C9444E">
          <w:rPr>
            <w:rFonts w:ascii="Times New Roman" w:hAnsi="Times New Roman" w:cs="Times New Roman"/>
          </w:rPr>
          <w:delText>feedback to</w:delText>
        </w:r>
        <w:r w:rsidRPr="00C9444E">
          <w:rPr>
            <w:rFonts w:ascii="Times New Roman" w:hAnsi="Times New Roman" w:cs="Times New Roman"/>
          </w:rPr>
          <w:delText xml:space="preserve"> the EMT network, the </w:delText>
        </w:r>
        <w:r w:rsidR="003E647F" w:rsidRPr="00C9444E">
          <w:rPr>
            <w:rFonts w:ascii="Times New Roman" w:hAnsi="Times New Roman" w:cs="Times New Roman"/>
          </w:rPr>
          <w:delText>percentage</w:delText>
        </w:r>
        <w:r w:rsidRPr="00C9444E">
          <w:rPr>
            <w:rFonts w:ascii="Times New Roman" w:hAnsi="Times New Roman" w:cs="Times New Roman"/>
          </w:rPr>
          <w:delText xml:space="preserve"> of E, E/M, and M states are constant</w:delText>
        </w:r>
        <w:r w:rsidR="00E601DC" w:rsidRPr="00C9444E">
          <w:rPr>
            <w:rFonts w:ascii="Times New Roman" w:hAnsi="Times New Roman" w:cs="Times New Roman"/>
          </w:rPr>
          <w:delText>;</w:delText>
        </w:r>
        <w:r w:rsidRPr="00C9444E">
          <w:rPr>
            <w:rFonts w:ascii="Times New Roman" w:hAnsi="Times New Roman" w:cs="Times New Roman"/>
          </w:rPr>
          <w:delText xml:space="preserve"> </w:delText>
        </w:r>
        <w:r w:rsidR="00E601DC" w:rsidRPr="00C9444E">
          <w:rPr>
            <w:rFonts w:ascii="Times New Roman" w:hAnsi="Times New Roman" w:cs="Times New Roman"/>
          </w:rPr>
          <w:delText>however,</w:delText>
        </w:r>
        <w:r w:rsidRPr="00C9444E">
          <w:rPr>
            <w:rFonts w:ascii="Times New Roman" w:hAnsi="Times New Roman" w:cs="Times New Roman"/>
          </w:rPr>
          <w:delText xml:space="preserve"> the E/M state </w:delText>
        </w:r>
        <w:r w:rsidR="003E647F" w:rsidRPr="00C9444E">
          <w:rPr>
            <w:rFonts w:ascii="Times New Roman" w:hAnsi="Times New Roman" w:cs="Times New Roman"/>
          </w:rPr>
          <w:delText>becomes</w:delText>
        </w:r>
        <w:r w:rsidRPr="00C9444E">
          <w:rPr>
            <w:rFonts w:ascii="Times New Roman" w:hAnsi="Times New Roman" w:cs="Times New Roman"/>
          </w:rPr>
          <w:delText xml:space="preserve"> more likely to be associated with the hybrid W/O metabolic phenotype (Fig</w:delText>
        </w:r>
        <w:r w:rsidR="006165D3" w:rsidRPr="00C9444E">
          <w:rPr>
            <w:rFonts w:ascii="Times New Roman" w:hAnsi="Times New Roman" w:cs="Times New Roman"/>
          </w:rPr>
          <w:delText>.</w:delText>
        </w:r>
        <w:r w:rsidRPr="00C9444E">
          <w:rPr>
            <w:rFonts w:ascii="Times New Roman" w:hAnsi="Times New Roman" w:cs="Times New Roman"/>
          </w:rPr>
          <w:delText xml:space="preserve"> </w:delText>
        </w:r>
      </w:del>
      <w:moveFromRangeStart w:id="628" w:author="Madeline Galbraith" w:date="2022-06-14T21:44:00Z" w:name="move106135494"/>
      <w:moveFrom w:id="629" w:author="Madeline Galbraith" w:date="2022-06-14T21:44:00Z">
        <w:r w:rsidR="00653281">
          <w:rPr>
            <w:rFonts w:ascii="Times New Roman" w:hAnsi="Times New Roman" w:cs="Times New Roman"/>
          </w:rPr>
          <w:t xml:space="preserve">2D). </w:t>
        </w:r>
      </w:moveFrom>
      <w:moveFromRangeEnd w:id="628"/>
      <w:r w:rsidRPr="00C9444E">
        <w:rPr>
          <w:rFonts w:ascii="Times New Roman" w:hAnsi="Times New Roman" w:cs="Times New Roman"/>
        </w:rPr>
        <w:t xml:space="preserve">Analyzing the states coupled with the </w:t>
      </w:r>
      <w:del w:id="630" w:author="Madeline Galbraith" w:date="2022-06-14T21:44:00Z">
        <w:r w:rsidRPr="00C9444E">
          <w:rPr>
            <w:rFonts w:ascii="Times New Roman" w:hAnsi="Times New Roman" w:cs="Times New Roman"/>
          </w:rPr>
          <w:delText>Warburg phenotype, however, shows the mesenchymal phenotype (</w:delText>
        </w:r>
      </w:del>
      <w:ins w:id="631" w:author="Madeline Galbraith" w:date="2022-06-14T21:44:00Z">
        <w:r w:rsidR="009720C5">
          <w:rPr>
            <w:rFonts w:ascii="Times New Roman" w:hAnsi="Times New Roman" w:cs="Times New Roman"/>
          </w:rPr>
          <w:t>W state we found that</w:t>
        </w:r>
        <w:r w:rsidRPr="00C9444E">
          <w:rPr>
            <w:rFonts w:ascii="Times New Roman" w:hAnsi="Times New Roman" w:cs="Times New Roman"/>
          </w:rPr>
          <w:t xml:space="preserve"> the </w:t>
        </w:r>
      </w:ins>
      <w:r w:rsidRPr="00C9444E">
        <w:rPr>
          <w:rFonts w:ascii="Times New Roman" w:hAnsi="Times New Roman" w:cs="Times New Roman"/>
        </w:rPr>
        <w:t>M-W</w:t>
      </w:r>
      <w:del w:id="632" w:author="Madeline Galbraith" w:date="2022-06-14T21:44:00Z">
        <w:r w:rsidRPr="00C9444E">
          <w:rPr>
            <w:rFonts w:ascii="Times New Roman" w:hAnsi="Times New Roman" w:cs="Times New Roman"/>
          </w:rPr>
          <w:delText>) persists longer</w:delText>
        </w:r>
      </w:del>
      <w:ins w:id="633" w:author="Madeline Galbraith" w:date="2022-06-14T21:44:00Z">
        <w:r w:rsidR="009720C5">
          <w:rPr>
            <w:rFonts w:ascii="Times New Roman" w:hAnsi="Times New Roman" w:cs="Times New Roman"/>
          </w:rPr>
          <w:t xml:space="preserve"> </w:t>
        </w:r>
        <w:r w:rsidR="009720C5">
          <w:rPr>
            <w:rFonts w:ascii="Times New Roman" w:hAnsi="Times New Roman" w:cs="Times New Roman"/>
          </w:rPr>
          <w:lastRenderedPageBreak/>
          <w:t xml:space="preserve">state </w:t>
        </w:r>
        <w:r w:rsidR="00003581">
          <w:rPr>
            <w:rFonts w:ascii="Times New Roman" w:hAnsi="Times New Roman" w:cs="Times New Roman"/>
          </w:rPr>
          <w:t>exists for a larger parameter space, compared to the other W-associated states,</w:t>
        </w:r>
      </w:ins>
      <w:r w:rsidR="00003581">
        <w:rPr>
          <w:rFonts w:ascii="Times New Roman" w:hAnsi="Times New Roman" w:cs="Times New Roman"/>
        </w:rPr>
        <w:t xml:space="preserve"> </w:t>
      </w:r>
      <w:r w:rsidR="002A0424" w:rsidRPr="00C9444E">
        <w:rPr>
          <w:rFonts w:ascii="Times New Roman" w:hAnsi="Times New Roman" w:cs="Times New Roman"/>
        </w:rPr>
        <w:t>as the coupling is increased</w:t>
      </w:r>
      <w:del w:id="634" w:author="Madeline Galbraith" w:date="2022-06-14T21:44:00Z">
        <w:r w:rsidR="003E647F" w:rsidRPr="00C9444E">
          <w:rPr>
            <w:rFonts w:ascii="Times New Roman" w:hAnsi="Times New Roman" w:cs="Times New Roman"/>
          </w:rPr>
          <w:delText>,</w:delText>
        </w:r>
        <w:r w:rsidRPr="00C9444E">
          <w:rPr>
            <w:rFonts w:ascii="Times New Roman" w:hAnsi="Times New Roman" w:cs="Times New Roman"/>
          </w:rPr>
          <w:delText xml:space="preserve"> </w:delText>
        </w:r>
      </w:del>
      <w:ins w:id="635" w:author="Madeline Galbraith" w:date="2022-06-14T21:44:00Z">
        <w:r w:rsidR="00003581">
          <w:rPr>
            <w:rFonts w:ascii="Times New Roman" w:hAnsi="Times New Roman" w:cs="Times New Roman"/>
          </w:rPr>
          <w:t xml:space="preserve"> (Fig. 2E). This is</w:t>
        </w:r>
        <w:r w:rsidRPr="00C9444E">
          <w:rPr>
            <w:rFonts w:ascii="Times New Roman" w:hAnsi="Times New Roman" w:cs="Times New Roman"/>
          </w:rPr>
          <w:t xml:space="preserve"> </w:t>
        </w:r>
      </w:ins>
      <w:r w:rsidR="003E647F" w:rsidRPr="00C9444E">
        <w:rPr>
          <w:rFonts w:ascii="Times New Roman" w:hAnsi="Times New Roman" w:cs="Times New Roman"/>
        </w:rPr>
        <w:t xml:space="preserve">as expected since </w:t>
      </w:r>
      <w:del w:id="636" w:author="Madeline Galbraith" w:date="2022-06-14T21:44:00Z">
        <w:r w:rsidR="003E647F" w:rsidRPr="00C9444E">
          <w:rPr>
            <w:rFonts w:ascii="Times New Roman" w:hAnsi="Times New Roman" w:cs="Times New Roman"/>
          </w:rPr>
          <w:delText>it</w:delText>
        </w:r>
      </w:del>
      <w:ins w:id="637" w:author="Madeline Galbraith" w:date="2022-06-14T21:44:00Z">
        <w:r w:rsidR="00003581">
          <w:rPr>
            <w:rFonts w:ascii="Times New Roman" w:hAnsi="Times New Roman" w:cs="Times New Roman"/>
          </w:rPr>
          <w:t>the W state</w:t>
        </w:r>
      </w:ins>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003581">
        <w:rPr>
          <w:rFonts w:ascii="Times New Roman" w:hAnsi="Times New Roman" w:cs="Times New Roman"/>
        </w:rPr>
        <w:t xml:space="preserve"> </w:t>
      </w:r>
      <w:ins w:id="638" w:author="Madeline Galbraith" w:date="2022-06-14T21:44:00Z">
        <w:r w:rsidR="00003581">
          <w:rPr>
            <w:rFonts w:ascii="Times New Roman" w:hAnsi="Times New Roman" w:cs="Times New Roman"/>
          </w:rPr>
          <w:t>of the metabolism states</w:t>
        </w:r>
        <w:r w:rsidR="003E647F" w:rsidRPr="00C9444E">
          <w:rPr>
            <w:rFonts w:ascii="Times New Roman" w:hAnsi="Times New Roman" w:cs="Times New Roman"/>
          </w:rPr>
          <w:t xml:space="preserve"> </w:t>
        </w:r>
      </w:ins>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w:t>
      </w:r>
      <w:del w:id="639" w:author="Madeline Galbraith" w:date="2022-06-14T21:44:00Z">
        <w:r w:rsidR="00C50FAF" w:rsidRPr="00C9444E">
          <w:rPr>
            <w:rFonts w:ascii="Times New Roman" w:hAnsi="Times New Roman" w:cs="Times New Roman"/>
          </w:rPr>
          <w:delText>emerge</w:delText>
        </w:r>
      </w:del>
      <w:ins w:id="640" w:author="Madeline Galbraith" w:date="2022-06-14T21:44:00Z">
        <w:r w:rsidR="00564942">
          <w:rPr>
            <w:rFonts w:ascii="Times New Roman" w:hAnsi="Times New Roman" w:cs="Times New Roman"/>
          </w:rPr>
          <w:t>have been observed</w:t>
        </w:r>
      </w:ins>
      <w:r w:rsidR="00564942" w:rsidRPr="00C9444E">
        <w:rPr>
          <w:rFonts w:ascii="Times New Roman" w:hAnsi="Times New Roman" w:cs="Times New Roman"/>
        </w:rPr>
        <w:t xml:space="preserve"> </w:t>
      </w:r>
      <w:r w:rsidR="00C50FAF" w:rsidRPr="00C9444E">
        <w:rPr>
          <w:rFonts w:ascii="Times New Roman" w:hAnsi="Times New Roman" w:cs="Times New Roman"/>
        </w:rPr>
        <w:t>via the</w:t>
      </w:r>
      <w:r w:rsidRPr="00C9444E">
        <w:rPr>
          <w:rFonts w:ascii="Times New Roman" w:hAnsi="Times New Roman" w:cs="Times New Roman"/>
        </w:rPr>
        <w:t xml:space="preserve"> </w:t>
      </w:r>
      <w:del w:id="641" w:author="Madeline Galbraith" w:date="2022-06-14T21:44:00Z">
        <w:r w:rsidRPr="00C9444E">
          <w:rPr>
            <w:rFonts w:ascii="Times New Roman" w:hAnsi="Times New Roman" w:cs="Times New Roman"/>
          </w:rPr>
          <w:delText xml:space="preserve"> </w:delText>
        </w:r>
      </w:del>
      <w:r w:rsidRPr="00C9444E">
        <w:rPr>
          <w:rFonts w:ascii="Times New Roman" w:hAnsi="Times New Roman" w:cs="Times New Roman"/>
        </w:rPr>
        <w:t>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w:t>
      </w:r>
      <w:del w:id="642" w:author="Madeline Galbraith" w:date="2022-06-14T21:44:00Z">
        <w:r w:rsidRPr="00C9444E">
          <w:rPr>
            <w:rFonts w:ascii="Times New Roman" w:hAnsi="Times New Roman" w:cs="Times New Roman"/>
          </w:rPr>
          <w:delText>Additionally</w:delText>
        </w:r>
      </w:del>
      <w:ins w:id="643" w:author="Madeline Galbraith" w:date="2022-06-14T21:44:00Z">
        <w:r w:rsidR="00637E51">
          <w:rPr>
            <w:rFonts w:ascii="Times New Roman" w:hAnsi="Times New Roman" w:cs="Times New Roman"/>
          </w:rPr>
          <w:t>Consistent with the effect of upregulating noxROS</w:t>
        </w:r>
      </w:ins>
      <w:r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w:t>
      </w:r>
      <w:del w:id="644" w:author="Madeline Galbraith" w:date="2022-06-14T21:44:00Z">
        <w:r w:rsidRPr="00C9444E">
          <w:rPr>
            <w:rFonts w:ascii="Times New Roman" w:hAnsi="Times New Roman" w:cs="Times New Roman"/>
          </w:rPr>
          <w:delText>upregulation</w:delText>
        </w:r>
      </w:del>
      <w:ins w:id="645" w:author="Madeline Galbraith" w:date="2022-06-14T21:44:00Z">
        <w:r w:rsidR="00637E51">
          <w:rPr>
            <w:rFonts w:ascii="Times New Roman" w:hAnsi="Times New Roman" w:cs="Times New Roman"/>
          </w:rPr>
          <w:t>increase</w:t>
        </w:r>
      </w:ins>
      <w:r w:rsidR="00637E51" w:rsidRPr="00C9444E">
        <w:rPr>
          <w:rFonts w:ascii="Times New Roman" w:hAnsi="Times New Roman" w:cs="Times New Roman"/>
        </w:rPr>
        <w:t xml:space="preserve"> </w:t>
      </w:r>
      <w:r w:rsidRPr="00C9444E">
        <w:rPr>
          <w:rFonts w:ascii="Times New Roman" w:hAnsi="Times New Roman" w:cs="Times New Roman"/>
        </w:rPr>
        <w:t xml:space="preserve">of the E/M-W/O </w:t>
      </w:r>
      <w:del w:id="646" w:author="Madeline Galbraith" w:date="2022-06-14T21:44:00Z">
        <w:r w:rsidRPr="00C9444E">
          <w:rPr>
            <w:rFonts w:ascii="Times New Roman" w:hAnsi="Times New Roman" w:cs="Times New Roman"/>
          </w:rPr>
          <w:delText>phenotype</w:delText>
        </w:r>
      </w:del>
      <w:ins w:id="647" w:author="Madeline Galbraith" w:date="2022-06-14T21:44:00Z">
        <w:r w:rsidR="00637E51">
          <w:rPr>
            <w:rFonts w:ascii="Times New Roman" w:hAnsi="Times New Roman" w:cs="Times New Roman"/>
          </w:rPr>
          <w:t>state</w:t>
        </w:r>
      </w:ins>
      <w:r w:rsidRPr="00C9444E">
        <w:rPr>
          <w:rFonts w:ascii="Times New Roman" w:hAnsi="Times New Roman" w:cs="Times New Roman"/>
        </w:rPr>
        <w:t>. Further, activation of mtROS results in a downregulation of the</w:t>
      </w:r>
      <w:r w:rsidR="00637E51">
        <w:rPr>
          <w:rFonts w:ascii="Times New Roman" w:hAnsi="Times New Roman" w:cs="Times New Roman"/>
        </w:rPr>
        <w:t xml:space="preserve"> </w:t>
      </w:r>
      <w:del w:id="648" w:author="Madeline Galbraith" w:date="2022-06-14T21:44:00Z">
        <w:r w:rsidRPr="00C9444E">
          <w:rPr>
            <w:rFonts w:ascii="Times New Roman" w:hAnsi="Times New Roman" w:cs="Times New Roman"/>
          </w:rPr>
          <w:delText>OXPHOS metabolic phenotype</w:delText>
        </w:r>
      </w:del>
      <w:ins w:id="649" w:author="Madeline Galbraith" w:date="2022-06-14T21:44:00Z">
        <w:r w:rsidR="00637E51">
          <w:rPr>
            <w:rFonts w:ascii="Times New Roman" w:hAnsi="Times New Roman" w:cs="Times New Roman"/>
          </w:rPr>
          <w:t>O state</w:t>
        </w:r>
      </w:ins>
      <w:r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t>
      </w:r>
      <w:del w:id="650" w:author="Madeline Galbraith" w:date="2022-06-14T21:44:00Z">
        <w:r w:rsidRPr="00C9444E">
          <w:rPr>
            <w:rFonts w:ascii="Times New Roman" w:hAnsi="Times New Roman" w:cs="Times New Roman"/>
          </w:rPr>
          <w:delText>Warburg phenotype.</w:delText>
        </w:r>
      </w:del>
      <w:ins w:id="651" w:author="Madeline Galbraith" w:date="2022-06-14T21:44:00Z">
        <w:r w:rsidR="00637E51">
          <w:rPr>
            <w:rFonts w:ascii="Times New Roman" w:hAnsi="Times New Roman" w:cs="Times New Roman"/>
          </w:rPr>
          <w:t>W state, thus stabilizing the W/O state</w:t>
        </w:r>
        <w:r w:rsidRPr="00C9444E">
          <w:rPr>
            <w:rFonts w:ascii="Times New Roman" w:hAnsi="Times New Roman" w:cs="Times New Roman"/>
          </w:rPr>
          <w:t>.</w:t>
        </w:r>
      </w:ins>
      <w:r w:rsidR="00334B17" w:rsidRPr="00C9444E">
        <w:rPr>
          <w:rFonts w:ascii="Times New Roman" w:hAnsi="Times New Roman" w:cs="Times New Roman"/>
        </w:rPr>
        <w:t xml:space="preserve"> Together, these results suggest </w:t>
      </w:r>
      <w:del w:id="652" w:author="Madeline Galbraith" w:date="2022-06-14T21:44:00Z">
        <w:r w:rsidR="00334B17" w:rsidRPr="00C9444E">
          <w:rPr>
            <w:rFonts w:ascii="Times New Roman" w:hAnsi="Times New Roman" w:cs="Times New Roman"/>
          </w:rPr>
          <w:delText xml:space="preserve">ROS is </w:delText>
        </w:r>
        <w:r w:rsidR="00346DCD" w:rsidRPr="00C9444E">
          <w:rPr>
            <w:rFonts w:ascii="Times New Roman" w:hAnsi="Times New Roman" w:cs="Times New Roman"/>
          </w:rPr>
          <w:delText xml:space="preserve">a </w:delText>
        </w:r>
      </w:del>
      <w:ins w:id="653" w:author="Madeline Galbraith" w:date="2022-06-14T21:44:00Z">
        <w:r w:rsidR="00637E51">
          <w:rPr>
            <w:rFonts w:ascii="Times New Roman" w:hAnsi="Times New Roman" w:cs="Times New Roman"/>
          </w:rPr>
          <w:t>both 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w:t>
        </w:r>
      </w:ins>
      <w:r w:rsidR="00334B17" w:rsidRPr="00C9444E">
        <w:rPr>
          <w:rFonts w:ascii="Times New Roman" w:hAnsi="Times New Roman" w:cs="Times New Roman"/>
        </w:rPr>
        <w:t xml:space="preserve">critical </w:t>
      </w:r>
      <w:del w:id="654" w:author="Madeline Galbraith" w:date="2022-06-14T21:44:00Z">
        <w:r w:rsidR="00346DCD" w:rsidRPr="00C9444E">
          <w:rPr>
            <w:rFonts w:ascii="Times New Roman" w:hAnsi="Times New Roman" w:cs="Times New Roman"/>
          </w:rPr>
          <w:delText>factor</w:delText>
        </w:r>
      </w:del>
      <w:ins w:id="655" w:author="Madeline Galbraith" w:date="2022-06-14T21:44:00Z">
        <w:r w:rsidR="00346DCD" w:rsidRPr="00C9444E">
          <w:rPr>
            <w:rFonts w:ascii="Times New Roman" w:hAnsi="Times New Roman" w:cs="Times New Roman"/>
          </w:rPr>
          <w:t>factor</w:t>
        </w:r>
        <w:r w:rsidR="00F86A31">
          <w:rPr>
            <w:rFonts w:ascii="Times New Roman" w:hAnsi="Times New Roman" w:cs="Times New Roman"/>
          </w:rPr>
          <w:t>s</w:t>
        </w:r>
      </w:ins>
      <w:r w:rsidR="00346DCD" w:rsidRPr="00C9444E">
        <w:rPr>
          <w:rFonts w:ascii="Times New Roman" w:hAnsi="Times New Roman" w:cs="Times New Roman"/>
        </w:rPr>
        <w:t xml:space="preserve"> in </w:t>
      </w:r>
      <w:del w:id="656" w:author="Madeline Galbraith" w:date="2022-06-14T21:44:00Z">
        <w:r w:rsidR="00346DCD" w:rsidRPr="00C9444E">
          <w:rPr>
            <w:rFonts w:ascii="Times New Roman" w:hAnsi="Times New Roman" w:cs="Times New Roman"/>
          </w:rPr>
          <w:delText>enabling metabolic plasticity as part of</w:delText>
        </w:r>
        <w:r w:rsidR="00334B17" w:rsidRPr="00C9444E">
          <w:rPr>
            <w:rFonts w:ascii="Times New Roman" w:hAnsi="Times New Roman" w:cs="Times New Roman"/>
          </w:rPr>
          <w:delText xml:space="preserve"> tumor progression</w:delText>
        </w:r>
      </w:del>
      <w:ins w:id="657" w:author="Madeline Galbraith" w:date="2022-06-14T21:44:00Z">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the coupling of two hybrid states – E/M-W/O</w:t>
        </w:r>
      </w:ins>
      <w:r w:rsidR="00637E51">
        <w:rPr>
          <w:rFonts w:ascii="Times New Roman" w:hAnsi="Times New Roman" w:cs="Times New Roman"/>
        </w:rPr>
        <w:t xml:space="preserve">, and mtROS </w:t>
      </w:r>
      <w:del w:id="658" w:author="Madeline Galbraith" w:date="2022-06-14T21:44:00Z">
        <w:r w:rsidR="00334B17" w:rsidRPr="00C9444E">
          <w:rPr>
            <w:rFonts w:ascii="Times New Roman" w:hAnsi="Times New Roman" w:cs="Times New Roman"/>
          </w:rPr>
          <w:delText>may play</w:delText>
        </w:r>
      </w:del>
      <w:ins w:id="659" w:author="Madeline Galbraith" w:date="2022-06-14T21:44:00Z">
        <w:r w:rsidR="00637E51">
          <w:rPr>
            <w:rFonts w:ascii="Times New Roman" w:hAnsi="Times New Roman" w:cs="Times New Roman"/>
          </w:rPr>
          <w:t>exhibited</w:t>
        </w:r>
      </w:ins>
      <w:r w:rsidR="00637E51">
        <w:rPr>
          <w:rFonts w:ascii="Times New Roman" w:hAnsi="Times New Roman" w:cs="Times New Roman"/>
        </w:rPr>
        <w:t xml:space="preserve"> a</w:t>
      </w:r>
      <w:r w:rsidR="00E30380">
        <w:rPr>
          <w:rFonts w:ascii="Times New Roman" w:hAnsi="Times New Roman" w:cs="Times New Roman"/>
        </w:rPr>
        <w:t xml:space="preserve"> </w:t>
      </w:r>
      <w:del w:id="660" w:author="Madeline Galbraith" w:date="2022-06-14T21:44:00Z">
        <w:r w:rsidR="00334B17" w:rsidRPr="00C9444E">
          <w:rPr>
            <w:rFonts w:ascii="Times New Roman" w:hAnsi="Times New Roman" w:cs="Times New Roman"/>
          </w:rPr>
          <w:delText>stronger role</w:delText>
        </w:r>
      </w:del>
      <w:ins w:id="661" w:author="Madeline Galbraith" w:date="2022-06-14T21:44:00Z">
        <w:r w:rsidR="00E30380">
          <w:rPr>
            <w:rFonts w:ascii="Times New Roman" w:hAnsi="Times New Roman" w:cs="Times New Roman"/>
          </w:rPr>
          <w:t>greater increase in the E/M-W/O state</w:t>
        </w:r>
      </w:ins>
      <w:r w:rsidR="00637E51">
        <w:rPr>
          <w:rFonts w:ascii="Times New Roman" w:hAnsi="Times New Roman" w:cs="Times New Roman"/>
        </w:rPr>
        <w:t xml:space="preserve"> than noxROS.</w:t>
      </w:r>
      <w:r w:rsidR="00334B17" w:rsidRPr="00C9444E">
        <w:rPr>
          <w:rFonts w:ascii="Times New Roman" w:hAnsi="Times New Roman" w:cs="Times New Roman"/>
        </w:rPr>
        <w:t xml:space="preserve"> </w:t>
      </w:r>
    </w:p>
    <w:p w14:paraId="4E469211" w14:textId="77777777" w:rsidR="00476BDE" w:rsidRPr="00C9444E" w:rsidRDefault="00476BDE" w:rsidP="00476BDE">
      <w:pPr>
        <w:pStyle w:val="CaptionedFigure"/>
        <w:rPr>
          <w:del w:id="662" w:author="Madeline Galbraith" w:date="2022-06-14T21:44:00Z"/>
          <w:rFonts w:ascii="Times New Roman" w:hAnsi="Times New Roman" w:cs="Times New Roman"/>
        </w:rPr>
      </w:pPr>
      <w:del w:id="663" w:author="Madeline Galbraith" w:date="2022-06-14T21:44:00Z">
        <w:r w:rsidRPr="00C9444E">
          <w:rPr>
            <w:rFonts w:ascii="Times New Roman" w:hAnsi="Times New Roman" w:cs="Times New Roman"/>
            <w:noProof/>
          </w:rPr>
          <w:lastRenderedPageBreak/>
          <w:drawing>
            <wp:inline distT="0" distB="0" distL="0" distR="0" wp14:anchorId="045E8333" wp14:editId="38DBFA05">
              <wp:extent cx="5268548" cy="2508191"/>
              <wp:effectExtent l="0" t="0" r="8890" b="6985"/>
              <wp:docPr id="9"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68548" cy="2508191"/>
                      </a:xfrm>
                      <a:prstGeom prst="rect">
                        <a:avLst/>
                      </a:prstGeom>
                      <a:noFill/>
                      <a:ln w="9525">
                        <a:noFill/>
                        <a:headEnd/>
                        <a:tailEnd/>
                      </a:ln>
                    </pic:spPr>
                  </pic:pic>
                </a:graphicData>
              </a:graphic>
            </wp:inline>
          </w:drawing>
        </w:r>
      </w:del>
    </w:p>
    <w:p w14:paraId="4E4AA3A3" w14:textId="09911C0B" w:rsidR="00476BDE" w:rsidRPr="00C9444E" w:rsidRDefault="00476BDE" w:rsidP="00476BDE">
      <w:pPr>
        <w:pStyle w:val="CaptionedFigure"/>
        <w:rPr>
          <w:ins w:id="664" w:author="Madeline Galbraith" w:date="2022-06-14T21:44:00Z"/>
          <w:rFonts w:ascii="Times New Roman" w:hAnsi="Times New Roman" w:cs="Times New Roman"/>
        </w:rPr>
      </w:pPr>
      <w:ins w:id="665" w:author="Madeline Galbraith" w:date="2022-06-14T21:44:00Z">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ins>
    </w:p>
    <w:p w14:paraId="44EC961D" w14:textId="1346CD51"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w:del w:id="666" w:author="Madeline Galbraith" w:date="2022-06-14T21:44:00Z">
        <w:r w:rsidRPr="00C9444E">
          <w:rPr>
            <w:rFonts w:ascii="Times New Roman" w:hAnsi="Times New Roman" w:cs="Times New Roman"/>
            <w:b/>
            <w:bCs/>
            <w:iCs/>
          </w:rPr>
          <w:delText>mi</w:delText>
        </w:r>
        <w:r w:rsidR="00240011" w:rsidRPr="00C9444E">
          <w:rPr>
            <w:rFonts w:ascii="Times New Roman" w:hAnsi="Times New Roman" w:cs="Times New Roman"/>
            <w:b/>
            <w:bCs/>
            <w:iCs/>
          </w:rPr>
          <w:delText>R-</w:delText>
        </w:r>
        <w:r w:rsidRPr="00C9444E">
          <w:rPr>
            <w:rFonts w:ascii="Times New Roman" w:hAnsi="Times New Roman" w:cs="Times New Roman"/>
            <w:b/>
            <w:bCs/>
            <w:iCs/>
          </w:rPr>
          <w:delText>34 results in upregulated W/O phenotype</w:delText>
        </w:r>
      </w:del>
      <m:oMath>
        <m:sSub>
          <m:sSubPr>
            <m:ctrlPr>
              <w:ins w:id="667" w:author="Madeline Galbraith" w:date="2022-06-14T21:44:00Z">
                <w:rPr>
                  <w:rFonts w:ascii="Cambria Math" w:hAnsi="Cambria Math" w:cs="Times New Roman"/>
                </w:rPr>
              </w:ins>
            </m:ctrlPr>
          </m:sSubPr>
          <m:e>
            <m:r>
              <w:ins w:id="668" w:author="Madeline Galbraith" w:date="2022-06-14T21:44:00Z">
                <w:rPr>
                  <w:rFonts w:ascii="Cambria Math" w:hAnsi="Cambria Math" w:cs="Times New Roman"/>
                </w:rPr>
                <m:t>μ</m:t>
              </w:ins>
            </m:r>
          </m:e>
          <m:sub>
            <m:r>
              <w:ins w:id="669" w:author="Madeline Galbraith" w:date="2022-06-14T21:44:00Z">
                <w:rPr>
                  <w:rFonts w:ascii="Cambria Math" w:hAnsi="Cambria Math" w:cs="Times New Roman"/>
                </w:rPr>
                <m:t>34</m:t>
              </w:ins>
            </m:r>
          </m:sub>
        </m:sSub>
      </m:oMath>
      <w:ins w:id="670" w:author="Madeline Galbraith" w:date="2022-06-14T21:44:00Z">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ins>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del w:id="671" w:author="Madeline Galbraith" w:date="2022-06-14T21:44:00Z">
        <w:r w:rsidR="004C4B1E" w:rsidRPr="00C9444E">
          <w:rPr>
            <w:rFonts w:ascii="Times New Roman" w:hAnsi="Times New Roman" w:cs="Times New Roman"/>
            <w:b/>
            <w:bCs/>
            <w:iCs/>
          </w:rPr>
          <w:delText xml:space="preserve">is </w:delText>
        </w:r>
        <w:r w:rsidRPr="00C9444E">
          <w:rPr>
            <w:rFonts w:ascii="Times New Roman" w:hAnsi="Times New Roman" w:cs="Times New Roman"/>
            <w:b/>
            <w:bCs/>
            <w:iCs/>
          </w:rPr>
          <w:delText>associated with upregulated</w:delText>
        </w:r>
      </w:del>
      <w:ins w:id="672" w:author="Madeline Galbraith" w:date="2022-06-14T21:44:00Z">
        <w:r w:rsidR="00637E51">
          <w:rPr>
            <w:rFonts w:ascii="Times New Roman" w:hAnsi="Times New Roman" w:cs="Times New Roman"/>
            <w:b/>
            <w:bCs/>
            <w:iCs/>
          </w:rPr>
          <w:t>enhances the</w:t>
        </w:r>
      </w:ins>
      <w:r w:rsidRPr="00C9444E">
        <w:rPr>
          <w:rFonts w:ascii="Times New Roman" w:hAnsi="Times New Roman" w:cs="Times New Roman"/>
          <w:b/>
          <w:bCs/>
          <w:iCs/>
        </w:rPr>
        <w:t xml:space="preserve"> E/M-W/O </w:t>
      </w:r>
      <w:del w:id="673" w:author="Madeline Galbraith" w:date="2022-06-14T21:44:00Z">
        <w:r w:rsidRPr="00C9444E">
          <w:rPr>
            <w:rFonts w:ascii="Times New Roman" w:hAnsi="Times New Roman" w:cs="Times New Roman"/>
            <w:b/>
            <w:bCs/>
            <w:iCs/>
          </w:rPr>
          <w:delText>phenotype</w:delText>
        </w:r>
      </w:del>
      <w:ins w:id="674" w:author="Madeline Galbraith" w:date="2022-06-14T21:44:00Z">
        <w:r w:rsidR="00637E51">
          <w:rPr>
            <w:rFonts w:ascii="Times New Roman" w:hAnsi="Times New Roman" w:cs="Times New Roman"/>
            <w:b/>
            <w:bCs/>
            <w:iCs/>
          </w:rPr>
          <w:t xml:space="preserve">coupled </w:t>
        </w:r>
        <w:r w:rsidR="004D5BDE">
          <w:rPr>
            <w:rFonts w:ascii="Times New Roman" w:hAnsi="Times New Roman" w:cs="Times New Roman"/>
            <w:b/>
            <w:bCs/>
            <w:iCs/>
          </w:rPr>
          <w:t>state</w:t>
        </w:r>
      </w:ins>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w:t>
      </w:r>
      <w:del w:id="675" w:author="Madeline Galbraith" w:date="2022-06-14T21:44:00Z">
        <w:r w:rsidR="000425D8" w:rsidRPr="00C9444E">
          <w:rPr>
            <w:rFonts w:ascii="Times New Roman" w:hAnsi="Times New Roman" w:cs="Times New Roman"/>
            <w:iCs/>
          </w:rPr>
          <w:delText>miR-34,</w:delText>
        </w:r>
      </w:del>
      <m:oMath>
        <m:sSub>
          <m:sSubPr>
            <m:ctrlPr>
              <w:ins w:id="676" w:author="Madeline Galbraith" w:date="2022-06-14T21:44:00Z">
                <w:rPr>
                  <w:rFonts w:ascii="Cambria Math" w:hAnsi="Cambria Math" w:cs="Times New Roman"/>
                </w:rPr>
              </w:ins>
            </m:ctrlPr>
          </m:sSubPr>
          <m:e>
            <m:r>
              <w:ins w:id="677" w:author="Madeline Galbraith" w:date="2022-06-14T21:44:00Z">
                <w:rPr>
                  <w:rFonts w:ascii="Cambria Math" w:hAnsi="Cambria Math" w:cs="Times New Roman"/>
                </w:rPr>
                <m:t>μ</m:t>
              </w:ins>
            </m:r>
          </m:e>
          <m:sub>
            <m:r>
              <w:ins w:id="678" w:author="Madeline Galbraith" w:date="2022-06-14T21:44:00Z">
                <w:rPr>
                  <w:rFonts w:ascii="Cambria Math" w:hAnsi="Cambria Math" w:cs="Times New Roman"/>
                </w:rPr>
                <m:t>34</m:t>
              </w:ins>
            </m:r>
          </m:sub>
        </m:sSub>
      </m:oMath>
      <w:ins w:id="679" w:author="Madeline Galbraith" w:date="2022-06-14T21:44:00Z">
        <w:r w:rsidR="000425D8" w:rsidRPr="00C9444E">
          <w:rPr>
            <w:rFonts w:ascii="Times New Roman" w:hAnsi="Times New Roman" w:cs="Times New Roman"/>
            <w:iCs/>
          </w:rPr>
          <w:t>,</w:t>
        </w:r>
      </w:ins>
      <w:r w:rsidR="000425D8" w:rsidRPr="00C9444E">
        <w:rPr>
          <w:rFonts w:ascii="Times New Roman" w:hAnsi="Times New Roman" w:cs="Times New Roman"/>
          <w:iCs/>
        </w:rPr>
        <w:t xml:space="preserve"> the number of initial conditions leading to the </w:t>
      </w:r>
      <w:del w:id="680" w:author="Madeline Galbraith" w:date="2022-06-14T21:44:00Z">
        <w:r w:rsidR="000425D8" w:rsidRPr="00C9444E">
          <w:rPr>
            <w:rFonts w:ascii="Times New Roman" w:hAnsi="Times New Roman" w:cs="Times New Roman"/>
            <w:iCs/>
          </w:rPr>
          <w:delText>OXPHOS phenotype</w:delText>
        </w:r>
      </w:del>
      <w:ins w:id="681" w:author="Madeline Galbraith" w:date="2022-06-14T21:44:00Z">
        <w:r w:rsidR="0095173A">
          <w:rPr>
            <w:rFonts w:ascii="Times New Roman" w:hAnsi="Times New Roman" w:cs="Times New Roman"/>
            <w:iCs/>
          </w:rPr>
          <w:t>O state</w:t>
        </w:r>
      </w:ins>
      <w:r w:rsidR="000425D8" w:rsidRPr="00C9444E">
        <w:rPr>
          <w:rFonts w:ascii="Times New Roman" w:hAnsi="Times New Roman" w:cs="Times New Roman"/>
          <w:iCs/>
        </w:rPr>
        <w:t xml:space="preserve"> is minimally changed, </w:t>
      </w:r>
      <w:del w:id="682" w:author="Madeline Galbraith" w:date="2022-06-14T21:44:00Z">
        <w:r w:rsidR="000425D8" w:rsidRPr="00C9444E">
          <w:rPr>
            <w:rFonts w:ascii="Times New Roman" w:hAnsi="Times New Roman" w:cs="Times New Roman"/>
            <w:iCs/>
          </w:rPr>
          <w:delText>Warburg phenotype</w:delText>
        </w:r>
      </w:del>
      <w:ins w:id="683" w:author="Madeline Galbraith" w:date="2022-06-14T21:44:00Z">
        <w:r w:rsidR="0095173A">
          <w:rPr>
            <w:rFonts w:ascii="Times New Roman" w:hAnsi="Times New Roman" w:cs="Times New Roman"/>
            <w:iCs/>
          </w:rPr>
          <w:t>the W state</w:t>
        </w:r>
      </w:ins>
      <w:r w:rsidR="000425D8" w:rsidRPr="00C9444E">
        <w:rPr>
          <w:rFonts w:ascii="Times New Roman" w:hAnsi="Times New Roman" w:cs="Times New Roman"/>
          <w:iCs/>
        </w:rPr>
        <w:t xml:space="preserve"> is reduced, and </w:t>
      </w:r>
      <w:ins w:id="684" w:author="Madeline Galbraith" w:date="2022-06-14T21:44:00Z">
        <w:r w:rsidR="0095173A">
          <w:rPr>
            <w:rFonts w:ascii="Times New Roman" w:hAnsi="Times New Roman" w:cs="Times New Roman"/>
            <w:iCs/>
          </w:rPr>
          <w:t xml:space="preserve">the </w:t>
        </w:r>
      </w:ins>
      <w:r w:rsidR="000425D8" w:rsidRPr="00C9444E">
        <w:rPr>
          <w:rFonts w:ascii="Times New Roman" w:hAnsi="Times New Roman" w:cs="Times New Roman"/>
          <w:iCs/>
        </w:rPr>
        <w:t xml:space="preserve">W/O </w:t>
      </w:r>
      <w:del w:id="685" w:author="Madeline Galbraith" w:date="2022-06-14T21:44:00Z">
        <w:r w:rsidR="000425D8" w:rsidRPr="00C9444E">
          <w:rPr>
            <w:rFonts w:ascii="Times New Roman" w:hAnsi="Times New Roman" w:cs="Times New Roman"/>
            <w:iCs/>
          </w:rPr>
          <w:delText>phenotype</w:delText>
        </w:r>
      </w:del>
      <w:ins w:id="686" w:author="Madeline Galbraith" w:date="2022-06-14T21:44:00Z">
        <w:r w:rsidR="0095173A">
          <w:rPr>
            <w:rFonts w:ascii="Times New Roman" w:hAnsi="Times New Roman" w:cs="Times New Roman"/>
            <w:iCs/>
          </w:rPr>
          <w:t>state</w:t>
        </w:r>
      </w:ins>
      <w:r w:rsidR="000425D8" w:rsidRPr="00C9444E">
        <w:rPr>
          <w:rFonts w:ascii="Times New Roman" w:hAnsi="Times New Roman" w:cs="Times New Roman"/>
          <w:iCs/>
        </w:rPr>
        <w:t xml:space="preserve"> is increased.</w:t>
      </w:r>
      <w:r w:rsidR="00B947BD" w:rsidRPr="00C9444E">
        <w:rPr>
          <w:rFonts w:ascii="Times New Roman" w:hAnsi="Times New Roman" w:cs="Times New Roman"/>
          <w:iCs/>
        </w:rPr>
        <w:t xml:space="preserve"> The EMT network is unchanged</w:t>
      </w:r>
      <w:ins w:id="687" w:author="Madeline Galbraith" w:date="2022-06-14T21:44:00Z">
        <w:r w:rsidR="0095173A">
          <w:rPr>
            <w:rFonts w:ascii="Times New Roman" w:hAnsi="Times New Roman" w:cs="Times New Roman"/>
            <w:iCs/>
          </w:rPr>
          <w:t>, as there is no feedback,</w:t>
        </w:r>
      </w:ins>
      <w:r w:rsidR="00B947BD" w:rsidRPr="00C9444E">
        <w:rPr>
          <w:rFonts w:ascii="Times New Roman" w:hAnsi="Times New Roman" w:cs="Times New Roman"/>
          <w:iCs/>
        </w:rPr>
        <w:t xml:space="preserve"> but the coupling of metabolic </w:t>
      </w:r>
      <w:del w:id="688" w:author="Madeline Galbraith" w:date="2022-06-14T21:44:00Z">
        <w:r w:rsidR="00B947BD" w:rsidRPr="00C9444E">
          <w:rPr>
            <w:rFonts w:ascii="Times New Roman" w:hAnsi="Times New Roman" w:cs="Times New Roman"/>
            <w:iCs/>
          </w:rPr>
          <w:delText>phenotypes to</w:delText>
        </w:r>
      </w:del>
      <w:ins w:id="689" w:author="Madeline Galbraith" w:date="2022-06-14T21:44:00Z">
        <w:r w:rsidR="0095173A">
          <w:rPr>
            <w:rFonts w:ascii="Times New Roman" w:hAnsi="Times New Roman" w:cs="Times New Roman"/>
            <w:iCs/>
          </w:rPr>
          <w:t>states with</w:t>
        </w:r>
      </w:ins>
      <w:r w:rsidR="00B947BD" w:rsidRPr="00C9444E">
        <w:rPr>
          <w:rFonts w:ascii="Times New Roman" w:hAnsi="Times New Roman" w:cs="Times New Roman"/>
          <w:iCs/>
        </w:rPr>
        <w:t xml:space="preserve"> the EMT </w:t>
      </w:r>
      <w:del w:id="690" w:author="Madeline Galbraith" w:date="2022-06-14T21:44:00Z">
        <w:r w:rsidR="00B947BD" w:rsidRPr="00C9444E">
          <w:rPr>
            <w:rFonts w:ascii="Times New Roman" w:hAnsi="Times New Roman" w:cs="Times New Roman"/>
            <w:iCs/>
          </w:rPr>
          <w:delText xml:space="preserve">steady </w:delText>
        </w:r>
      </w:del>
      <w:r w:rsidR="00B947BD" w:rsidRPr="00C9444E">
        <w:rPr>
          <w:rFonts w:ascii="Times New Roman" w:hAnsi="Times New Roman" w:cs="Times New Roman"/>
          <w:iCs/>
        </w:rPr>
        <w:t>states changes</w:t>
      </w:r>
      <w:r w:rsidR="00E67CED" w:rsidRPr="00C9444E">
        <w:rPr>
          <w:rFonts w:ascii="Times New Roman" w:hAnsi="Times New Roman" w:cs="Times New Roman"/>
          <w:iCs/>
        </w:rPr>
        <w:t xml:space="preserve">, and the E/M-W/O </w:t>
      </w:r>
      <w:del w:id="691" w:author="Madeline Galbraith" w:date="2022-06-14T21:44:00Z">
        <w:r w:rsidR="00E67CED" w:rsidRPr="00C9444E">
          <w:rPr>
            <w:rFonts w:ascii="Times New Roman" w:hAnsi="Times New Roman" w:cs="Times New Roman"/>
            <w:iCs/>
          </w:rPr>
          <w:delText>phenotype</w:delText>
        </w:r>
      </w:del>
      <w:ins w:id="692" w:author="Madeline Galbraith" w:date="2022-06-14T21:44:00Z">
        <w:r w:rsidR="00A7510D">
          <w:rPr>
            <w:rFonts w:ascii="Times New Roman" w:hAnsi="Times New Roman" w:cs="Times New Roman"/>
            <w:iCs/>
          </w:rPr>
          <w:t>state</w:t>
        </w:r>
      </w:ins>
      <w:r w:rsidR="00E67CED" w:rsidRPr="00C9444E">
        <w:rPr>
          <w:rFonts w:ascii="Times New Roman" w:hAnsi="Times New Roman" w:cs="Times New Roman"/>
          <w:iCs/>
        </w:rPr>
        <w:t xml:space="preserv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w:t>
      </w:r>
      <w:del w:id="693" w:author="Madeline Galbraith" w:date="2022-06-14T21:44:00Z">
        <w:r w:rsidRPr="00C9444E">
          <w:rPr>
            <w:rFonts w:ascii="Times New Roman" w:hAnsi="Times New Roman" w:cs="Times New Roman"/>
            <w:iCs/>
          </w:rPr>
          <w:delText xml:space="preserve">between </w:delText>
        </w:r>
      </w:del>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w:t>
      </w:r>
      <w:del w:id="694" w:author="Madeline Galbraith" w:date="2022-06-14T21:44:00Z">
        <w:r w:rsidRPr="00C9444E">
          <w:rPr>
            <w:rFonts w:ascii="Times New Roman" w:hAnsi="Times New Roman" w:cs="Times New Roman"/>
            <w:iCs/>
          </w:rPr>
          <w:delText>mi</w:delText>
        </w:r>
        <w:r w:rsidR="00240011" w:rsidRPr="00C9444E">
          <w:rPr>
            <w:rFonts w:ascii="Times New Roman" w:hAnsi="Times New Roman" w:cs="Times New Roman"/>
            <w:iCs/>
          </w:rPr>
          <w:delText>R-</w:delText>
        </w:r>
        <w:r w:rsidRPr="00C9444E">
          <w:rPr>
            <w:rFonts w:ascii="Times New Roman" w:hAnsi="Times New Roman" w:cs="Times New Roman"/>
            <w:iCs/>
          </w:rPr>
          <w:delText>34,</w:delText>
        </w:r>
      </w:del>
      <m:oMath>
        <m:sSub>
          <m:sSubPr>
            <m:ctrlPr>
              <w:ins w:id="695" w:author="Madeline Galbraith" w:date="2022-06-14T21:44:00Z">
                <w:rPr>
                  <w:rFonts w:ascii="Cambria Math" w:hAnsi="Cambria Math" w:cs="Times New Roman"/>
                </w:rPr>
              </w:ins>
            </m:ctrlPr>
          </m:sSubPr>
          <m:e>
            <m:r>
              <w:ins w:id="696" w:author="Madeline Galbraith" w:date="2022-06-14T21:44:00Z">
                <w:rPr>
                  <w:rFonts w:ascii="Cambria Math" w:hAnsi="Cambria Math" w:cs="Times New Roman"/>
                </w:rPr>
                <m:t>μ</m:t>
              </w:ins>
            </m:r>
          </m:e>
          <m:sub>
            <m:r>
              <w:ins w:id="697" w:author="Madeline Galbraith" w:date="2022-06-14T21:44:00Z">
                <w:rPr>
                  <w:rFonts w:ascii="Cambria Math" w:hAnsi="Cambria Math" w:cs="Times New Roman"/>
                </w:rPr>
                <m:t>34</m:t>
              </w:ins>
            </m:r>
          </m:sub>
        </m:sSub>
      </m:oMath>
      <w:ins w:id="698" w:author="Madeline Galbraith" w:date="2022-06-14T21:44:00Z">
        <w:r w:rsidRPr="00C9444E">
          <w:rPr>
            <w:rFonts w:ascii="Times New Roman" w:hAnsi="Times New Roman" w:cs="Times New Roman"/>
            <w:iCs/>
          </w:rPr>
          <w:t>,</w:t>
        </w:r>
      </w:ins>
      <w:r w:rsidRPr="00C9444E">
        <w:rPr>
          <w:rFonts w:ascii="Times New Roman" w:hAnsi="Times New Roman" w:cs="Times New Roman"/>
          <w:iCs/>
        </w:rPr>
        <w:t xml:space="preserve"> there are 4 distinct groupings. All possible couplings of the EMT </w:t>
      </w:r>
      <w:del w:id="699" w:author="Madeline Galbraith" w:date="2022-06-14T21:44:00Z">
        <w:r w:rsidRPr="00C9444E">
          <w:rPr>
            <w:rFonts w:ascii="Times New Roman" w:hAnsi="Times New Roman" w:cs="Times New Roman"/>
            <w:iCs/>
          </w:rPr>
          <w:delText>phenotypes</w:delText>
        </w:r>
      </w:del>
      <w:ins w:id="700" w:author="Madeline Galbraith" w:date="2022-06-14T21:44:00Z">
        <w:r w:rsidR="00A7510D">
          <w:rPr>
            <w:rFonts w:ascii="Times New Roman" w:hAnsi="Times New Roman" w:cs="Times New Roman"/>
            <w:iCs/>
          </w:rPr>
          <w:t>states</w:t>
        </w:r>
      </w:ins>
      <w:r w:rsidRPr="00C9444E">
        <w:rPr>
          <w:rFonts w:ascii="Times New Roman" w:hAnsi="Times New Roman" w:cs="Times New Roman"/>
          <w:iCs/>
        </w:rPr>
        <w:t xml:space="preserve"> (E, M, and E/M) with both the O and W/O </w:t>
      </w:r>
      <w:del w:id="701" w:author="Madeline Galbraith" w:date="2022-06-14T21:44:00Z">
        <w:r w:rsidRPr="00C9444E">
          <w:rPr>
            <w:rFonts w:ascii="Times New Roman" w:hAnsi="Times New Roman" w:cs="Times New Roman"/>
            <w:iCs/>
          </w:rPr>
          <w:delText xml:space="preserve">metabolic phenotypes </w:delText>
        </w:r>
      </w:del>
      <w:ins w:id="702" w:author="Madeline Galbraith" w:date="2022-06-14T21:44:00Z">
        <w:r w:rsidR="00A7510D">
          <w:rPr>
            <w:rFonts w:ascii="Times New Roman" w:hAnsi="Times New Roman" w:cs="Times New Roman"/>
            <w:iCs/>
          </w:rPr>
          <w:t xml:space="preserve">states </w:t>
        </w:r>
      </w:ins>
      <w:r w:rsidRPr="00C9444E">
        <w:rPr>
          <w:rFonts w:ascii="Times New Roman" w:hAnsi="Times New Roman" w:cs="Times New Roman"/>
          <w:iCs/>
        </w:rPr>
        <w:t xml:space="preserve">persist for all levels of noxROS upregulation. The coupled states associated with the W </w:t>
      </w:r>
      <w:del w:id="703" w:author="Madeline Galbraith" w:date="2022-06-14T21:44:00Z">
        <w:r w:rsidRPr="00C9444E">
          <w:rPr>
            <w:rFonts w:ascii="Times New Roman" w:hAnsi="Times New Roman" w:cs="Times New Roman"/>
            <w:iCs/>
          </w:rPr>
          <w:delText>metabolic phenotypes</w:delText>
        </w:r>
      </w:del>
      <w:ins w:id="704" w:author="Madeline Galbraith" w:date="2022-06-14T21:44:00Z">
        <w:r w:rsidR="00A7510D">
          <w:rPr>
            <w:rFonts w:ascii="Times New Roman" w:hAnsi="Times New Roman" w:cs="Times New Roman"/>
            <w:iCs/>
          </w:rPr>
          <w:t>state</w:t>
        </w:r>
      </w:ins>
      <w:r w:rsidRPr="00C9444E">
        <w:rPr>
          <w:rFonts w:ascii="Times New Roman" w:hAnsi="Times New Roman" w:cs="Times New Roman"/>
          <w:iCs/>
        </w:rPr>
        <w:t xml:space="preserve">, (E-W, E/M-W, and M-W), are lost as the level of noxROS </w:t>
      </w:r>
      <w:del w:id="705" w:author="Madeline Galbraith" w:date="2022-06-14T21:44:00Z">
        <w:r w:rsidRPr="00C9444E">
          <w:rPr>
            <w:rFonts w:ascii="Times New Roman" w:hAnsi="Times New Roman" w:cs="Times New Roman"/>
            <w:iCs/>
          </w:rPr>
          <w:delText xml:space="preserve">regulation </w:delText>
        </w:r>
      </w:del>
      <w:r w:rsidRPr="00C9444E">
        <w:rPr>
          <w:rFonts w:ascii="Times New Roman" w:hAnsi="Times New Roman" w:cs="Times New Roman"/>
          <w:iCs/>
        </w:rPr>
        <w:t>increases</w:t>
      </w:r>
      <w:del w:id="706" w:author="Madeline Galbraith" w:date="2022-06-14T21:44:00Z">
        <w:r w:rsidRPr="00C9444E">
          <w:rPr>
            <w:rFonts w:ascii="Times New Roman" w:hAnsi="Times New Roman" w:cs="Times New Roman"/>
            <w:iCs/>
          </w:rPr>
          <w:delText xml:space="preserve"> for</w:delText>
        </w:r>
      </w:del>
      <w:ins w:id="707" w:author="Madeline Galbraith" w:date="2022-06-14T21:44:00Z">
        <w:r w:rsidR="00AB7DE1">
          <w:rPr>
            <w:rFonts w:ascii="Times New Roman" w:hAnsi="Times New Roman" w:cs="Times New Roman"/>
            <w:iCs/>
          </w:rPr>
          <w:t>, as shown in</w:t>
        </w:r>
      </w:ins>
      <w:r w:rsidRPr="00C9444E">
        <w:rPr>
          <w:rFonts w:ascii="Times New Roman" w:hAnsi="Times New Roman" w:cs="Times New Roman"/>
          <w:iCs/>
        </w:rPr>
        <w:t xml:space="preserve"> the red, tan, and pink regions, </w:t>
      </w:r>
      <w:r w:rsidRPr="00C9444E">
        <w:rPr>
          <w:rFonts w:ascii="Times New Roman" w:hAnsi="Times New Roman" w:cs="Times New Roman"/>
          <w:iCs/>
        </w:rPr>
        <w:lastRenderedPageBreak/>
        <w:t xml:space="preserve">respectively. </w:t>
      </w:r>
      <w:del w:id="708" w:author="Madeline Galbraith" w:date="2022-06-14T21:44:00Z">
        <w:r w:rsidRPr="00C9444E">
          <w:rPr>
            <w:rFonts w:ascii="Times New Roman" w:hAnsi="Times New Roman" w:cs="Times New Roman"/>
            <w:b/>
            <w:bCs/>
            <w:iCs/>
          </w:rPr>
          <w:delText>(C)</w:delText>
        </w:r>
        <w:r w:rsidRPr="00C9444E">
          <w:rPr>
            <w:rFonts w:ascii="Times New Roman" w:hAnsi="Times New Roman" w:cs="Times New Roman"/>
            <w:iCs/>
          </w:rPr>
          <w:delText xml:space="preserve"> The background colors correspond to the colors representing the possible steady states of (B). </w:delText>
        </w:r>
      </w:del>
      <w:ins w:id="709" w:author="Madeline Galbraith" w:date="2022-06-14T21:44:00Z">
        <w:r w:rsidRPr="00C9444E">
          <w:rPr>
            <w:rFonts w:ascii="Times New Roman" w:hAnsi="Times New Roman" w:cs="Times New Roman"/>
            <w:b/>
            <w:bCs/>
            <w:iCs/>
          </w:rPr>
          <w:t>(C)</w:t>
        </w:r>
        <w:r w:rsidRPr="00C9444E">
          <w:rPr>
            <w:rFonts w:ascii="Times New Roman" w:hAnsi="Times New Roman" w:cs="Times New Roman"/>
            <w:iCs/>
          </w:rPr>
          <w:t xml:space="preserve"> The W/O </w:t>
        </w:r>
        <w:r w:rsidR="00A7510D">
          <w:rPr>
            <w:rFonts w:ascii="Times New Roman" w:hAnsi="Times New Roman" w:cs="Times New Roman"/>
            <w:iCs/>
          </w:rPr>
          <w:t>state</w:t>
        </w:r>
        <w:r w:rsidRPr="00C9444E">
          <w:rPr>
            <w:rFonts w:ascii="Times New Roman" w:hAnsi="Times New Roman" w:cs="Times New Roman"/>
            <w:iCs/>
          </w:rPr>
          <w:t xml:space="preserve"> (blue) is upregulated, </w:t>
        </w:r>
        <w:r w:rsidR="0028447E">
          <w:rPr>
            <w:rFonts w:ascii="Times New Roman" w:hAnsi="Times New Roman" w:cs="Times New Roman"/>
            <w:iCs/>
          </w:rPr>
          <w:t>W</w:t>
        </w:r>
        <w:r w:rsidRPr="00C9444E">
          <w:rPr>
            <w:rFonts w:ascii="Times New Roman" w:hAnsi="Times New Roman" w:cs="Times New Roman"/>
            <w:iCs/>
          </w:rPr>
          <w:t xml:space="preserve"> (green) </w:t>
        </w:r>
        <w:r w:rsidR="0028447E">
          <w:rPr>
            <w:rFonts w:ascii="Times New Roman" w:hAnsi="Times New Roman" w:cs="Times New Roman"/>
            <w:iCs/>
          </w:rPr>
          <w:t>state</w:t>
        </w:r>
        <w:r w:rsidRPr="00C9444E">
          <w:rPr>
            <w:rFonts w:ascii="Times New Roman" w:hAnsi="Times New Roman" w:cs="Times New Roman"/>
            <w:iCs/>
          </w:rPr>
          <w:t xml:space="preserve"> is downregulated, and </w:t>
        </w:r>
        <w:r w:rsidR="0028447E">
          <w:rPr>
            <w:rFonts w:ascii="Times New Roman" w:hAnsi="Times New Roman" w:cs="Times New Roman"/>
            <w:iCs/>
          </w:rPr>
          <w:t>O</w:t>
        </w:r>
        <w:r w:rsidRPr="00C9444E">
          <w:rPr>
            <w:rFonts w:ascii="Times New Roman" w:hAnsi="Times New Roman" w:cs="Times New Roman"/>
            <w:iCs/>
          </w:rPr>
          <w:t xml:space="preserve"> (black) is unchanged.</w:t>
        </w:r>
        <w:r w:rsidR="00493E6E">
          <w:rPr>
            <w:rFonts w:ascii="Times New Roman" w:hAnsi="Times New Roman" w:cs="Times New Roman"/>
            <w:iCs/>
          </w:rPr>
          <w:t xml:space="preserve"> </w:t>
        </w:r>
      </w:ins>
      <w:r w:rsidR="00493E6E" w:rsidRPr="00C9444E">
        <w:rPr>
          <w:rFonts w:ascii="Times New Roman" w:hAnsi="Times New Roman" w:cs="Times New Roman"/>
          <w:iCs/>
        </w:rPr>
        <w:t xml:space="preserve">The lines represent the total number of initial conditions leading to the W, O, or W/O </w:t>
      </w:r>
      <w:del w:id="710" w:author="Madeline Galbraith" w:date="2022-06-14T21:44:00Z">
        <w:r w:rsidRPr="00C9444E">
          <w:rPr>
            <w:rFonts w:ascii="Times New Roman" w:hAnsi="Times New Roman" w:cs="Times New Roman"/>
            <w:iCs/>
          </w:rPr>
          <w:delText>phenotypes</w:delText>
        </w:r>
      </w:del>
      <w:ins w:id="711" w:author="Madeline Galbraith" w:date="2022-06-14T21:44:00Z">
        <w:r w:rsidR="00A7510D">
          <w:rPr>
            <w:rFonts w:ascii="Times New Roman" w:hAnsi="Times New Roman" w:cs="Times New Roman"/>
            <w:iCs/>
          </w:rPr>
          <w:t>states</w:t>
        </w:r>
      </w:ins>
      <w:r w:rsidR="00493E6E" w:rsidRPr="00C9444E">
        <w:rPr>
          <w:rFonts w:ascii="Times New Roman" w:hAnsi="Times New Roman" w:cs="Times New Roman"/>
          <w:iCs/>
        </w:rPr>
        <w:t xml:space="preserve"> as a function of increasing regulation of noxROS by </w:t>
      </w:r>
      <w:del w:id="712" w:author="Madeline Galbraith" w:date="2022-06-14T21:44:00Z">
        <w:r w:rsidRPr="00C9444E">
          <w:rPr>
            <w:rFonts w:ascii="Times New Roman" w:hAnsi="Times New Roman" w:cs="Times New Roman"/>
            <w:iCs/>
          </w:rPr>
          <w:delText>mi</w:delText>
        </w:r>
        <w:r w:rsidR="00240011" w:rsidRPr="00C9444E">
          <w:rPr>
            <w:rFonts w:ascii="Times New Roman" w:hAnsi="Times New Roman" w:cs="Times New Roman"/>
            <w:iCs/>
          </w:rPr>
          <w:delText>R-</w:delText>
        </w:r>
        <w:r w:rsidRPr="00C9444E">
          <w:rPr>
            <w:rFonts w:ascii="Times New Roman" w:hAnsi="Times New Roman" w:cs="Times New Roman"/>
            <w:iCs/>
          </w:rPr>
          <w:delText xml:space="preserve">34. The W/O phenotype (blue) is upregulated, Warburg (green) phenotype is downregulated, and OXPHOS (black) is unchanged. </w:delText>
        </w:r>
      </w:del>
      <m:oMath>
        <m:sSub>
          <m:sSubPr>
            <m:ctrlPr>
              <w:ins w:id="713" w:author="Madeline Galbraith" w:date="2022-06-14T21:44:00Z">
                <w:rPr>
                  <w:rFonts w:ascii="Cambria Math" w:hAnsi="Cambria Math" w:cs="Times New Roman"/>
                </w:rPr>
              </w:ins>
            </m:ctrlPr>
          </m:sSubPr>
          <m:e>
            <m:r>
              <w:ins w:id="714" w:author="Madeline Galbraith" w:date="2022-06-14T21:44:00Z">
                <w:rPr>
                  <w:rFonts w:ascii="Cambria Math" w:hAnsi="Cambria Math" w:cs="Times New Roman"/>
                </w:rPr>
                <m:t>μ</m:t>
              </w:ins>
            </m:r>
          </m:e>
          <m:sub>
            <m:r>
              <w:ins w:id="715" w:author="Madeline Galbraith" w:date="2022-06-14T21:44:00Z">
                <w:rPr>
                  <w:rFonts w:ascii="Cambria Math" w:hAnsi="Cambria Math" w:cs="Times New Roman"/>
                </w:rPr>
                <m:t>34</m:t>
              </w:ins>
            </m:r>
          </m:sub>
        </m:sSub>
      </m:oMath>
      <w:ins w:id="716" w:author="Madeline Galbraith" w:date="2022-06-14T21:44:00Z">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AB7DE1" w:rsidRPr="00C9444E">
          <w:rPr>
            <w:rFonts w:ascii="Times New Roman" w:hAnsi="Times New Roman" w:cs="Times New Roman"/>
            <w:iCs/>
          </w:rPr>
          <w:t>The background colors correspond to the colors representing the possible steady states of (B).</w:t>
        </w:r>
        <w:r w:rsidR="00AB7DE1">
          <w:rPr>
            <w:rFonts w:ascii="Times New Roman" w:hAnsi="Times New Roman" w:cs="Times New Roman"/>
            <w:b/>
            <w:bCs/>
            <w:iCs/>
          </w:rPr>
          <w:t xml:space="preserve">) </w:t>
        </w:r>
      </w:ins>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w:t>
      </w:r>
      <w:del w:id="717" w:author="Madeline Galbraith" w:date="2022-06-14T21:44:00Z">
        <w:r w:rsidRPr="00C9444E">
          <w:rPr>
            <w:rFonts w:ascii="Times New Roman" w:hAnsi="Times New Roman" w:cs="Times New Roman"/>
            <w:iCs/>
          </w:rPr>
          <w:delText>phenotype</w:delText>
        </w:r>
      </w:del>
      <w:ins w:id="718" w:author="Madeline Galbraith" w:date="2022-06-14T21:44:00Z">
        <w:r w:rsidR="00A7510D">
          <w:rPr>
            <w:rFonts w:ascii="Times New Roman" w:hAnsi="Times New Roman" w:cs="Times New Roman"/>
            <w:iCs/>
          </w:rPr>
          <w:t>state</w:t>
        </w:r>
      </w:ins>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t>
      </w:r>
      <w:del w:id="719" w:author="Madeline Galbraith" w:date="2022-06-14T21:44:00Z">
        <w:r w:rsidRPr="00C9444E">
          <w:rPr>
            <w:rFonts w:ascii="Times New Roman" w:hAnsi="Times New Roman" w:cs="Times New Roman"/>
            <w:iCs/>
          </w:rPr>
          <w:delText>Warburg phenotype.</w:delText>
        </w:r>
      </w:del>
      <w:ins w:id="720" w:author="Madeline Galbraith" w:date="2022-06-14T21:44:00Z">
        <w:r w:rsidR="0028447E">
          <w:rPr>
            <w:rFonts w:ascii="Times New Roman" w:hAnsi="Times New Roman" w:cs="Times New Roman"/>
            <w:iCs/>
          </w:rPr>
          <w:t>W</w:t>
        </w:r>
        <w:r w:rsidRPr="00C9444E">
          <w:rPr>
            <w:rFonts w:ascii="Times New Roman" w:hAnsi="Times New Roman" w:cs="Times New Roman"/>
            <w:iCs/>
          </w:rPr>
          <w:t xml:space="preserve"> </w:t>
        </w:r>
        <w:r w:rsidR="0028447E">
          <w:rPr>
            <w:rFonts w:ascii="Times New Roman" w:hAnsi="Times New Roman" w:cs="Times New Roman"/>
            <w:iCs/>
          </w:rPr>
          <w:t>state</w:t>
        </w:r>
        <w:r w:rsidRPr="00C9444E">
          <w:rPr>
            <w:rFonts w:ascii="Times New Roman" w:hAnsi="Times New Roman" w:cs="Times New Roman"/>
            <w:iCs/>
          </w:rPr>
          <w:t>.</w:t>
        </w:r>
      </w:ins>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79C3D140" w14:textId="1DCA6A42" w:rsidR="007809DA" w:rsidRPr="00C9444E" w:rsidRDefault="00E3446C" w:rsidP="00B10DB4">
      <w:pPr>
        <w:pStyle w:val="FirstParagraph"/>
        <w:spacing w:line="480" w:lineRule="auto"/>
        <w:rPr>
          <w:rFonts w:ascii="Times New Roman" w:hAnsi="Times New Roman" w:cs="Times New Roman"/>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w:del w:id="721" w:author="Madeline Galbraith" w:date="2022-06-14T21:44:00Z">
        <w:r w:rsidR="00802858" w:rsidRPr="00C9444E">
          <w:rPr>
            <w:rFonts w:ascii="Times New Roman" w:hAnsi="Times New Roman" w:cs="Times New Roman"/>
          </w:rPr>
          <w:delText>miRNA regulation</w:delText>
        </w:r>
        <w:r w:rsidR="009F3C1E" w:rsidRPr="00C9444E">
          <w:rPr>
            <w:rFonts w:ascii="Times New Roman" w:hAnsi="Times New Roman" w:cs="Times New Roman"/>
          </w:rPr>
          <w:delText xml:space="preserve"> is mathematically represented as three function</w:delText>
        </w:r>
        <w:r w:rsidR="00096AEC" w:rsidRPr="00C9444E">
          <w:rPr>
            <w:rFonts w:ascii="Times New Roman" w:hAnsi="Times New Roman" w:cs="Times New Roman"/>
          </w:rPr>
          <w:delText>s</w:delText>
        </w:r>
        <w:r w:rsidR="009F3C1E" w:rsidRPr="00C9444E">
          <w:rPr>
            <w:rFonts w:ascii="Times New Roman" w:hAnsi="Times New Roman" w:cs="Times New Roman"/>
          </w:rPr>
          <w:delText xml:space="preserve"> (Y</w:delText>
        </w:r>
        <w:r w:rsidR="009F3C1E" w:rsidRPr="00C9444E">
          <w:rPr>
            <w:rFonts w:ascii="Times New Roman" w:hAnsi="Times New Roman" w:cs="Times New Roman"/>
            <w:vertAlign w:val="subscript"/>
          </w:rPr>
          <w:delText>m</w:delText>
        </w:r>
        <w:r w:rsidR="009F3C1E" w:rsidRPr="00C9444E">
          <w:rPr>
            <w:rFonts w:ascii="Times New Roman" w:hAnsi="Times New Roman" w:cs="Times New Roman"/>
          </w:rPr>
          <w:delText>, Y</w:delText>
        </w:r>
        <w:r w:rsidR="009F3C1E" w:rsidRPr="00C9444E">
          <w:rPr>
            <w:rFonts w:ascii="Times New Roman" w:hAnsi="Times New Roman" w:cs="Times New Roman"/>
            <w:vertAlign w:val="subscript"/>
          </w:rPr>
          <w:delText>u</w:delText>
        </w:r>
        <w:r w:rsidR="009F3C1E" w:rsidRPr="00C9444E">
          <w:rPr>
            <w:rFonts w:ascii="Times New Roman" w:hAnsi="Times New Roman" w:cs="Times New Roman"/>
          </w:rPr>
          <w:delText>, and L) that modify</w:delText>
        </w:r>
      </w:del>
      <m:oMath>
        <m:sSub>
          <m:sSubPr>
            <m:ctrlPr>
              <w:ins w:id="722" w:author="Madeline Galbraith" w:date="2022-06-14T21:44:00Z">
                <w:rPr>
                  <w:rFonts w:ascii="Cambria Math" w:hAnsi="Cambria Math" w:cs="Times New Roman"/>
                </w:rPr>
              </w:ins>
            </m:ctrlPr>
          </m:sSubPr>
          <m:e>
            <m:r>
              <w:ins w:id="723" w:author="Madeline Galbraith" w:date="2022-06-14T21:44:00Z">
                <w:rPr>
                  <w:rFonts w:ascii="Cambria Math" w:hAnsi="Cambria Math" w:cs="Times New Roman"/>
                </w:rPr>
                <m:t>μ</m:t>
              </w:ins>
            </m:r>
          </m:e>
          <m:sub>
            <m:r>
              <w:ins w:id="724" w:author="Madeline Galbraith" w:date="2022-06-14T21:44:00Z">
                <w:rPr>
                  <w:rFonts w:ascii="Cambria Math" w:hAnsi="Cambria Math" w:cs="Times New Roman"/>
                </w:rPr>
                <m:t>200</m:t>
              </w:ins>
            </m:r>
          </m:sub>
        </m:sSub>
      </m:oMath>
      <w:ins w:id="725" w:author="Madeline Galbraith" w:date="2022-06-14T21:44:00Z">
        <w:r w:rsidR="00AD6761">
          <w:rPr>
            <w:rFonts w:ascii="Times New Roman" w:hAnsi="Times New Roman" w:cs="Times New Roman"/>
          </w:rPr>
          <w:t xml:space="preserve"> mediates both</w:t>
        </w:r>
      </w:ins>
      <w:r w:rsidR="00AD6761">
        <w:rPr>
          <w:rFonts w:ascii="Times New Roman" w:hAnsi="Times New Roman" w:cs="Times New Roman"/>
        </w:rPr>
        <w:t xml:space="preserve"> the </w:t>
      </w:r>
      <w:del w:id="726" w:author="Madeline Galbraith" w:date="2022-06-14T21:44:00Z">
        <w:r w:rsidR="009F3C1E" w:rsidRPr="00C9444E">
          <w:rPr>
            <w:rFonts w:ascii="Times New Roman" w:hAnsi="Times New Roman" w:cs="Times New Roman"/>
          </w:rPr>
          <w:delText>degradation</w:delText>
        </w:r>
      </w:del>
      <w:ins w:id="727" w:author="Madeline Galbraith" w:date="2022-06-14T21:44:00Z">
        <w:r w:rsidR="00AD6761">
          <w:rPr>
            <w:rFonts w:ascii="Times New Roman" w:hAnsi="Times New Roman" w:cs="Times New Roman"/>
          </w:rPr>
          <w:t>transcription and translation</w:t>
        </w:r>
      </w:ins>
      <w:r w:rsidR="00AD6761">
        <w:rPr>
          <w:rFonts w:ascii="Times New Roman" w:hAnsi="Times New Roman" w:cs="Times New Roman"/>
        </w:rPr>
        <w:t xml:space="preserve"> of</w:t>
      </w:r>
      <w:r w:rsidR="009F3C1E" w:rsidRPr="00C9444E">
        <w:rPr>
          <w:rFonts w:ascii="Times New Roman" w:hAnsi="Times New Roman" w:cs="Times New Roman"/>
        </w:rPr>
        <w:t xml:space="preserve"> HIF-1 mRNA, </w:t>
      </w:r>
      <w:del w:id="728" w:author="Madeline Galbraith" w:date="2022-06-14T21:44:00Z">
        <w:r w:rsidR="009F3C1E" w:rsidRPr="00C9444E">
          <w:rPr>
            <w:rFonts w:ascii="Times New Roman" w:hAnsi="Times New Roman" w:cs="Times New Roman"/>
          </w:rPr>
          <w:delText xml:space="preserve">the degradation of </w:delText>
        </w:r>
      </w:del>
      <m:oMath>
        <m:sSub>
          <m:sSubPr>
            <m:ctrlPr>
              <w:del w:id="729" w:author="Madeline Galbraith" w:date="2022-06-14T21:44:00Z">
                <w:rPr>
                  <w:rFonts w:ascii="Cambria Math" w:hAnsi="Cambria Math" w:cs="Times New Roman"/>
                </w:rPr>
              </w:del>
            </m:ctrlPr>
          </m:sSubPr>
          <m:e>
            <m:r>
              <w:del w:id="730" w:author="Madeline Galbraith" w:date="2022-06-14T21:44:00Z">
                <w:rPr>
                  <w:rFonts w:ascii="Cambria Math" w:hAnsi="Cambria Math" w:cs="Times New Roman"/>
                </w:rPr>
                <m:t>μ</m:t>
              </w:del>
            </m:r>
          </m:e>
          <m:sub>
            <m:r>
              <w:del w:id="731" w:author="Madeline Galbraith" w:date="2022-06-14T21:44:00Z">
                <w:rPr>
                  <w:rFonts w:ascii="Cambria Math" w:hAnsi="Cambria Math" w:cs="Times New Roman"/>
                </w:rPr>
                <m:t>200</m:t>
              </w:del>
            </m:r>
          </m:sub>
        </m:sSub>
      </m:oMath>
      <w:del w:id="732" w:author="Madeline Galbraith" w:date="2022-06-14T21:44:00Z">
        <w:r w:rsidR="00022F97" w:rsidRPr="00C9444E">
          <w:rPr>
            <w:rFonts w:ascii="Times New Roman" w:eastAsiaTheme="minorEastAsia" w:hAnsi="Times New Roman" w:cs="Times New Roman"/>
          </w:rPr>
          <w:delText xml:space="preserve"> </w:delText>
        </w:r>
        <w:r w:rsidR="009F3C1E" w:rsidRPr="00C9444E">
          <w:rPr>
            <w:rFonts w:ascii="Times New Roman" w:hAnsi="Times New Roman" w:cs="Times New Roman"/>
          </w:rPr>
          <w:delText xml:space="preserve">, </w:delText>
        </w:r>
      </w:del>
      <w:r w:rsidR="00AD6761">
        <w:rPr>
          <w:rFonts w:ascii="Times New Roman" w:hAnsi="Times New Roman" w:cs="Times New Roman"/>
        </w:rPr>
        <w:t xml:space="preserve">and </w:t>
      </w:r>
      <w:del w:id="733" w:author="Madeline Galbraith" w:date="2022-06-14T21:44:00Z">
        <w:r w:rsidR="009F3C1E" w:rsidRPr="00C9444E">
          <w:rPr>
            <w:rFonts w:ascii="Times New Roman" w:hAnsi="Times New Roman" w:cs="Times New Roman"/>
          </w:rPr>
          <w:delText>the production of HIF-1.</w:delText>
        </w:r>
      </w:del>
      <w:ins w:id="734" w:author="Madeline Galbraith" w:date="2022-06-14T21:44:00Z">
        <w:r w:rsidR="00AD6761">
          <w:rPr>
            <w:rFonts w:ascii="Times New Roman" w:hAnsi="Times New Roman" w:cs="Times New Roman"/>
          </w:rPr>
          <w:t xml:space="preserve">as a result, </w:t>
        </w:r>
      </w:ins>
      <m:oMath>
        <m:sSub>
          <m:sSubPr>
            <m:ctrlPr>
              <w:ins w:id="735" w:author="Madeline Galbraith" w:date="2022-06-14T21:44:00Z">
                <w:rPr>
                  <w:rFonts w:ascii="Cambria Math" w:hAnsi="Cambria Math" w:cs="Times New Roman"/>
                </w:rPr>
              </w:ins>
            </m:ctrlPr>
          </m:sSubPr>
          <m:e>
            <m:r>
              <w:ins w:id="736" w:author="Madeline Galbraith" w:date="2022-06-14T21:44:00Z">
                <w:rPr>
                  <w:rFonts w:ascii="Cambria Math" w:hAnsi="Cambria Math" w:cs="Times New Roman"/>
                </w:rPr>
                <m:t>μ</m:t>
              </w:ins>
            </m:r>
          </m:e>
          <m:sub>
            <m:r>
              <w:ins w:id="737" w:author="Madeline Galbraith" w:date="2022-06-14T21:44:00Z">
                <w:rPr>
                  <w:rFonts w:ascii="Cambria Math" w:hAnsi="Cambria Math" w:cs="Times New Roman"/>
                </w:rPr>
                <m:t>200</m:t>
              </w:ins>
            </m:r>
          </m:sub>
        </m:sSub>
      </m:oMath>
      <w:ins w:id="738" w:author="Madeline Galbraith" w:date="2022-06-14T21:44:00Z">
        <w:r w:rsidR="00AD6761">
          <w:rPr>
            <w:rFonts w:ascii="Times New Roman" w:hAnsi="Times New Roman" w:cs="Times New Roman"/>
          </w:rPr>
          <w:t xml:space="preserve"> can be recycled or degraded.</w:t>
        </w:r>
      </w:ins>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del w:id="739" w:author="Madeline Galbraith" w:date="2022-06-14T21:44:00Z">
        <w:r w:rsidR="00022F97" w:rsidRPr="00C9444E">
          <w:rPr>
            <w:rFonts w:ascii="Times New Roman" w:hAnsi="Times New Roman" w:cs="Times New Roman"/>
          </w:rPr>
          <w:delText xml:space="preserve">clearly </w:delText>
        </w:r>
      </w:del>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w:t>
      </w:r>
      <w:del w:id="740" w:author="Madeline Galbraith" w:date="2022-06-14T21:44:00Z">
        <w:r w:rsidR="005F6EC5" w:rsidRPr="00C9444E">
          <w:rPr>
            <w:rFonts w:ascii="Times New Roman" w:hAnsi="Times New Roman" w:cs="Times New Roman"/>
          </w:rPr>
          <w:delText xml:space="preserve">enhanced </w:delText>
        </w:r>
      </w:del>
      <m:oMath>
        <m:sSub>
          <m:sSubPr>
            <m:ctrlPr>
              <w:del w:id="741" w:author="Madeline Galbraith" w:date="2022-06-14T21:44:00Z">
                <w:rPr>
                  <w:rFonts w:ascii="Cambria Math" w:hAnsi="Cambria Math" w:cs="Times New Roman"/>
                </w:rPr>
              </w:del>
            </m:ctrlPr>
          </m:sSubPr>
          <m:e>
            <m:r>
              <w:del w:id="742" w:author="Madeline Galbraith" w:date="2022-06-14T21:44:00Z">
                <w:rPr>
                  <w:rFonts w:ascii="Cambria Math" w:hAnsi="Cambria Math" w:cs="Times New Roman"/>
                </w:rPr>
                <m:t>μ</m:t>
              </w:del>
            </m:r>
          </m:e>
          <m:sub>
            <m:r>
              <w:del w:id="743" w:author="Madeline Galbraith" w:date="2022-06-14T21:44:00Z">
                <w:rPr>
                  <w:rFonts w:ascii="Cambria Math" w:hAnsi="Cambria Math" w:cs="Times New Roman"/>
                </w:rPr>
                <m:t>200</m:t>
              </w:del>
            </m:r>
          </m:sub>
        </m:sSub>
      </m:oMath>
      <w:del w:id="744" w:author="Madeline Galbraith" w:date="2022-06-14T21:44:00Z">
        <w:r w:rsidR="00F34FE0" w:rsidRPr="00C9444E">
          <w:rPr>
            <w:rFonts w:ascii="Times New Roman" w:eastAsiaTheme="minorEastAsia" w:hAnsi="Times New Roman" w:cs="Times New Roman"/>
          </w:rPr>
          <w:delText xml:space="preserve"> </w:delText>
        </w:r>
        <w:r w:rsidR="00A34A86" w:rsidRPr="00C9444E">
          <w:rPr>
            <w:rFonts w:ascii="Times New Roman" w:hAnsi="Times New Roman" w:cs="Times New Roman"/>
          </w:rPr>
          <w:delText>degradation</w:delText>
        </w:r>
      </w:del>
      <m:oMath>
        <m:r>
          <w:del w:id="745" w:author="Madeline Galbraith" w:date="2022-06-14T21:44:00Z">
            <w:rPr>
              <w:rFonts w:ascii="Cambria Math" w:hAnsi="Cambria Math" w:cs="Times New Roman"/>
            </w:rPr>
            <m:t xml:space="preserve">. </m:t>
          </w:del>
        </m:r>
      </m:oMath>
      <w:del w:id="746" w:author="Madeline Galbraith" w:date="2022-06-14T21:44:00Z">
        <w:r w:rsidR="00096AEC" w:rsidRPr="00C9444E">
          <w:rPr>
            <w:rFonts w:ascii="Times New Roman" w:hAnsi="Times New Roman" w:cs="Times New Roman"/>
          </w:rPr>
          <w:delText>T</w:delText>
        </w:r>
        <w:r w:rsidR="008D1ABC" w:rsidRPr="00C9444E">
          <w:rPr>
            <w:rFonts w:ascii="Times New Roman" w:hAnsi="Times New Roman" w:cs="Times New Roman"/>
          </w:rPr>
          <w:delText xml:space="preserve">hese </w:delText>
        </w:r>
        <w:r w:rsidR="00096AEC" w:rsidRPr="00C9444E">
          <w:rPr>
            <w:rFonts w:ascii="Times New Roman" w:hAnsi="Times New Roman" w:cs="Times New Roman"/>
          </w:rPr>
          <w:delText xml:space="preserve">mathematical </w:delText>
        </w:r>
        <w:r w:rsidR="008D1ABC" w:rsidRPr="00C9444E">
          <w:rPr>
            <w:rFonts w:ascii="Times New Roman" w:hAnsi="Times New Roman" w:cs="Times New Roman"/>
          </w:rPr>
          <w:delText xml:space="preserve">functions </w:delText>
        </w:r>
        <w:r w:rsidR="00096AEC" w:rsidRPr="00C9444E">
          <w:rPr>
            <w:rFonts w:ascii="Times New Roman" w:hAnsi="Times New Roman" w:cs="Times New Roman"/>
          </w:rPr>
          <w:delText>depend on</w:delText>
        </w:r>
        <w:r w:rsidR="008D1ABC" w:rsidRPr="00C9444E">
          <w:rPr>
            <w:rFonts w:ascii="Times New Roman" w:hAnsi="Times New Roman" w:cs="Times New Roman"/>
          </w:rPr>
          <w:delText xml:space="preserve"> multiple parameters</w:delText>
        </w:r>
        <w:r w:rsidRPr="00C9444E">
          <w:rPr>
            <w:rFonts w:ascii="Times New Roman" w:hAnsi="Times New Roman" w:cs="Times New Roman"/>
          </w:rPr>
          <w:delText>;</w:delText>
        </w:r>
        <w:r w:rsidR="008D1ABC" w:rsidRPr="00C9444E">
          <w:rPr>
            <w:rFonts w:ascii="Times New Roman" w:hAnsi="Times New Roman" w:cs="Times New Roman"/>
          </w:rPr>
          <w:delText xml:space="preserve"> therefore, we</w:delText>
        </w:r>
      </w:del>
      <w:ins w:id="747" w:author="Madeline Galbraith" w:date="2022-06-14T21:44:00Z">
        <w:r w:rsidR="00AD6761">
          <w:rPr>
            <w:rFonts w:ascii="Times New Roman" w:hAnsi="Times New Roman" w:cs="Times New Roman"/>
          </w:rPr>
          <w:t>change of</w:t>
        </w:r>
        <w:r w:rsidR="005F6EC5" w:rsidRPr="00C9444E">
          <w:rPr>
            <w:rFonts w:ascii="Times New Roman" w:hAnsi="Times New Roman" w:cs="Times New Roman"/>
          </w:rPr>
          <w:t xml:space="preserve"> </w:t>
        </w:r>
      </w:ins>
      <m:oMath>
        <m:sSub>
          <m:sSubPr>
            <m:ctrlPr>
              <w:ins w:id="748" w:author="Madeline Galbraith" w:date="2022-06-14T21:44:00Z">
                <w:rPr>
                  <w:rFonts w:ascii="Cambria Math" w:hAnsi="Cambria Math" w:cs="Times New Roman"/>
                </w:rPr>
              </w:ins>
            </m:ctrlPr>
          </m:sSubPr>
          <m:e>
            <m:r>
              <w:ins w:id="749" w:author="Madeline Galbraith" w:date="2022-06-14T21:44:00Z">
                <w:rPr>
                  <w:rFonts w:ascii="Cambria Math" w:hAnsi="Cambria Math" w:cs="Times New Roman"/>
                </w:rPr>
                <m:t>μ</m:t>
              </w:ins>
            </m:r>
          </m:e>
          <m:sub>
            <m:r>
              <w:ins w:id="750" w:author="Madeline Galbraith" w:date="2022-06-14T21:44:00Z">
                <w:rPr>
                  <w:rFonts w:ascii="Cambria Math" w:hAnsi="Cambria Math" w:cs="Times New Roman"/>
                </w:rPr>
                <m:t>200</m:t>
              </w:ins>
            </m:r>
          </m:sub>
        </m:sSub>
        <m:r>
          <w:ins w:id="751" w:author="Madeline Galbraith" w:date="2022-06-14T21:44:00Z">
            <w:rPr>
              <w:rFonts w:ascii="Cambria Math" w:hAnsi="Cambria Math" w:cs="Times New Roman"/>
            </w:rPr>
            <m:t xml:space="preserve">. </m:t>
          </w:ins>
        </m:r>
      </m:oMath>
      <w:ins w:id="752" w:author="Madeline Galbraith" w:date="2022-06-14T21:44:00Z">
        <w:r w:rsidR="00AD6761">
          <w:rPr>
            <w:rFonts w:ascii="Times New Roman" w:eastAsiaTheme="minorEastAsia" w:hAnsi="Times New Roman" w:cs="Times New Roman"/>
          </w:rPr>
          <w:t>We</w:t>
        </w:r>
      </w:ins>
      <w:r w:rsidR="00AD6761">
        <w:rPr>
          <w:rFonts w:ascii="Times New Roman" w:eastAsiaTheme="minorEastAsia" w:hAnsi="Times New Roman" w:cs="Times New Roman"/>
        </w:rPr>
        <w:t xml:space="preserve"> have defined a </w:t>
      </w:r>
      <w:del w:id="753" w:author="Madeline Galbraith" w:date="2022-06-14T21:44:00Z">
        <w:r w:rsidRPr="00C9444E">
          <w:rPr>
            <w:rFonts w:ascii="Times New Roman" w:hAnsi="Times New Roman" w:cs="Times New Roman"/>
          </w:rPr>
          <w:delText xml:space="preserve">simplified </w:delText>
        </w:r>
        <w:r w:rsidR="008D1ABC" w:rsidRPr="00C9444E">
          <w:rPr>
            <w:rFonts w:ascii="Times New Roman" w:hAnsi="Times New Roman" w:cs="Times New Roman"/>
          </w:rPr>
          <w:delText>silencing function (detail</w:delText>
        </w:r>
      </w:del>
      <w:ins w:id="754" w:author="Madeline Galbraith" w:date="2022-06-14T21:44:00Z">
        <w:r w:rsidR="00AD6761">
          <w:rPr>
            <w:rFonts w:ascii="Times New Roman" w:eastAsiaTheme="minorEastAsia" w:hAnsi="Times New Roman" w:cs="Times New Roman"/>
          </w:rPr>
          <w:t xml:space="preserve">function </w:t>
        </w:r>
      </w:ins>
      <m:oMath>
        <m:sSub>
          <m:sSubPr>
            <m:ctrlPr>
              <w:ins w:id="755" w:author="Madeline Galbraith" w:date="2022-06-14T21:44:00Z">
                <w:rPr>
                  <w:rFonts w:ascii="Cambria Math" w:hAnsi="Cambria Math" w:cs="Times New Roman"/>
                </w:rPr>
              </w:ins>
            </m:ctrlPr>
          </m:sSubPr>
          <m:e>
            <m:r>
              <w:ins w:id="756" w:author="Madeline Galbraith" w:date="2022-06-14T21:44:00Z">
                <w:rPr>
                  <w:rFonts w:ascii="Cambria Math" w:hAnsi="Cambria Math" w:cs="Times New Roman"/>
                </w:rPr>
                <m:t>P</m:t>
              </w:ins>
            </m:r>
          </m:e>
          <m:sub>
            <m:r>
              <w:ins w:id="757" w:author="Madeline Galbraith" w:date="2022-06-14T21:44:00Z">
                <w:rPr>
                  <w:rFonts w:ascii="Cambria Math" w:hAnsi="Cambria Math" w:cs="Times New Roman"/>
                </w:rPr>
                <m:t>H</m:t>
              </w:ins>
            </m:r>
          </m:sub>
        </m:sSub>
        <m:r>
          <w:ins w:id="758" w:author="Madeline Galbraith" w:date="2022-06-14T21:44:00Z">
            <w:rPr>
              <w:rFonts w:ascii="Cambria Math" w:hAnsi="Cambria Math" w:cs="Times New Roman"/>
            </w:rPr>
            <m:t>(μ)</m:t>
          </w:ins>
        </m:r>
      </m:oMath>
      <w:ins w:id="759" w:author="Madeline Galbraith" w:date="2022-06-14T21:44:00Z">
        <w:r w:rsidR="00AD6761">
          <w:rPr>
            <w:rFonts w:ascii="Times New Roman" w:eastAsiaTheme="minorEastAsia" w:hAnsi="Times New Roman" w:cs="Times New Roman"/>
          </w:rPr>
          <w:t xml:space="preserve"> to stimulate the above-mentioned effect of </w:t>
        </w:r>
      </w:ins>
      <m:oMath>
        <m:sSub>
          <m:sSubPr>
            <m:ctrlPr>
              <w:ins w:id="760" w:author="Madeline Galbraith" w:date="2022-06-14T21:44:00Z">
                <w:rPr>
                  <w:rFonts w:ascii="Cambria Math" w:hAnsi="Cambria Math" w:cs="Times New Roman"/>
                </w:rPr>
              </w:ins>
            </m:ctrlPr>
          </m:sSubPr>
          <m:e>
            <m:r>
              <w:ins w:id="761" w:author="Madeline Galbraith" w:date="2022-06-14T21:44:00Z">
                <w:rPr>
                  <w:rFonts w:ascii="Cambria Math" w:hAnsi="Cambria Math" w:cs="Times New Roman"/>
                </w:rPr>
                <m:t>μ</m:t>
              </w:ins>
            </m:r>
          </m:e>
          <m:sub>
            <m:r>
              <w:ins w:id="762" w:author="Madeline Galbraith" w:date="2022-06-14T21:44:00Z">
                <w:rPr>
                  <w:rFonts w:ascii="Cambria Math" w:hAnsi="Cambria Math" w:cs="Times New Roman"/>
                </w:rPr>
                <m:t>200</m:t>
              </w:ins>
            </m:r>
          </m:sub>
        </m:sSub>
      </m:oMath>
      <w:ins w:id="763" w:author="Madeline Galbraith" w:date="2022-06-14T21:44:00Z">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ins>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del w:id="764" w:author="Madeline Galbraith" w:date="2022-06-14T21:44:00Z">
        <w:r w:rsidR="008D1ABC" w:rsidRPr="00C9444E">
          <w:rPr>
            <w:rFonts w:ascii="Times New Roman" w:hAnsi="Times New Roman" w:cs="Times New Roman"/>
          </w:rPr>
          <w:delText xml:space="preserve">) that groups subsets </w:delText>
        </w:r>
        <w:r w:rsidR="00B22835" w:rsidRPr="00C9444E">
          <w:rPr>
            <w:rFonts w:ascii="Times New Roman" w:hAnsi="Times New Roman" w:cs="Times New Roman"/>
          </w:rPr>
          <w:delText xml:space="preserve">of the results based on the parameters and </w:delText>
        </w:r>
        <w:r w:rsidRPr="00C9444E">
          <w:rPr>
            <w:rFonts w:ascii="Times New Roman" w:hAnsi="Times New Roman" w:cs="Times New Roman"/>
          </w:rPr>
          <w:delText xml:space="preserve">the </w:delText>
        </w:r>
        <w:r w:rsidR="00B22835" w:rsidRPr="00C9444E">
          <w:rPr>
            <w:rFonts w:ascii="Times New Roman" w:hAnsi="Times New Roman" w:cs="Times New Roman"/>
          </w:rPr>
          <w:delText>value of</w:delText>
        </w:r>
        <w:r w:rsidRPr="00C9444E">
          <w:rPr>
            <w:rFonts w:ascii="Times New Roman" w:hAnsi="Times New Roman" w:cs="Times New Roman"/>
          </w:rPr>
          <w:delText xml:space="preserve"> </w:delText>
        </w:r>
      </w:del>
      <m:oMath>
        <m:sSub>
          <m:sSubPr>
            <m:ctrlPr>
              <w:del w:id="765" w:author="Madeline Galbraith" w:date="2022-06-14T21:44:00Z">
                <w:rPr>
                  <w:rFonts w:ascii="Cambria Math" w:hAnsi="Cambria Math" w:cs="Times New Roman"/>
                </w:rPr>
              </w:del>
            </m:ctrlPr>
          </m:sSubPr>
          <m:e>
            <m:r>
              <w:del w:id="766" w:author="Madeline Galbraith" w:date="2022-06-14T21:44:00Z">
                <w:rPr>
                  <w:rFonts w:ascii="Cambria Math" w:hAnsi="Cambria Math" w:cs="Times New Roman"/>
                </w:rPr>
                <m:t>μ</m:t>
              </w:del>
            </m:r>
          </m:e>
          <m:sub>
            <m:r>
              <w:del w:id="767" w:author="Madeline Galbraith" w:date="2022-06-14T21:44:00Z">
                <w:rPr>
                  <w:rFonts w:ascii="Cambria Math" w:hAnsi="Cambria Math" w:cs="Times New Roman"/>
                </w:rPr>
                <m:t>200</m:t>
              </w:del>
            </m:r>
          </m:sub>
        </m:sSub>
      </m:oMath>
      <w:del w:id="768" w:author="Madeline Galbraith" w:date="2022-06-14T21:44:00Z">
        <w:r w:rsidR="008D1ABC" w:rsidRPr="00C9444E">
          <w:rPr>
            <w:rFonts w:ascii="Times New Roman" w:hAnsi="Times New Roman" w:cs="Times New Roman"/>
          </w:rPr>
          <w:delText>.</w:delText>
        </w:r>
      </w:del>
      <w:ins w:id="769" w:author="Madeline Galbraith" w:date="2022-06-14T21:44:00Z">
        <w:r w:rsidR="008D1ABC" w:rsidRPr="00C9444E">
          <w:rPr>
            <w:rFonts w:ascii="Times New Roman" w:hAnsi="Times New Roman" w:cs="Times New Roman"/>
          </w:rPr>
          <w:t>)</w:t>
        </w:r>
        <w:r w:rsidR="0004167F">
          <w:rPr>
            <w:rFonts w:ascii="Times New Roman" w:hAnsi="Times New Roman" w:cs="Times New Roman"/>
          </w:rPr>
          <w:t>.</w:t>
        </w:r>
      </w:ins>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w:t>
      </w:r>
      <w:del w:id="770" w:author="Madeline Galbraith" w:date="2022-06-14T21:44:00Z">
        <w:r w:rsidR="005F6EC5" w:rsidRPr="00C9444E">
          <w:rPr>
            <w:rFonts w:ascii="Times New Roman" w:hAnsi="Times New Roman" w:cs="Times New Roman"/>
          </w:rPr>
          <w:delText xml:space="preserve">fairly </w:delText>
        </w:r>
      </w:del>
      <w:r w:rsidR="005F6EC5" w:rsidRPr="00C9444E">
        <w:rPr>
          <w:rFonts w:ascii="Times New Roman" w:hAnsi="Times New Roman" w:cs="Times New Roman"/>
        </w:rPr>
        <w:t xml:space="preserve">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C9444E">
        <w:rPr>
          <w:rFonts w:ascii="Times New Roman" w:eastAsiaTheme="minorEastAsia" w:hAnsi="Times New Roman" w:cs="Times New Roman"/>
        </w:rPr>
        <w:t xml:space="preserve">the only EMT state </w:t>
      </w:r>
      <w:r w:rsidR="005F6EC5" w:rsidRPr="00C9444E">
        <w:rPr>
          <w:rFonts w:ascii="Times New Roman" w:eastAsiaTheme="minorEastAsia" w:hAnsi="Times New Roman" w:cs="Times New Roman"/>
        </w:rPr>
        <w:lastRenderedPageBreak/>
        <w:t xml:space="preserve">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w:del w:id="771" w:author="Madeline Galbraith" w:date="2022-06-14T21:44:00Z">
        <w:r w:rsidR="00802858" w:rsidRPr="00C9444E">
          <w:rPr>
            <w:rFonts w:ascii="Times New Roman" w:eastAsiaTheme="minorEastAsia" w:hAnsi="Times New Roman" w:cs="Times New Roman"/>
          </w:rPr>
          <w:delText xml:space="preserve">silencing </w:delText>
        </w:r>
      </w:del>
      <m:oMath>
        <m:sSub>
          <m:sSubPr>
            <m:ctrlPr>
              <w:ins w:id="772" w:author="Madeline Galbraith" w:date="2022-06-14T21:44:00Z">
                <w:rPr>
                  <w:rFonts w:ascii="Cambria Math" w:hAnsi="Cambria Math" w:cs="Times New Roman"/>
                </w:rPr>
              </w:ins>
            </m:ctrlPr>
          </m:sSubPr>
          <m:e>
            <m:r>
              <w:ins w:id="773" w:author="Madeline Galbraith" w:date="2022-06-14T21:44:00Z">
                <w:rPr>
                  <w:rFonts w:ascii="Cambria Math" w:hAnsi="Cambria Math" w:cs="Times New Roman"/>
                </w:rPr>
                <m:t>μ</m:t>
              </w:ins>
            </m:r>
          </m:e>
          <m:sub>
            <m:r>
              <w:ins w:id="774" w:author="Madeline Galbraith" w:date="2022-06-14T21:44:00Z">
                <w:rPr>
                  <w:rFonts w:ascii="Cambria Math" w:hAnsi="Cambria Math" w:cs="Times New Roman"/>
                </w:rPr>
                <m:t>200</m:t>
              </w:ins>
            </m:r>
          </m:sub>
        </m:sSub>
      </m:oMath>
      <w:ins w:id="775" w:author="Madeline Galbraith" w:date="2022-06-14T21:44:00Z">
        <w:r w:rsidR="00E90D5A">
          <w:rPr>
            <w:rFonts w:ascii="Times New Roman" w:eastAsiaTheme="minorEastAsia" w:hAnsi="Times New Roman" w:cs="Times New Roman"/>
          </w:rPr>
          <w:t xml:space="preserve"> mediated regulation of HIF-1</w:t>
        </w:r>
        <w:r w:rsidR="00802858" w:rsidRPr="00C9444E">
          <w:rPr>
            <w:rFonts w:ascii="Times New Roman" w:eastAsiaTheme="minorEastAsia" w:hAnsi="Times New Roman" w:cs="Times New Roman"/>
          </w:rPr>
          <w:t xml:space="preserve"> </w:t>
        </w:r>
      </w:ins>
      <w:r w:rsidR="00802858" w:rsidRPr="00C9444E">
        <w:rPr>
          <w:rFonts w:ascii="Times New Roman" w:eastAsiaTheme="minorEastAsia" w:hAnsi="Times New Roman" w:cs="Times New Roman"/>
        </w:rPr>
        <w:t>increases</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t>
      </w:r>
      <w:del w:id="776" w:author="Madeline Galbraith" w:date="2022-06-14T21:44:00Z">
        <w:r w:rsidR="00802858" w:rsidRPr="00C9444E">
          <w:rPr>
            <w:rFonts w:ascii="Times New Roman" w:eastAsiaTheme="minorEastAsia" w:hAnsi="Times New Roman" w:cs="Times New Roman"/>
          </w:rPr>
          <w:delText xml:space="preserve">mixed </w:delText>
        </w:r>
      </w:del>
      <w:r w:rsidR="00802858" w:rsidRPr="00C9444E">
        <w:rPr>
          <w:rFonts w:ascii="Times New Roman" w:eastAsiaTheme="minorEastAsia" w:hAnsi="Times New Roman" w:cs="Times New Roman"/>
        </w:rPr>
        <w:t>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sequentially</w:t>
      </w:r>
      <w:del w:id="777" w:author="Madeline Galbraith" w:date="2022-06-14T21:44:00Z">
        <w:r w:rsidR="006626FD" w:rsidRPr="00C9444E">
          <w:rPr>
            <w:rFonts w:ascii="Times New Roman" w:eastAsiaTheme="minorEastAsia" w:hAnsi="Times New Roman" w:cs="Times New Roman"/>
          </w:rPr>
          <w:delText xml:space="preserve">. </w:delText>
        </w:r>
        <w:r w:rsidR="005F6EC5" w:rsidRPr="00C9444E">
          <w:rPr>
            <w:rFonts w:ascii="Times New Roman" w:eastAsiaTheme="minorEastAsia" w:hAnsi="Times New Roman" w:cs="Times New Roman"/>
          </w:rPr>
          <w:delText>As HIF-1 decreases</w:delText>
        </w:r>
      </w:del>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w:t>
      </w:r>
      <w:del w:id="778" w:author="Madeline Galbraith" w:date="2022-06-14T21:44:00Z">
        <w:r w:rsidR="005F6EC5" w:rsidRPr="00C9444E">
          <w:rPr>
            <w:rFonts w:ascii="Times New Roman" w:eastAsiaTheme="minorEastAsia" w:hAnsi="Times New Roman" w:cs="Times New Roman"/>
          </w:rPr>
          <w:delText xml:space="preserve">we transition to </w:delText>
        </w:r>
      </w:del>
      <w:r w:rsidR="005F6EC5" w:rsidRPr="00C9444E">
        <w:rPr>
          <w:rFonts w:ascii="Times New Roman" w:eastAsiaTheme="minorEastAsia" w:hAnsi="Times New Roman" w:cs="Times New Roman"/>
        </w:rPr>
        <w:t>the O state</w:t>
      </w:r>
      <w:del w:id="779" w:author="Madeline Galbraith" w:date="2022-06-14T21:44:00Z">
        <w:r w:rsidR="005F6EC5" w:rsidRPr="00C9444E">
          <w:rPr>
            <w:rFonts w:ascii="Times New Roman" w:eastAsiaTheme="minorEastAsia" w:hAnsi="Times New Roman" w:cs="Times New Roman"/>
          </w:rPr>
          <w:delText xml:space="preserve">, </w:delText>
        </w:r>
      </w:del>
      <w:ins w:id="780" w:author="Madeline Galbraith" w:date="2022-06-14T21:44:00Z">
        <w:r w:rsidR="00E90D5A">
          <w:rPr>
            <w:rFonts w:ascii="Times New Roman" w:eastAsiaTheme="minorEastAsia" w:hAnsi="Times New Roman" w:cs="Times New Roman"/>
          </w:rPr>
          <w:t xml:space="preserve"> is promoted. </w:t>
        </w:r>
        <w:r w:rsidR="000A5DCC">
          <w:rPr>
            <w:rFonts w:ascii="Times New Roman" w:eastAsiaTheme="minorEastAsia" w:hAnsi="Times New Roman" w:cs="Times New Roman"/>
          </w:rPr>
          <w:t xml:space="preserve">As </w:t>
        </w:r>
      </w:ins>
      <w:r w:rsidR="000A5DCC">
        <w:rPr>
          <w:rFonts w:ascii="Times New Roman" w:eastAsiaTheme="minorEastAsia" w:hAnsi="Times New Roman" w:cs="Times New Roman"/>
        </w:rPr>
        <w:t xml:space="preserve">the </w:t>
      </w:r>
      <w:del w:id="781" w:author="Madeline Galbraith" w:date="2022-06-14T21:44:00Z">
        <w:r w:rsidR="005F6EC5" w:rsidRPr="00C9444E">
          <w:rPr>
            <w:rFonts w:ascii="Times New Roman" w:eastAsiaTheme="minorEastAsia" w:hAnsi="Times New Roman" w:cs="Times New Roman"/>
          </w:rPr>
          <w:delText xml:space="preserve">enhanced </w:delText>
        </w:r>
      </w:del>
      <w:ins w:id="782" w:author="Madeline Galbraith" w:date="2022-06-14T21:44:00Z">
        <w:r w:rsidR="000A5DCC">
          <w:rPr>
            <w:rFonts w:ascii="Times New Roman" w:eastAsiaTheme="minorEastAsia" w:hAnsi="Times New Roman" w:cs="Times New Roman"/>
          </w:rPr>
          <w:t xml:space="preserve">HIF-1 is suppressed by </w:t>
        </w:r>
      </w:ins>
      <m:oMath>
        <m:sSub>
          <m:sSubPr>
            <m:ctrlPr>
              <w:ins w:id="783" w:author="Madeline Galbraith" w:date="2022-06-14T21:44:00Z">
                <w:rPr>
                  <w:rFonts w:ascii="Cambria Math" w:hAnsi="Cambria Math" w:cs="Times New Roman"/>
                </w:rPr>
              </w:ins>
            </m:ctrlPr>
          </m:sSubPr>
          <m:e>
            <m:r>
              <w:ins w:id="784" w:author="Madeline Galbraith" w:date="2022-06-14T21:44:00Z">
                <w:rPr>
                  <w:rFonts w:ascii="Cambria Math" w:hAnsi="Cambria Math" w:cs="Times New Roman"/>
                </w:rPr>
                <m:t>μ</m:t>
              </w:ins>
            </m:r>
          </m:e>
          <m:sub>
            <m:r>
              <w:ins w:id="785" w:author="Madeline Galbraith" w:date="2022-06-14T21:44:00Z">
                <w:rPr>
                  <w:rFonts w:ascii="Cambria Math" w:hAnsi="Cambria Math" w:cs="Times New Roman"/>
                </w:rPr>
                <m:t>200</m:t>
              </w:ins>
            </m:r>
          </m:sub>
        </m:sSub>
      </m:oMath>
      <w:ins w:id="786" w:author="Madeline Galbraith" w:date="2022-06-14T21:44:00Z">
        <w:r w:rsidR="000A5DCC">
          <w:rPr>
            <w:rFonts w:ascii="Times New Roman" w:eastAsiaTheme="minorEastAsia" w:hAnsi="Times New Roman" w:cs="Times New Roman"/>
          </w:rPr>
          <w:t>,</w:t>
        </w:r>
        <w:r w:rsidR="005F6EC5" w:rsidRPr="00C9444E">
          <w:rPr>
            <w:rFonts w:ascii="Times New Roman" w:eastAsiaTheme="minorEastAsia" w:hAnsi="Times New Roman" w:cs="Times New Roman"/>
          </w:rPr>
          <w:t xml:space="preserve"> the </w:t>
        </w:r>
      </w:ins>
      <w:r w:rsidR="005F6EC5" w:rsidRPr="00C9444E">
        <w:rPr>
          <w:rFonts w:ascii="Times New Roman" w:eastAsiaTheme="minorEastAsia" w:hAnsi="Times New Roman" w:cs="Times New Roman"/>
        </w:rPr>
        <w:t xml:space="preserve">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del w:id="787" w:author="Madeline Galbraith" w:date="2022-06-14T21:44:00Z">
        <w:r w:rsidR="005F6EC5" w:rsidRPr="00C9444E">
          <w:rPr>
            <w:rFonts w:ascii="Times New Roman" w:eastAsiaTheme="minorEastAsia" w:hAnsi="Times New Roman" w:cs="Times New Roman"/>
          </w:rPr>
          <w:delText>diminishes</w:delText>
        </w:r>
      </w:del>
      <w:ins w:id="788" w:author="Madeline Galbraith" w:date="2022-06-14T21:44:00Z">
        <w:r w:rsidR="000A5DCC">
          <w:rPr>
            <w:rFonts w:ascii="Times New Roman" w:eastAsiaTheme="minorEastAsia" w:hAnsi="Times New Roman" w:cs="Times New Roman"/>
          </w:rPr>
          <w:t>due to binding binding to HIF-1 RNA is reduced</w:t>
        </w:r>
      </w:ins>
      <w:r w:rsidR="000A5DCC">
        <w:rPr>
          <w:rFonts w:ascii="Times New Roman" w:eastAsiaTheme="minorEastAsia" w:hAnsi="Times New Roman" w:cs="Times New Roman"/>
        </w:rPr>
        <w:t xml:space="preserve"> and </w:t>
      </w:r>
      <w:del w:id="789" w:author="Madeline Galbraith" w:date="2022-06-14T21:44:00Z">
        <w:r w:rsidR="005F6EC5" w:rsidRPr="00C9444E">
          <w:rPr>
            <w:rFonts w:ascii="Times New Roman" w:eastAsiaTheme="minorEastAsia" w:hAnsi="Times New Roman" w:cs="Times New Roman"/>
          </w:rPr>
          <w:delText>the EMT system loses</w:delText>
        </w:r>
      </w:del>
      <w:ins w:id="790" w:author="Madeline Galbraith" w:date="2022-06-14T21:44:00Z">
        <w:r w:rsidR="000A5DCC">
          <w:rPr>
            <w:rFonts w:ascii="Times New Roman" w:eastAsiaTheme="minorEastAsia" w:hAnsi="Times New Roman" w:cs="Times New Roman"/>
          </w:rPr>
          <w:t xml:space="preserve">as a results </w:t>
        </w:r>
        <w:r w:rsidR="005F6EC5" w:rsidRPr="00C9444E">
          <w:rPr>
            <w:rFonts w:ascii="Times New Roman" w:eastAsiaTheme="minorEastAsia" w:hAnsi="Times New Roman" w:cs="Times New Roman"/>
          </w:rPr>
          <w:t>and</w:t>
        </w:r>
      </w:ins>
      <w:r w:rsidR="005F6EC5" w:rsidRPr="00C9444E">
        <w:rPr>
          <w:rFonts w:ascii="Times New Roman" w:eastAsiaTheme="minorEastAsia" w:hAnsi="Times New Roman" w:cs="Times New Roman"/>
        </w:rPr>
        <w:t xml:space="preserve"> </w:t>
      </w:r>
      <w:r w:rsidR="000A5DCC">
        <w:rPr>
          <w:rFonts w:ascii="Times New Roman" w:eastAsiaTheme="minorEastAsia" w:hAnsi="Times New Roman" w:cs="Times New Roman"/>
        </w:rPr>
        <w:t xml:space="preserve">the </w:t>
      </w:r>
      <w:del w:id="791" w:author="Madeline Galbraith" w:date="2022-06-14T21:44:00Z">
        <w:r w:rsidR="005F6EC5" w:rsidRPr="00C9444E">
          <w:rPr>
            <w:rFonts w:ascii="Times New Roman" w:eastAsiaTheme="minorEastAsia" w:hAnsi="Times New Roman" w:cs="Times New Roman"/>
          </w:rPr>
          <w:delText>mesenchymal</w:delText>
        </w:r>
      </w:del>
      <w:ins w:id="792" w:author="Madeline Galbraith" w:date="2022-06-14T21:44:00Z">
        <w:r w:rsidR="000A5DCC">
          <w:rPr>
            <w:rFonts w:ascii="Times New Roman" w:eastAsiaTheme="minorEastAsia" w:hAnsi="Times New Roman" w:cs="Times New Roman"/>
          </w:rPr>
          <w:t>W</w:t>
        </w:r>
      </w:ins>
      <w:r w:rsidR="000A5DCC">
        <w:rPr>
          <w:rFonts w:ascii="Times New Roman" w:eastAsiaTheme="minorEastAsia" w:hAnsi="Times New Roman" w:cs="Times New Roman"/>
        </w:rPr>
        <w:t xml:space="preserve"> state</w:t>
      </w:r>
      <w:ins w:id="793" w:author="Madeline Galbraith" w:date="2022-06-14T21:44:00Z">
        <w:r w:rsidR="000A5DCC">
          <w:rPr>
            <w:rFonts w:ascii="Times New Roman" w:eastAsiaTheme="minorEastAsia" w:hAnsi="Times New Roman" w:cs="Times New Roman"/>
          </w:rPr>
          <w:t xml:space="preserve"> gradually disappears</w:t>
        </w:r>
      </w:ins>
      <w:r w:rsidR="005F6EC5"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When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3).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del w:id="794" w:author="Madeline Galbraith" w:date="2022-06-14T21:44:00Z">
        <w:r w:rsidR="00802858" w:rsidRPr="00C9444E">
          <w:rPr>
            <w:rFonts w:ascii="Times New Roman" w:hAnsi="Times New Roman" w:cs="Times New Roman"/>
          </w:rPr>
          <w:delText>hybrid</w:delText>
        </w:r>
      </w:del>
      <w:ins w:id="795" w:author="Madeline Galbraith" w:date="2022-06-14T21:44:00Z">
        <w:r w:rsidR="006E7263">
          <w:rPr>
            <w:rFonts w:ascii="Times New Roman" w:hAnsi="Times New Roman" w:cs="Times New Roman"/>
          </w:rPr>
          <w:t>coupled</w:t>
        </w:r>
      </w:ins>
      <w:r w:rsidR="00802858" w:rsidRPr="00C9444E">
        <w:rPr>
          <w:rFonts w:ascii="Times New Roman" w:hAnsi="Times New Roman" w:cs="Times New Roman"/>
        </w:rPr>
        <w:t xml:space="preserve"> E/M-W/O state is </w:t>
      </w:r>
      <w:del w:id="796" w:author="Madeline Galbraith" w:date="2022-06-14T21:44:00Z">
        <w:r w:rsidR="00802858" w:rsidRPr="00C9444E">
          <w:rPr>
            <w:rFonts w:ascii="Times New Roman" w:hAnsi="Times New Roman" w:cs="Times New Roman"/>
          </w:rPr>
          <w:delText>suppressed</w:delText>
        </w:r>
      </w:del>
      <w:ins w:id="797" w:author="Madeline Galbraith" w:date="2022-06-14T21:44:00Z">
        <w:r w:rsidR="006E7263">
          <w:rPr>
            <w:rFonts w:ascii="Times New Roman" w:hAnsi="Times New Roman" w:cs="Times New Roman"/>
          </w:rPr>
          <w:t>not observed</w:t>
        </w:r>
      </w:ins>
      <w:r w:rsidR="00802858" w:rsidRPr="00C9444E">
        <w:rPr>
          <w:rFonts w:ascii="Times New Roman" w:hAnsi="Times New Roman" w:cs="Times New Roman"/>
        </w:rPr>
        <w:t xml:space="preserve">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C9444E">
        <w:rPr>
          <w:rFonts w:ascii="Times New Roman" w:eastAsiaTheme="minorEastAsia" w:hAnsi="Times New Roman" w:cs="Times New Roman"/>
        </w:rPr>
        <w:t>overexpression co</w:t>
      </w:r>
      <w:r w:rsidR="006E7263">
        <w:rPr>
          <w:rFonts w:ascii="Times New Roman" w:eastAsiaTheme="minorEastAsia" w:hAnsi="Times New Roman" w:cs="Times New Roman"/>
        </w:rPr>
        <w:t xml:space="preserve">uld </w:t>
      </w:r>
      <w:del w:id="798" w:author="Madeline Galbraith" w:date="2022-06-14T21:44:00Z">
        <w:r w:rsidR="008D7664" w:rsidRPr="00C9444E">
          <w:rPr>
            <w:rFonts w:ascii="Times New Roman" w:eastAsiaTheme="minorEastAsia" w:hAnsi="Times New Roman" w:cs="Times New Roman"/>
          </w:rPr>
          <w:delText>destabilize</w:delText>
        </w:r>
      </w:del>
      <w:ins w:id="799" w:author="Madeline Galbraith" w:date="2022-06-14T21:44:00Z">
        <w:r w:rsidR="006E7263">
          <w:rPr>
            <w:rFonts w:ascii="Times New Roman" w:eastAsiaTheme="minorEastAsia" w:hAnsi="Times New Roman" w:cs="Times New Roman"/>
          </w:rPr>
          <w:t>promote</w:t>
        </w:r>
      </w:ins>
      <w:r w:rsidR="006E7263">
        <w:rPr>
          <w:rFonts w:ascii="Times New Roman" w:eastAsiaTheme="minorEastAsia" w:hAnsi="Times New Roman" w:cs="Times New Roman"/>
        </w:rPr>
        <w:t xml:space="preserve"> the </w:t>
      </w:r>
      <w:ins w:id="800" w:author="Madeline Galbraith" w:date="2022-06-14T21:44:00Z">
        <w:r w:rsidR="006E7263">
          <w:rPr>
            <w:rFonts w:ascii="Times New Roman" w:eastAsiaTheme="minorEastAsia" w:hAnsi="Times New Roman" w:cs="Times New Roman"/>
          </w:rPr>
          <w:t xml:space="preserve">O-associated states (O-E and O-E/M) and destabilized the coupled </w:t>
        </w:r>
      </w:ins>
      <w:r w:rsidR="006E7263">
        <w:rPr>
          <w:rFonts w:ascii="Times New Roman" w:eastAsiaTheme="minorEastAsia" w:hAnsi="Times New Roman" w:cs="Times New Roman"/>
        </w:rPr>
        <w:t>E/M-W/O</w:t>
      </w:r>
      <w:del w:id="801" w:author="Madeline Galbraith" w:date="2022-06-14T21:44:00Z">
        <w:r w:rsidR="008D7664" w:rsidRPr="00C9444E">
          <w:rPr>
            <w:rFonts w:ascii="Times New Roman" w:eastAsiaTheme="minorEastAsia" w:hAnsi="Times New Roman" w:cs="Times New Roman"/>
          </w:rPr>
          <w:delText xml:space="preserve"> phenotype. </w:delText>
        </w:r>
      </w:del>
      <w:ins w:id="802" w:author="Madeline Galbraith" w:date="2022-06-14T21:44:00Z">
        <w:r w:rsidR="006E7263">
          <w:rPr>
            <w:rFonts w:ascii="Times New Roman" w:eastAsiaTheme="minorEastAsia" w:hAnsi="Times New Roman" w:cs="Times New Roman"/>
          </w:rPr>
          <w:t>.</w:t>
        </w:r>
      </w:ins>
    </w:p>
    <w:p w14:paraId="20FCAA04" w14:textId="652B6731" w:rsidR="00BF18C6" w:rsidRPr="00255F3E" w:rsidRDefault="00BF18C6" w:rsidP="00255F3E">
      <w:pPr>
        <w:pStyle w:val="Caption"/>
        <w:rPr>
          <w:rFonts w:ascii="Times New Roman" w:hAnsi="Times New Roman"/>
          <w:i w:val="0"/>
        </w:rPr>
      </w:pPr>
    </w:p>
    <w:p w14:paraId="795B187A" w14:textId="77777777" w:rsidR="00BF18C6" w:rsidRPr="00C9444E" w:rsidRDefault="00BF18C6" w:rsidP="00B52736">
      <w:pPr>
        <w:pStyle w:val="Caption"/>
        <w:rPr>
          <w:del w:id="803" w:author="Madeline Galbraith" w:date="2022-06-14T21:44:00Z"/>
          <w:rFonts w:ascii="Times New Roman" w:hAnsi="Times New Roman" w:cs="Times New Roman"/>
          <w:i w:val="0"/>
          <w:iCs/>
        </w:rPr>
      </w:pPr>
    </w:p>
    <w:p w14:paraId="36C6EA7F" w14:textId="77777777" w:rsidR="00BF18C6" w:rsidRPr="00C9444E" w:rsidRDefault="00BF18C6" w:rsidP="00BF18C6">
      <w:pPr>
        <w:pStyle w:val="Caption"/>
        <w:keepNext/>
        <w:rPr>
          <w:del w:id="804" w:author="Madeline Galbraith" w:date="2022-06-14T21:44:00Z"/>
          <w:rFonts w:ascii="Times New Roman" w:hAnsi="Times New Roman" w:cs="Times New Roman"/>
        </w:rPr>
      </w:pPr>
      <w:del w:id="805" w:author="Madeline Galbraith" w:date="2022-06-14T21:44:00Z">
        <w:r w:rsidRPr="00C9444E">
          <w:rPr>
            <w:rFonts w:ascii="Times New Roman" w:hAnsi="Times New Roman" w:cs="Times New Roman"/>
            <w:b/>
            <w:bCs/>
            <w:i w:val="0"/>
            <w:iCs/>
            <w:noProof/>
          </w:rPr>
          <w:lastRenderedPageBreak/>
          <w:drawing>
            <wp:inline distT="0" distB="0" distL="0" distR="0" wp14:anchorId="081ECC74" wp14:editId="2096281A">
              <wp:extent cx="3164373" cy="27323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168132" cy="2735560"/>
                      </a:xfrm>
                      <a:prstGeom prst="rect">
                        <a:avLst/>
                      </a:prstGeom>
                    </pic:spPr>
                  </pic:pic>
                </a:graphicData>
              </a:graphic>
            </wp:inline>
          </w:drawing>
        </w:r>
      </w:del>
    </w:p>
    <w:p w14:paraId="110328FF" w14:textId="77777777" w:rsidR="00BF18C6" w:rsidRPr="00C9444E" w:rsidRDefault="00BF18C6" w:rsidP="00BF18C6">
      <w:pPr>
        <w:pStyle w:val="Caption"/>
        <w:keepNext/>
        <w:rPr>
          <w:ins w:id="806" w:author="Madeline Galbraith" w:date="2022-06-14T21:44:00Z"/>
          <w:rFonts w:ascii="Times New Roman" w:hAnsi="Times New Roman" w:cs="Times New Roman"/>
        </w:rPr>
      </w:pPr>
      <w:ins w:id="807" w:author="Madeline Galbraith" w:date="2022-06-14T21:44:00Z">
        <w:r w:rsidRPr="00C9444E">
          <w:rPr>
            <w:rFonts w:ascii="Times New Roman" w:hAnsi="Times New Roman" w:cs="Times New Roman"/>
            <w:b/>
            <w:bCs/>
            <w:i w:val="0"/>
            <w:iCs/>
            <w:noProof/>
          </w:rPr>
          <w:drawing>
            <wp:inline distT="0" distB="0" distL="0" distR="0" wp14:anchorId="5B57A38C" wp14:editId="541A624E">
              <wp:extent cx="3168132" cy="2571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168132" cy="2571914"/>
                      </a:xfrm>
                      <a:prstGeom prst="rect">
                        <a:avLst/>
                      </a:prstGeom>
                    </pic:spPr>
                  </pic:pic>
                </a:graphicData>
              </a:graphic>
            </wp:inline>
          </w:drawing>
        </w:r>
      </w:ins>
    </w:p>
    <w:p w14:paraId="08384072" w14:textId="72354878" w:rsidR="00BF18C6" w:rsidRPr="00C9444E" w:rsidRDefault="00BF18C6" w:rsidP="00BF18C6">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3.</w:t>
      </w:r>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007D502B" w:rsidRPr="00C9444E">
        <w:rPr>
          <w:rFonts w:ascii="Times New Roman" w:hAnsi="Times New Roman" w:cs="Times New Roman"/>
          <w:i w:val="0"/>
          <w:iCs/>
        </w:rPr>
        <w:t xml:space="preserve">Both the EMT and metabolic networks are affected by the </w:t>
      </w:r>
      <w:del w:id="808" w:author="Madeline Galbraith" w:date="2022-06-14T21:44:00Z">
        <w:r w:rsidR="007D502B" w:rsidRPr="00C9444E">
          <w:rPr>
            <w:rFonts w:ascii="Times New Roman" w:hAnsi="Times New Roman" w:cs="Times New Roman"/>
            <w:i w:val="0"/>
            <w:iCs/>
          </w:rPr>
          <w:delText>miRNA</w:delText>
        </w:r>
      </w:del>
      <m:oMath>
        <m:sSub>
          <m:sSubPr>
            <m:ctrlPr>
              <w:ins w:id="809" w:author="Madeline Galbraith" w:date="2022-06-14T21:44:00Z">
                <w:rPr>
                  <w:rFonts w:ascii="Cambria Math" w:hAnsi="Cambria Math" w:cs="Times New Roman"/>
                </w:rPr>
              </w:ins>
            </m:ctrlPr>
          </m:sSubPr>
          <m:e>
            <m:r>
              <w:ins w:id="810" w:author="Madeline Galbraith" w:date="2022-06-14T21:44:00Z">
                <w:rPr>
                  <w:rFonts w:ascii="Cambria Math" w:hAnsi="Cambria Math" w:cs="Times New Roman"/>
                </w:rPr>
                <m:t>μ</m:t>
              </w:ins>
            </m:r>
          </m:e>
          <m:sub>
            <m:r>
              <w:ins w:id="811" w:author="Madeline Galbraith" w:date="2022-06-14T21:44:00Z">
                <w:rPr>
                  <w:rFonts w:ascii="Cambria Math" w:hAnsi="Cambria Math" w:cs="Times New Roman"/>
                </w:rPr>
                <m:t>200</m:t>
              </w:ins>
            </m:r>
          </m:sub>
        </m:sSub>
      </m:oMath>
      <w:ins w:id="812" w:author="Madeline Galbraith" w:date="2022-06-14T21:44:00Z">
        <w:r w:rsidR="00B10DB4">
          <w:rPr>
            <w:rFonts w:ascii="Times New Roman" w:hAnsi="Times New Roman" w:cs="Times New Roman"/>
            <w:i w:val="0"/>
            <w:iCs/>
          </w:rPr>
          <w:t xml:space="preserve"> mediated</w:t>
        </w:r>
      </w:ins>
      <w:r w:rsidR="007D502B" w:rsidRPr="00C9444E">
        <w:rPr>
          <w:rFonts w:ascii="Times New Roman" w:hAnsi="Times New Roman" w:cs="Times New Roman"/>
          <w:i w:val="0"/>
          <w:iCs/>
        </w:rPr>
        <w:t xml:space="preserve"> regulation of HIF-1, and the E/M-W/O </w:t>
      </w:r>
      <w:del w:id="813" w:author="Madeline Galbraith" w:date="2022-06-14T21:44:00Z">
        <w:r w:rsidR="007D502B" w:rsidRPr="00C9444E">
          <w:rPr>
            <w:rFonts w:ascii="Times New Roman" w:hAnsi="Times New Roman" w:cs="Times New Roman"/>
            <w:i w:val="0"/>
            <w:iCs/>
          </w:rPr>
          <w:delText>phenotype</w:delText>
        </w:r>
      </w:del>
      <w:ins w:id="814" w:author="Madeline Galbraith" w:date="2022-06-14T21:44:00Z">
        <w:r w:rsidR="00A7510D">
          <w:rPr>
            <w:rFonts w:ascii="Times New Roman" w:hAnsi="Times New Roman" w:cs="Times New Roman"/>
            <w:i w:val="0"/>
            <w:iCs/>
          </w:rPr>
          <w:t>state</w:t>
        </w:r>
      </w:ins>
      <w:r w:rsidR="007D502B" w:rsidRPr="00C9444E">
        <w:rPr>
          <w:rFonts w:ascii="Times New Roman" w:hAnsi="Times New Roman" w:cs="Times New Roman"/>
          <w:i w:val="0"/>
          <w:iCs/>
        </w:rPr>
        <w:t xml:space="preserve"> is suppressed</w:t>
      </w:r>
      <w:r w:rsidR="002C752F" w:rsidRPr="00C9444E">
        <w:rPr>
          <w:rFonts w:ascii="Times New Roman" w:hAnsi="Times New Roman" w:cs="Times New Roman"/>
          <w:i w:val="0"/>
          <w:iCs/>
        </w:rPr>
        <w:t xml:space="preserve"> if any fraction of silencing occurs</w:t>
      </w:r>
      <w:r w:rsidR="007D502B" w:rsidRPr="00C9444E">
        <w:rPr>
          <w:rFonts w:ascii="Times New Roman" w:hAnsi="Times New Roman" w:cs="Times New Roman"/>
          <w:i w:val="0"/>
          <w:iCs/>
        </w:rPr>
        <w:t xml:space="preserve">. </w:t>
      </w:r>
      <w:r w:rsidRPr="00C9444E">
        <w:rPr>
          <w:rFonts w:ascii="Times New Roman" w:hAnsi="Times New Roman" w:cs="Times New Roman"/>
          <w:i w:val="0"/>
          <w:iCs/>
        </w:rPr>
        <w:t>At minimal silencing (P</w:t>
      </w:r>
      <w:r w:rsidRPr="00C9444E">
        <w:rPr>
          <w:rFonts w:ascii="Times New Roman" w:hAnsi="Times New Roman" w:cs="Times New Roman"/>
          <w:i w:val="0"/>
          <w:iCs/>
          <w:vertAlign w:val="subscript"/>
        </w:rPr>
        <w:t>H</w:t>
      </w:r>
      <w:r w:rsidRPr="00C9444E">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C9444E">
        <w:rPr>
          <w:rFonts w:ascii="Times New Roman" w:hAnsi="Times New Roman" w:cs="Times New Roman"/>
          <w:i w:val="0"/>
          <w:iCs/>
        </w:rPr>
        <w:t xml:space="preserve"> near 1) only the coupled states with </w:t>
      </w:r>
      <w:del w:id="815" w:author="Madeline Galbraith" w:date="2022-06-14T21:44:00Z">
        <w:r w:rsidRPr="00C9444E">
          <w:rPr>
            <w:rFonts w:ascii="Times New Roman" w:hAnsi="Times New Roman" w:cs="Times New Roman"/>
            <w:i w:val="0"/>
            <w:iCs/>
          </w:rPr>
          <w:delText>mesenchymal phenotypes</w:delText>
        </w:r>
      </w:del>
      <w:ins w:id="816" w:author="Madeline Galbraith" w:date="2022-06-14T21:44:00Z">
        <w:r w:rsidR="00B10DB4">
          <w:rPr>
            <w:rFonts w:ascii="Times New Roman" w:hAnsi="Times New Roman" w:cs="Times New Roman"/>
            <w:i w:val="0"/>
            <w:iCs/>
          </w:rPr>
          <w:t>M</w:t>
        </w:r>
      </w:ins>
      <w:r w:rsidRPr="00C9444E">
        <w:rPr>
          <w:rFonts w:ascii="Times New Roman" w:hAnsi="Times New Roman" w:cs="Times New Roman"/>
          <w:i w:val="0"/>
          <w:iCs/>
        </w:rPr>
        <w:t xml:space="preserve"> are accessible (M-W, M-O, and M-W/O). Then as </w:t>
      </w:r>
      <w:del w:id="817" w:author="Madeline Galbraith" w:date="2022-06-14T21:44:00Z">
        <w:r w:rsidRPr="00C9444E">
          <w:rPr>
            <w:rFonts w:ascii="Times New Roman" w:hAnsi="Times New Roman" w:cs="Times New Roman"/>
            <w:i w:val="0"/>
            <w:iCs/>
          </w:rPr>
          <w:delText>silencing</w:delText>
        </w:r>
      </w:del>
      <m:oMath>
        <m:sSub>
          <m:sSubPr>
            <m:ctrlPr>
              <w:ins w:id="818" w:author="Madeline Galbraith" w:date="2022-06-14T21:44:00Z">
                <w:rPr>
                  <w:rFonts w:ascii="Cambria Math" w:hAnsi="Cambria Math" w:cs="Times New Roman"/>
                </w:rPr>
              </w:ins>
            </m:ctrlPr>
          </m:sSubPr>
          <m:e>
            <m:r>
              <w:ins w:id="819" w:author="Madeline Galbraith" w:date="2022-06-14T21:44:00Z">
                <w:rPr>
                  <w:rFonts w:ascii="Cambria Math" w:hAnsi="Cambria Math" w:cs="Times New Roman"/>
                </w:rPr>
                <m:t>μ</m:t>
              </w:ins>
            </m:r>
          </m:e>
          <m:sub>
            <m:r>
              <w:ins w:id="820" w:author="Madeline Galbraith" w:date="2022-06-14T21:44:00Z">
                <w:rPr>
                  <w:rFonts w:ascii="Cambria Math" w:hAnsi="Cambria Math" w:cs="Times New Roman"/>
                </w:rPr>
                <m:t>200</m:t>
              </w:ins>
            </m:r>
          </m:sub>
        </m:sSub>
      </m:oMath>
      <w:ins w:id="821" w:author="Madeline Galbraith" w:date="2022-06-14T21:44:00Z">
        <w:r w:rsidR="00B10DB4">
          <w:rPr>
            <w:rFonts w:ascii="Times New Roman" w:hAnsi="Times New Roman" w:cs="Times New Roman"/>
            <w:i w:val="0"/>
            <w:iCs/>
          </w:rPr>
          <w:t>-mediated inhibition of HIF-1</w:t>
        </w:r>
      </w:ins>
      <w:r w:rsidR="005A72DC">
        <w:rPr>
          <w:rFonts w:ascii="Times New Roman" w:hAnsi="Times New Roman" w:cs="Times New Roman"/>
          <w:i w:val="0"/>
          <w:iCs/>
        </w:rPr>
        <w:t xml:space="preserve"> increases</w:t>
      </w:r>
      <w:ins w:id="822" w:author="Madeline Galbraith" w:date="2022-06-14T21:44:00Z">
        <w:r w:rsidR="005A72DC">
          <w:rPr>
            <w:rFonts w:ascii="Times New Roman" w:hAnsi="Times New Roman" w:cs="Times New Roman"/>
            <w:i w:val="0"/>
            <w:iCs/>
          </w:rPr>
          <w:t>,</w:t>
        </w:r>
      </w:ins>
      <w:r w:rsidR="005A72DC">
        <w:rPr>
          <w:rFonts w:ascii="Times New Roman" w:hAnsi="Times New Roman" w:cs="Times New Roman"/>
          <w:i w:val="0"/>
          <w:iCs/>
        </w:rPr>
        <w:t xml:space="preserve"> </w:t>
      </w:r>
      <w:r w:rsidRPr="00C9444E">
        <w:rPr>
          <w:rFonts w:ascii="Times New Roman" w:hAnsi="Times New Roman" w:cs="Times New Roman"/>
          <w:i w:val="0"/>
          <w:iCs/>
        </w:rPr>
        <w:t xml:space="preserve">the </w:t>
      </w:r>
      <w:del w:id="823" w:author="Madeline Galbraith" w:date="2022-06-14T21:44:00Z">
        <w:r w:rsidR="00744D1D">
          <w:rPr>
            <w:rFonts w:ascii="Times New Roman" w:hAnsi="Times New Roman" w:cs="Times New Roman"/>
            <w:i w:val="0"/>
            <w:iCs/>
          </w:rPr>
          <w:delText>hybrid</w:delText>
        </w:r>
        <w:r w:rsidR="00744D1D" w:rsidRPr="00C9444E">
          <w:rPr>
            <w:rFonts w:ascii="Times New Roman" w:hAnsi="Times New Roman" w:cs="Times New Roman"/>
            <w:i w:val="0"/>
            <w:iCs/>
          </w:rPr>
          <w:delText xml:space="preserve"> </w:delText>
        </w:r>
        <w:r w:rsidRPr="00C9444E">
          <w:rPr>
            <w:rFonts w:ascii="Times New Roman" w:hAnsi="Times New Roman" w:cs="Times New Roman"/>
            <w:i w:val="0"/>
            <w:iCs/>
          </w:rPr>
          <w:delText xml:space="preserve">metabolic phenotype </w:delText>
        </w:r>
      </w:del>
      <w:ins w:id="824" w:author="Madeline Galbraith" w:date="2022-06-14T21:44:00Z">
        <w:r w:rsidR="00B10DB4">
          <w:rPr>
            <w:rFonts w:ascii="Times New Roman" w:hAnsi="Times New Roman" w:cs="Times New Roman"/>
            <w:i w:val="0"/>
            <w:iCs/>
          </w:rPr>
          <w:t>W/O state</w:t>
        </w:r>
        <w:r w:rsidR="005A72DC">
          <w:rPr>
            <w:rFonts w:ascii="Times New Roman" w:hAnsi="Times New Roman" w:cs="Times New Roman"/>
            <w:i w:val="0"/>
            <w:iCs/>
          </w:rPr>
          <w:t xml:space="preserve"> </w:t>
        </w:r>
      </w:ins>
      <w:r w:rsidR="005A72DC">
        <w:rPr>
          <w:rFonts w:ascii="Times New Roman" w:hAnsi="Times New Roman" w:cs="Times New Roman"/>
          <w:i w:val="0"/>
          <w:iCs/>
        </w:rPr>
        <w:t xml:space="preserve">is </w:t>
      </w:r>
      <w:del w:id="825" w:author="Madeline Galbraith" w:date="2022-06-14T21:44:00Z">
        <w:r w:rsidRPr="00C9444E">
          <w:rPr>
            <w:rFonts w:ascii="Times New Roman" w:hAnsi="Times New Roman" w:cs="Times New Roman"/>
            <w:i w:val="0"/>
            <w:iCs/>
          </w:rPr>
          <w:delText>lost</w:delText>
        </w:r>
      </w:del>
      <w:ins w:id="826" w:author="Madeline Galbraith" w:date="2022-06-14T21:44:00Z">
        <w:r w:rsidR="005A72DC">
          <w:rPr>
            <w:rFonts w:ascii="Times New Roman" w:hAnsi="Times New Roman" w:cs="Times New Roman"/>
            <w:i w:val="0"/>
            <w:iCs/>
          </w:rPr>
          <w:t>suppressed</w:t>
        </w:r>
      </w:ins>
      <w:r w:rsidR="005A72DC">
        <w:rPr>
          <w:rFonts w:ascii="Times New Roman" w:hAnsi="Times New Roman" w:cs="Times New Roman"/>
          <w:i w:val="0"/>
          <w:iCs/>
        </w:rPr>
        <w:t>,</w:t>
      </w:r>
      <w:r w:rsidRPr="00C9444E">
        <w:rPr>
          <w:rFonts w:ascii="Times New Roman" w:hAnsi="Times New Roman" w:cs="Times New Roman"/>
          <w:i w:val="0"/>
          <w:iCs/>
        </w:rPr>
        <w:t xml:space="preserve"> then the</w:t>
      </w:r>
      <w:r w:rsidR="00BE6EF0">
        <w:rPr>
          <w:rFonts w:ascii="Times New Roman" w:hAnsi="Times New Roman" w:cs="Times New Roman"/>
          <w:i w:val="0"/>
          <w:iCs/>
        </w:rPr>
        <w:t xml:space="preserve"> M-W state </w:t>
      </w:r>
      <w:ins w:id="827" w:author="Madeline Galbraith" w:date="2022-06-14T21:44:00Z">
        <w:r w:rsidR="00BE6EF0">
          <w:rPr>
            <w:rFonts w:ascii="Times New Roman" w:hAnsi="Times New Roman" w:cs="Times New Roman"/>
            <w:i w:val="0"/>
            <w:iCs/>
          </w:rPr>
          <w:t xml:space="preserve">undergoes partial EMT and </w:t>
        </w:r>
      </w:ins>
      <w:r w:rsidR="00BE6EF0">
        <w:rPr>
          <w:rFonts w:ascii="Times New Roman" w:hAnsi="Times New Roman" w:cs="Times New Roman"/>
          <w:i w:val="0"/>
          <w:iCs/>
        </w:rPr>
        <w:t xml:space="preserve">becomes </w:t>
      </w:r>
      <w:ins w:id="828" w:author="Madeline Galbraith" w:date="2022-06-14T21:44:00Z">
        <w:r w:rsidR="00BE6EF0">
          <w:rPr>
            <w:rFonts w:ascii="Times New Roman" w:hAnsi="Times New Roman" w:cs="Times New Roman"/>
            <w:i w:val="0"/>
            <w:iCs/>
          </w:rPr>
          <w:t xml:space="preserve">the </w:t>
        </w:r>
      </w:ins>
      <w:r w:rsidR="00BE6EF0">
        <w:rPr>
          <w:rFonts w:ascii="Times New Roman" w:hAnsi="Times New Roman" w:cs="Times New Roman"/>
          <w:i w:val="0"/>
          <w:iCs/>
        </w:rPr>
        <w:t>E/M-W</w:t>
      </w:r>
      <w:ins w:id="829" w:author="Madeline Galbraith" w:date="2022-06-14T21:44:00Z">
        <w:r w:rsidR="00BE6EF0">
          <w:rPr>
            <w:rFonts w:ascii="Times New Roman" w:hAnsi="Times New Roman" w:cs="Times New Roman"/>
            <w:i w:val="0"/>
            <w:iCs/>
          </w:rPr>
          <w:t xml:space="preserve"> state</w:t>
        </w:r>
      </w:ins>
      <w:r w:rsidR="00BE6EF0">
        <w:rPr>
          <w:rFonts w:ascii="Times New Roman" w:hAnsi="Times New Roman" w:cs="Times New Roman"/>
          <w:i w:val="0"/>
          <w:iCs/>
        </w:rPr>
        <w:t>,</w:t>
      </w:r>
      <w:r w:rsidRPr="00C9444E">
        <w:rPr>
          <w:rFonts w:ascii="Times New Roman" w:hAnsi="Times New Roman" w:cs="Times New Roman"/>
          <w:i w:val="0"/>
          <w:iCs/>
        </w:rPr>
        <w:t xml:space="preserve"> and after that only the </w:t>
      </w:r>
      <w:del w:id="830" w:author="Madeline Galbraith" w:date="2022-06-14T21:44:00Z">
        <w:r w:rsidRPr="00C9444E">
          <w:rPr>
            <w:rFonts w:ascii="Times New Roman" w:hAnsi="Times New Roman" w:cs="Times New Roman"/>
            <w:i w:val="0"/>
            <w:iCs/>
          </w:rPr>
          <w:delText>coupled</w:delText>
        </w:r>
      </w:del>
      <w:ins w:id="831" w:author="Madeline Galbraith" w:date="2022-06-14T21:44:00Z">
        <w:r w:rsidR="00B10DB4">
          <w:rPr>
            <w:rFonts w:ascii="Times New Roman" w:hAnsi="Times New Roman" w:cs="Times New Roman"/>
            <w:i w:val="0"/>
            <w:iCs/>
          </w:rPr>
          <w:t>O-associated</w:t>
        </w:r>
      </w:ins>
      <w:r w:rsidR="00B10DB4">
        <w:rPr>
          <w:rFonts w:ascii="Times New Roman" w:hAnsi="Times New Roman" w:cs="Times New Roman"/>
          <w:i w:val="0"/>
          <w:iCs/>
        </w:rPr>
        <w:t xml:space="preserve"> states</w:t>
      </w:r>
      <w:del w:id="832" w:author="Madeline Galbraith" w:date="2022-06-14T21:44:00Z">
        <w:r w:rsidRPr="00C9444E">
          <w:rPr>
            <w:rFonts w:ascii="Times New Roman" w:hAnsi="Times New Roman" w:cs="Times New Roman"/>
            <w:i w:val="0"/>
            <w:iCs/>
          </w:rPr>
          <w:delText xml:space="preserve"> with OXPHOS metabolic phenotype</w:delText>
        </w:r>
      </w:del>
      <w:r w:rsidRPr="00C9444E">
        <w:rPr>
          <w:rFonts w:ascii="Times New Roman" w:hAnsi="Times New Roman" w:cs="Times New Roman"/>
          <w:i w:val="0"/>
          <w:iCs/>
        </w:rPr>
        <w:t xml:space="preserve"> are accessible. At complete silencing of the HIF-1 mRNA only the E-O and E/M-O states are accessible. </w:t>
      </w:r>
    </w:p>
    <w:p w14:paraId="34FFE82F" w14:textId="710D06B7" w:rsidR="00970EF3" w:rsidRPr="00C9444E" w:rsidRDefault="00970EF3" w:rsidP="00BF18C6">
      <w:pPr>
        <w:pStyle w:val="Caption"/>
        <w:rPr>
          <w:rFonts w:ascii="Times New Roman" w:hAnsi="Times New Roman" w:cs="Times New Roman"/>
          <w:b/>
          <w:bCs/>
          <w:i w:val="0"/>
          <w:iCs/>
        </w:rPr>
      </w:pPr>
    </w:p>
    <w:p w14:paraId="30F91B2D" w14:textId="1FBDF8D8"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del w:id="833" w:author="Madeline Galbraith" w:date="2022-06-14T21:44:00Z">
        <w:r w:rsidRPr="00C9444E">
          <w:rPr>
            <w:rFonts w:ascii="Times New Roman" w:hAnsi="Times New Roman" w:cs="Times New Roman"/>
            <w:b/>
            <w:bCs/>
          </w:rPr>
          <w:delText>all</w:delText>
        </w:r>
      </w:del>
      <w:ins w:id="834" w:author="Madeline Galbraith" w:date="2022-06-14T21:44:00Z">
        <w:r w:rsidR="001060AA">
          <w:rPr>
            <w:rFonts w:ascii="Times New Roman" w:hAnsi="Times New Roman" w:cs="Times New Roman"/>
            <w:b/>
            <w:bCs/>
          </w:rPr>
          <w:t>multiple</w:t>
        </w:r>
      </w:ins>
      <w:r w:rsidR="001060AA">
        <w:rPr>
          <w:rFonts w:ascii="Times New Roman" w:hAnsi="Times New Roman" w:cs="Times New Roman"/>
          <w:b/>
          <w:bCs/>
        </w:rPr>
        <w:t xml:space="preserv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w:del w:id="835" w:author="Madeline Galbraith" w:date="2022-06-14T21:44:00Z">
        <w:r w:rsidR="002C76E3" w:rsidRPr="00C9444E">
          <w:rPr>
            <w:rFonts w:ascii="Times New Roman" w:hAnsi="Times New Roman" w:cs="Times New Roman"/>
          </w:rPr>
          <w:delText xml:space="preserve">miRNAs of the </w:delText>
        </w:r>
        <w:r w:rsidR="002C76E3" w:rsidRPr="00C9444E">
          <w:rPr>
            <w:rFonts w:ascii="Times New Roman" w:hAnsi="Times New Roman" w:cs="Times New Roman"/>
          </w:rPr>
          <w:lastRenderedPageBreak/>
          <w:delText>EMT network</w:delText>
        </w:r>
      </w:del>
      <m:oMath>
        <m:sSub>
          <m:sSubPr>
            <m:ctrlPr>
              <w:ins w:id="836" w:author="Madeline Galbraith" w:date="2022-06-14T21:44:00Z">
                <w:rPr>
                  <w:rFonts w:ascii="Cambria Math" w:hAnsi="Cambria Math" w:cs="Times New Roman"/>
                </w:rPr>
              </w:ins>
            </m:ctrlPr>
          </m:sSubPr>
          <m:e>
            <m:r>
              <w:ins w:id="837" w:author="Madeline Galbraith" w:date="2022-06-14T21:44:00Z">
                <w:rPr>
                  <w:rFonts w:ascii="Cambria Math" w:hAnsi="Cambria Math" w:cs="Times New Roman"/>
                </w:rPr>
                <m:t>μ</m:t>
              </w:ins>
            </m:r>
          </m:e>
          <m:sub>
            <m:r>
              <w:ins w:id="838" w:author="Madeline Galbraith" w:date="2022-06-14T21:44:00Z">
                <w:rPr>
                  <w:rFonts w:ascii="Cambria Math" w:hAnsi="Cambria Math" w:cs="Times New Roman"/>
                </w:rPr>
                <m:t>200</m:t>
              </w:ins>
            </m:r>
          </m:sub>
        </m:sSub>
      </m:oMath>
      <w:ins w:id="839" w:author="Madeline Galbraith" w:date="2022-06-14T21:44:00Z">
        <w:r w:rsidR="0060201D">
          <w:rPr>
            <w:rFonts w:ascii="Times New Roman" w:hAnsi="Times New Roman" w:cs="Times New Roman"/>
          </w:rPr>
          <w:t xml:space="preserve"> and </w:t>
        </w:r>
      </w:ins>
      <m:oMath>
        <m:sSub>
          <m:sSubPr>
            <m:ctrlPr>
              <w:ins w:id="840" w:author="Madeline Galbraith" w:date="2022-06-14T21:44:00Z">
                <w:rPr>
                  <w:rFonts w:ascii="Cambria Math" w:hAnsi="Cambria Math" w:cs="Times New Roman"/>
                </w:rPr>
              </w:ins>
            </m:ctrlPr>
          </m:sSubPr>
          <m:e>
            <m:r>
              <w:ins w:id="841" w:author="Madeline Galbraith" w:date="2022-06-14T21:44:00Z">
                <w:rPr>
                  <w:rFonts w:ascii="Cambria Math" w:hAnsi="Cambria Math" w:cs="Times New Roman"/>
                </w:rPr>
                <m:t>μ</m:t>
              </w:ins>
            </m:r>
          </m:e>
          <m:sub>
            <m:r>
              <w:ins w:id="842" w:author="Madeline Galbraith" w:date="2022-06-14T21:44:00Z">
                <w:rPr>
                  <w:rFonts w:ascii="Cambria Math" w:hAnsi="Cambria Math" w:cs="Times New Roman"/>
                </w:rPr>
                <m:t>34</m:t>
              </w:ins>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specifically enhance the chances of being in the </w:t>
      </w:r>
      <w:ins w:id="843" w:author="Madeline Galbraith" w:date="2022-06-14T21:44:00Z">
        <w:r w:rsidR="00B43535">
          <w:rPr>
            <w:rFonts w:ascii="Times New Roman" w:hAnsi="Times New Roman" w:cs="Times New Roman"/>
          </w:rPr>
          <w:t xml:space="preserve">coupled </w:t>
        </w:r>
      </w:ins>
      <w:r w:rsidR="002C76E3" w:rsidRPr="00C9444E">
        <w:rPr>
          <w:rFonts w:ascii="Times New Roman" w:hAnsi="Times New Roman" w:cs="Times New Roman"/>
        </w:rPr>
        <w:t xml:space="preserve">E/M-W/O state. As mentioned previously, upregulated ROS leads to an increased W/O </w:t>
      </w:r>
      <w:del w:id="844" w:author="Madeline Galbraith" w:date="2022-06-14T21:44:00Z">
        <w:r w:rsidR="002C76E3" w:rsidRPr="00C9444E">
          <w:rPr>
            <w:rFonts w:ascii="Times New Roman" w:hAnsi="Times New Roman" w:cs="Times New Roman"/>
          </w:rPr>
          <w:delText>phenotype</w:delText>
        </w:r>
      </w:del>
      <w:ins w:id="845" w:author="Madeline Galbraith" w:date="2022-06-14T21:44:00Z">
        <w:r w:rsidR="00A7510D">
          <w:rPr>
            <w:rFonts w:ascii="Times New Roman" w:hAnsi="Times New Roman" w:cs="Times New Roman"/>
          </w:rPr>
          <w:t>state</w:t>
        </w:r>
      </w:ins>
      <w:r w:rsidR="002C76E3" w:rsidRPr="00C9444E">
        <w:rPr>
          <w:rFonts w:ascii="Times New Roman" w:hAnsi="Times New Roman" w:cs="Times New Roman"/>
        </w:rPr>
        <w:t xml:space="preserv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 the E/M-W/O state is further upregulated (Fig. S15). While upregulation of ROS </w:t>
      </w:r>
      <w:del w:id="846" w:author="Madeline Galbraith" w:date="2022-06-14T21:44:00Z">
        <w:r w:rsidR="002C76E3" w:rsidRPr="00C9444E">
          <w:rPr>
            <w:rFonts w:ascii="Times New Roman" w:hAnsi="Times New Roman" w:cs="Times New Roman"/>
          </w:rPr>
          <w:delText xml:space="preserve"> </w:delText>
        </w:r>
      </w:del>
      <w:r w:rsidR="002C76E3" w:rsidRPr="00C9444E">
        <w:rPr>
          <w:rFonts w:ascii="Times New Roman" w:hAnsi="Times New Roman" w:cs="Times New Roman"/>
        </w:rPr>
        <w:t xml:space="preserve">causes an increase in the </w:t>
      </w:r>
      <w:del w:id="847" w:author="Madeline Galbraith" w:date="2022-06-14T21:44:00Z">
        <w:r w:rsidR="002C76E3" w:rsidRPr="00C9444E">
          <w:rPr>
            <w:rFonts w:ascii="Times New Roman" w:hAnsi="Times New Roman" w:cs="Times New Roman"/>
          </w:rPr>
          <w:delText xml:space="preserve">hybrid </w:delText>
        </w:r>
      </w:del>
      <w:r w:rsidR="002C76E3" w:rsidRPr="00C9444E">
        <w:rPr>
          <w:rFonts w:ascii="Times New Roman" w:hAnsi="Times New Roman" w:cs="Times New Roman"/>
        </w:rPr>
        <w:t>E/M-W/O</w:t>
      </w:r>
      <w:ins w:id="848" w:author="Madeline Galbraith" w:date="2022-06-14T21:44:00Z">
        <w:r w:rsidR="00B43535">
          <w:rPr>
            <w:rFonts w:ascii="Times New Roman" w:hAnsi="Times New Roman" w:cs="Times New Roman"/>
          </w:rPr>
          <w:t xml:space="preserve"> state</w:t>
        </w:r>
      </w:ins>
      <w:r w:rsidR="002C76E3" w:rsidRPr="00C9444E">
        <w:rPr>
          <w:rFonts w:ascii="Times New Roman" w:hAnsi="Times New Roman" w:cs="Times New Roman"/>
        </w:rPr>
        <w:t>,</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silencing HIF-1 mRNA suppresses the </w:t>
      </w:r>
      <w:del w:id="849" w:author="Madeline Galbraith" w:date="2022-06-14T21:44:00Z">
        <w:r w:rsidR="002C76E3" w:rsidRPr="00C9444E">
          <w:rPr>
            <w:rFonts w:ascii="Times New Roman" w:hAnsi="Times New Roman" w:cs="Times New Roman"/>
          </w:rPr>
          <w:delText xml:space="preserve">hybrid </w:delText>
        </w:r>
      </w:del>
      <w:r w:rsidR="002C76E3" w:rsidRPr="00C9444E">
        <w:rPr>
          <w:rFonts w:ascii="Times New Roman" w:hAnsi="Times New Roman" w:cs="Times New Roman"/>
        </w:rPr>
        <w:t>E/M-W/O state; therefore,</w:t>
      </w:r>
      <w:r w:rsidR="00B43535">
        <w:rPr>
          <w:rFonts w:ascii="Times New Roman" w:hAnsi="Times New Roman" w:cs="Times New Roman"/>
        </w:rPr>
        <w:t xml:space="preserve"> </w:t>
      </w:r>
      <w:ins w:id="850" w:author="Madeline Galbraith" w:date="2022-06-14T21:44:00Z">
        <w:r w:rsidR="00B43535">
          <w:rPr>
            <w:rFonts w:ascii="Times New Roman" w:hAnsi="Times New Roman" w:cs="Times New Roman"/>
          </w:rPr>
          <w:t>we may expect</w:t>
        </w:r>
        <w:r w:rsidR="002C76E3" w:rsidRPr="00C9444E">
          <w:rPr>
            <w:rFonts w:ascii="Times New Roman" w:hAnsi="Times New Roman" w:cs="Times New Roman"/>
          </w:rPr>
          <w:t xml:space="preserve"> </w:t>
        </w:r>
      </w:ins>
      <w:r w:rsidR="002C76E3" w:rsidRPr="00C9444E">
        <w:rPr>
          <w:rFonts w:ascii="Times New Roman" w:hAnsi="Times New Roman" w:cs="Times New Roman"/>
        </w:rPr>
        <w:t xml:space="preserve">some suppression of the </w:t>
      </w:r>
      <w:del w:id="851" w:author="Madeline Galbraith" w:date="2022-06-14T21:44:00Z">
        <w:r w:rsidR="002C76E3" w:rsidRPr="00C9444E">
          <w:rPr>
            <w:rFonts w:ascii="Times New Roman" w:hAnsi="Times New Roman" w:cs="Times New Roman"/>
          </w:rPr>
          <w:delText xml:space="preserve">hybrid </w:delText>
        </w:r>
      </w:del>
      <w:r w:rsidR="002C76E3" w:rsidRPr="00C9444E">
        <w:rPr>
          <w:rFonts w:ascii="Times New Roman" w:hAnsi="Times New Roman" w:cs="Times New Roman"/>
        </w:rPr>
        <w:t xml:space="preserve">E/M-W/O state </w:t>
      </w:r>
      <w:del w:id="852" w:author="Madeline Galbraith" w:date="2022-06-14T21:44:00Z">
        <w:r w:rsidR="002C76E3" w:rsidRPr="00C9444E">
          <w:rPr>
            <w:rFonts w:ascii="Times New Roman" w:hAnsi="Times New Roman" w:cs="Times New Roman"/>
          </w:rPr>
          <w:delText xml:space="preserve">is expected </w:delText>
        </w:r>
      </w:del>
      <w:r w:rsidR="002C76E3" w:rsidRPr="00C9444E">
        <w:rPr>
          <w:rFonts w:ascii="Times New Roman" w:hAnsi="Times New Roman" w:cs="Times New Roman"/>
        </w:rPr>
        <w:t xml:space="preserve">when </w:t>
      </w:r>
      <w:ins w:id="853" w:author="Madeline Galbraith" w:date="2022-06-14T21:44:00Z">
        <w:r w:rsidR="00B43535">
          <w:rPr>
            <w:rFonts w:ascii="Times New Roman" w:eastAsiaTheme="minorEastAsia" w:hAnsi="Times New Roman" w:cs="Times New Roman"/>
          </w:rPr>
          <w:t xml:space="preserve">including both </w:t>
        </w:r>
      </w:ins>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del w:id="854" w:author="Madeline Galbraith" w:date="2022-06-14T21:44:00Z">
        <w:r w:rsidR="002C76E3" w:rsidRPr="00C9444E">
          <w:rPr>
            <w:rFonts w:ascii="Times New Roman" w:eastAsiaTheme="minorEastAsia" w:hAnsi="Times New Roman" w:cs="Times New Roman"/>
            <w:i/>
            <w:iCs/>
          </w:rPr>
          <w:delText xml:space="preserve"> </w:delText>
        </w:r>
        <w:r w:rsidR="002C76E3" w:rsidRPr="00C9444E">
          <w:rPr>
            <w:rFonts w:ascii="Times New Roman" w:hAnsi="Times New Roman" w:cs="Times New Roman"/>
          </w:rPr>
          <w:delText xml:space="preserve"> regulate HIF-1 and ROS, respectively.</w:delText>
        </w:r>
      </w:del>
      <w:ins w:id="855" w:author="Madeline Galbraith" w:date="2022-06-14T21:44:00Z">
        <w:r w:rsidR="002C76E3" w:rsidRPr="00C9444E">
          <w:rPr>
            <w:rFonts w:ascii="Times New Roman" w:hAnsi="Times New Roman" w:cs="Times New Roman"/>
          </w:rPr>
          <w:t>.</w:t>
        </w:r>
      </w:ins>
      <w:r w:rsidR="002C76E3" w:rsidRPr="00C9444E">
        <w:rPr>
          <w:rFonts w:ascii="Times New Roman" w:hAnsi="Times New Roman" w:cs="Times New Roman"/>
        </w:rPr>
        <w:t xml:space="preserve"> Interestingly, the hybrid E/M-W/O state can be fully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upregulates noxROS,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C9444E">
        <w:rPr>
          <w:rFonts w:ascii="Times New Roman" w:hAnsi="Times New Roman" w:cs="Times New Roman"/>
        </w:rPr>
        <w:t xml:space="preserve">upregulates mtROS (Fig. S16). These results suggest the type of ROS present can </w:t>
      </w:r>
      <w:del w:id="856" w:author="Madeline Galbraith" w:date="2022-06-14T21:44:00Z">
        <w:r w:rsidR="002C76E3" w:rsidRPr="00C9444E">
          <w:rPr>
            <w:rFonts w:ascii="Times New Roman" w:hAnsi="Times New Roman" w:cs="Times New Roman"/>
          </w:rPr>
          <w:delText>affect the existence of</w:delText>
        </w:r>
      </w:del>
      <w:ins w:id="857" w:author="Madeline Galbraith" w:date="2022-06-14T21:44:00Z">
        <w:r w:rsidR="00F82E2A">
          <w:rPr>
            <w:rFonts w:ascii="Times New Roman" w:hAnsi="Times New Roman" w:cs="Times New Roman"/>
          </w:rPr>
          <w:t xml:space="preserve">have different </w:t>
        </w:r>
        <w:r w:rsidR="002C76E3" w:rsidRPr="00C9444E">
          <w:rPr>
            <w:rFonts w:ascii="Times New Roman" w:hAnsi="Times New Roman" w:cs="Times New Roman"/>
          </w:rPr>
          <w:t>affect</w:t>
        </w:r>
        <w:r w:rsidR="00F82E2A">
          <w:rPr>
            <w:rFonts w:ascii="Times New Roman" w:hAnsi="Times New Roman" w:cs="Times New Roman"/>
          </w:rPr>
          <w:t>s</w:t>
        </w:r>
        <w:r w:rsidR="002C76E3" w:rsidRPr="00C9444E">
          <w:rPr>
            <w:rFonts w:ascii="Times New Roman" w:hAnsi="Times New Roman" w:cs="Times New Roman"/>
          </w:rPr>
          <w:t xml:space="preserve"> </w:t>
        </w:r>
        <w:r w:rsidR="00F82E2A">
          <w:rPr>
            <w:rFonts w:ascii="Times New Roman" w:hAnsi="Times New Roman" w:cs="Times New Roman"/>
          </w:rPr>
          <w:t>on</w:t>
        </w:r>
      </w:ins>
      <w:r w:rsidR="00F82E2A">
        <w:rPr>
          <w:rFonts w:ascii="Times New Roman" w:hAnsi="Times New Roman" w:cs="Times New Roman"/>
        </w:rPr>
        <w:t xml:space="preserve"> </w:t>
      </w:r>
      <w:r w:rsidR="002C76E3" w:rsidRPr="00C9444E">
        <w:rPr>
          <w:rFonts w:ascii="Times New Roman" w:hAnsi="Times New Roman" w:cs="Times New Roman"/>
        </w:rPr>
        <w:t>the E/M-W/O state.</w:t>
      </w:r>
    </w:p>
    <w:p w14:paraId="5F946948" w14:textId="03614007"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The</w:t>
      </w:r>
      <w:ins w:id="858" w:author="Madeline Galbraith" w:date="2022-06-14T21:44:00Z">
        <w:r w:rsidRPr="00C9444E">
          <w:rPr>
            <w:rFonts w:ascii="Times New Roman" w:hAnsi="Times New Roman" w:cs="Times New Roman"/>
          </w:rPr>
          <w:t xml:space="preserve"> </w:t>
        </w:r>
        <w:r w:rsidR="007D3AAB">
          <w:rPr>
            <w:rFonts w:ascii="Times New Roman" w:hAnsi="Times New Roman" w:cs="Times New Roman"/>
          </w:rPr>
          <w:t>coupled</w:t>
        </w:r>
      </w:ins>
      <w:r w:rsidR="007D3AAB">
        <w:rPr>
          <w:rFonts w:ascii="Times New Roman" w:hAnsi="Times New Roman" w:cs="Times New Roman"/>
        </w:rPr>
        <w:t xml:space="preserve"> </w:t>
      </w:r>
      <w:r w:rsidRPr="00C9444E">
        <w:rPr>
          <w:rFonts w:ascii="Times New Roman" w:hAnsi="Times New Roman" w:cs="Times New Roman"/>
        </w:rPr>
        <w:t xml:space="preserve">hybrid E/M-W/O state is stabilized if mtROS is upregulated, but noxROS upregulation has minimal effect on the </w:t>
      </w:r>
      <w:del w:id="859" w:author="Madeline Galbraith" w:date="2022-06-14T21:44:00Z">
        <w:r w:rsidRPr="00C9444E">
          <w:rPr>
            <w:rFonts w:ascii="Times New Roman" w:hAnsi="Times New Roman" w:cs="Times New Roman"/>
          </w:rPr>
          <w:delText xml:space="preserve">hybrid </w:delText>
        </w:r>
      </w:del>
      <w:r w:rsidRPr="00C9444E">
        <w:rPr>
          <w:rFonts w:ascii="Times New Roman" w:hAnsi="Times New Roman" w:cs="Times New Roman"/>
        </w:rPr>
        <w:t xml:space="preserve">E/M-W/O state. Strikingly, if all three miRNA </w:t>
      </w:r>
      <w:del w:id="860" w:author="Madeline Galbraith" w:date="2022-06-14T21:44:00Z">
        <w:r w:rsidRPr="00C9444E">
          <w:rPr>
            <w:rFonts w:ascii="Times New Roman" w:hAnsi="Times New Roman" w:cs="Times New Roman"/>
          </w:rPr>
          <w:delText>crosstalks</w:delText>
        </w:r>
      </w:del>
      <w:ins w:id="861" w:author="Madeline Galbraith" w:date="2022-06-14T21:44:00Z">
        <w:r w:rsidRPr="00C9444E">
          <w:rPr>
            <w:rFonts w:ascii="Times New Roman" w:hAnsi="Times New Roman" w:cs="Times New Roman"/>
          </w:rPr>
          <w:t>crosstalk</w:t>
        </w:r>
      </w:ins>
      <w:r w:rsidRPr="00C9444E">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4A) the E/M-W/O coupled state </w:t>
      </w:r>
      <w:del w:id="862" w:author="Madeline Galbraith" w:date="2022-06-14T21:44:00Z">
        <w:r w:rsidRPr="00C9444E">
          <w:rPr>
            <w:rFonts w:ascii="Times New Roman" w:hAnsi="Times New Roman" w:cs="Times New Roman"/>
          </w:rPr>
          <w:delText>may</w:delText>
        </w:r>
      </w:del>
      <w:ins w:id="863" w:author="Madeline Galbraith" w:date="2022-06-14T21:44:00Z">
        <w:r w:rsidR="007D3AAB">
          <w:rPr>
            <w:rFonts w:ascii="Times New Roman" w:hAnsi="Times New Roman" w:cs="Times New Roman"/>
          </w:rPr>
          <w:t>can</w:t>
        </w:r>
      </w:ins>
      <w:r w:rsidRPr="00C9444E">
        <w:rPr>
          <w:rFonts w:ascii="Times New Roman" w:hAnsi="Times New Roman" w:cs="Times New Roman"/>
        </w:rPr>
        <w:t xml:space="preserve"> be suppressed even if the W/O state is present (Fig. 4B). Further, the E/M-W/O </w:t>
      </w:r>
      <w:del w:id="864" w:author="Madeline Galbraith" w:date="2022-06-14T21:44:00Z">
        <w:r w:rsidRPr="00C9444E">
          <w:rPr>
            <w:rFonts w:ascii="Times New Roman" w:hAnsi="Times New Roman" w:cs="Times New Roman"/>
          </w:rPr>
          <w:delText>phenotype</w:delText>
        </w:r>
      </w:del>
      <w:ins w:id="865" w:author="Madeline Galbraith" w:date="2022-06-14T21:44:00Z">
        <w:r w:rsidR="007D3AAB">
          <w:rPr>
            <w:rFonts w:ascii="Times New Roman" w:hAnsi="Times New Roman" w:cs="Times New Roman"/>
          </w:rPr>
          <w:t>state</w:t>
        </w:r>
      </w:ins>
      <w:r w:rsidRPr="00C9444E">
        <w:rPr>
          <w:rFonts w:ascii="Times New Roman" w:hAnsi="Times New Roman" w:cs="Times New Roman"/>
        </w:rPr>
        <w:t xml:space="preserve"> is present for all values of noxROS upregulation but is only present at high values of mtROS upregulation (Fig. 4B). Analyzing the coupled state phases shows the E/M-W/O state is suppressed when mtROS is only slightly upregulated (Fig. 4C). Further, the </w:t>
      </w:r>
      <w:del w:id="866" w:author="Madeline Galbraith" w:date="2022-06-14T21:44:00Z">
        <w:r w:rsidRPr="00C9444E">
          <w:rPr>
            <w:rFonts w:ascii="Times New Roman" w:hAnsi="Times New Roman" w:cs="Times New Roman"/>
          </w:rPr>
          <w:delText>epithelial</w:delText>
        </w:r>
      </w:del>
      <w:ins w:id="867" w:author="Madeline Galbraith" w:date="2022-06-14T21:44:00Z">
        <w:r w:rsidR="007D3AAB">
          <w:rPr>
            <w:rFonts w:ascii="Times New Roman" w:hAnsi="Times New Roman" w:cs="Times New Roman"/>
          </w:rPr>
          <w:t>E</w:t>
        </w:r>
      </w:ins>
      <w:r w:rsidRPr="00C9444E">
        <w:rPr>
          <w:rFonts w:ascii="Times New Roman" w:hAnsi="Times New Roman" w:cs="Times New Roman"/>
        </w:rPr>
        <w:t xml:space="preserve"> and E/M states are associated with the </w:t>
      </w:r>
      <w:del w:id="868" w:author="Madeline Galbraith" w:date="2022-06-14T21:44:00Z">
        <w:r w:rsidRPr="00C9444E">
          <w:rPr>
            <w:rFonts w:ascii="Times New Roman" w:hAnsi="Times New Roman" w:cs="Times New Roman"/>
          </w:rPr>
          <w:delText xml:space="preserve">OXPHOS phenotype </w:delText>
        </w:r>
      </w:del>
      <w:ins w:id="869" w:author="Madeline Galbraith" w:date="2022-06-14T21:44:00Z">
        <w:r w:rsidR="007D3AAB">
          <w:rPr>
            <w:rFonts w:ascii="Times New Roman" w:hAnsi="Times New Roman" w:cs="Times New Roman"/>
          </w:rPr>
          <w:t>O</w:t>
        </w:r>
        <w:r w:rsidRPr="00C9444E">
          <w:rPr>
            <w:rFonts w:ascii="Times New Roman" w:hAnsi="Times New Roman" w:cs="Times New Roman"/>
          </w:rPr>
          <w:t xml:space="preserve"> </w:t>
        </w:r>
        <w:r w:rsidR="007D3AAB">
          <w:rPr>
            <w:rFonts w:ascii="Times New Roman" w:hAnsi="Times New Roman" w:cs="Times New Roman"/>
          </w:rPr>
          <w:t>state</w:t>
        </w:r>
        <w:r w:rsidRPr="00C9444E">
          <w:rPr>
            <w:rFonts w:ascii="Times New Roman" w:hAnsi="Times New Roman" w:cs="Times New Roman"/>
          </w:rPr>
          <w:t xml:space="preserve"> </w:t>
        </w:r>
      </w:ins>
      <w:r w:rsidRPr="00C9444E">
        <w:rPr>
          <w:rFonts w:ascii="Times New Roman" w:hAnsi="Times New Roman" w:cs="Times New Roman"/>
        </w:rPr>
        <w:t xml:space="preserve">when mtROS levels are slightly upregulated. Interestingly, the </w:t>
      </w:r>
      <w:del w:id="870" w:author="Madeline Galbraith" w:date="2022-06-14T21:44:00Z">
        <w:r w:rsidRPr="00C9444E">
          <w:rPr>
            <w:rFonts w:ascii="Times New Roman" w:hAnsi="Times New Roman" w:cs="Times New Roman"/>
          </w:rPr>
          <w:delText>mesenchymal</w:delText>
        </w:r>
      </w:del>
      <w:ins w:id="871" w:author="Madeline Galbraith" w:date="2022-06-14T21:44:00Z">
        <w:r w:rsidR="007D3AAB">
          <w:rPr>
            <w:rFonts w:ascii="Times New Roman" w:hAnsi="Times New Roman" w:cs="Times New Roman"/>
          </w:rPr>
          <w:t>M</w:t>
        </w:r>
      </w:ins>
      <w:r w:rsidRPr="00C9444E">
        <w:rPr>
          <w:rFonts w:ascii="Times New Roman" w:hAnsi="Times New Roman" w:cs="Times New Roman"/>
        </w:rPr>
        <w:t xml:space="preserve"> state is coupled with O and W/O </w:t>
      </w:r>
      <w:del w:id="872" w:author="Madeline Galbraith" w:date="2022-06-14T21:44:00Z">
        <w:r w:rsidRPr="00C9444E">
          <w:rPr>
            <w:rFonts w:ascii="Times New Roman" w:hAnsi="Times New Roman" w:cs="Times New Roman"/>
          </w:rPr>
          <w:delText xml:space="preserve">metabolic phenotypes </w:delText>
        </w:r>
      </w:del>
      <w:ins w:id="873" w:author="Madeline Galbraith" w:date="2022-06-14T21:44:00Z">
        <w:r w:rsidR="007D3AAB">
          <w:rPr>
            <w:rFonts w:ascii="Times New Roman" w:hAnsi="Times New Roman" w:cs="Times New Roman"/>
          </w:rPr>
          <w:t xml:space="preserve">states </w:t>
        </w:r>
      </w:ins>
      <w:r w:rsidRPr="00C9444E">
        <w:rPr>
          <w:rFonts w:ascii="Times New Roman" w:hAnsi="Times New Roman" w:cs="Times New Roman"/>
        </w:rPr>
        <w:t xml:space="preserve">while the E and E/M states are only coupled to the W/O </w:t>
      </w:r>
      <w:del w:id="874" w:author="Madeline Galbraith" w:date="2022-06-14T21:44:00Z">
        <w:r w:rsidRPr="00C9444E">
          <w:rPr>
            <w:rFonts w:ascii="Times New Roman" w:hAnsi="Times New Roman" w:cs="Times New Roman"/>
          </w:rPr>
          <w:delText>phenotype</w:delText>
        </w:r>
      </w:del>
      <w:ins w:id="875" w:author="Madeline Galbraith" w:date="2022-06-14T21:44:00Z">
        <w:r w:rsidR="00A7510D">
          <w:rPr>
            <w:rFonts w:ascii="Times New Roman" w:hAnsi="Times New Roman" w:cs="Times New Roman"/>
          </w:rPr>
          <w:t>state</w:t>
        </w:r>
      </w:ins>
      <w:r w:rsidRPr="00C9444E">
        <w:rPr>
          <w:rFonts w:ascii="Times New Roman" w:hAnsi="Times New Roman" w:cs="Times New Roman"/>
        </w:rPr>
        <w:t xml:space="preserve"> when mtROS is fully upregulated</w:t>
      </w:r>
      <w:del w:id="876" w:author="Madeline Galbraith" w:date="2022-06-14T21:44:00Z">
        <w:r w:rsidRPr="00C9444E">
          <w:rPr>
            <w:rFonts w:ascii="Times New Roman" w:hAnsi="Times New Roman" w:cs="Times New Roman"/>
          </w:rPr>
          <w:delText>.</w:delText>
        </w:r>
      </w:del>
      <w:ins w:id="877" w:author="Madeline Galbraith" w:date="2022-06-14T21:44:00Z">
        <w:r w:rsidR="006B4F8E">
          <w:rPr>
            <w:rFonts w:ascii="Times New Roman" w:hAnsi="Times New Roman" w:cs="Times New Roman"/>
          </w:rPr>
          <w:t xml:space="preserve"> (Fig. </w:t>
        </w:r>
        <w:r w:rsidR="006B4F8E">
          <w:rPr>
            <w:rFonts w:ascii="Times New Roman" w:hAnsi="Times New Roman" w:cs="Times New Roman"/>
          </w:rPr>
          <w:lastRenderedPageBreak/>
          <w:t>4C).</w:t>
        </w:r>
      </w:ins>
      <w:r w:rsidRPr="00C9444E">
        <w:rPr>
          <w:rFonts w:ascii="Times New Roman" w:hAnsi="Times New Roman" w:cs="Times New Roman"/>
        </w:rPr>
        <w:t xml:space="preserve">  Additionally, depending on the initial conditions, if noxROS is maximally upregulated</w:t>
      </w:r>
      <w:del w:id="878" w:author="Madeline Galbraith" w:date="2022-06-14T21:44:00Z">
        <w:r w:rsidRPr="00C9444E">
          <w:rPr>
            <w:rFonts w:ascii="Times New Roman" w:hAnsi="Times New Roman" w:cs="Times New Roman"/>
          </w:rPr>
          <w:delText>,</w:delText>
        </w:r>
      </w:del>
      <w:ins w:id="879" w:author="Madeline Galbraith" w:date="2022-06-14T21:44:00Z">
        <w:r w:rsidR="00D116A6">
          <w:rPr>
            <w:rFonts w:ascii="Times New Roman" w:hAnsi="Times New Roman" w:cs="Times New Roman"/>
          </w:rPr>
          <w:t xml:space="preserve"> (λ</w:t>
        </w:r>
        <w:r w:rsidR="00D116A6">
          <w:rPr>
            <w:rFonts w:ascii="Times New Roman" w:hAnsi="Times New Roman" w:cs="Times New Roman"/>
            <w:vertAlign w:val="subscript"/>
          </w:rPr>
          <w:t>u34,noxROS</w:t>
        </w:r>
        <w:r w:rsidR="00D116A6">
          <w:rPr>
            <w:rFonts w:ascii="Times New Roman" w:hAnsi="Times New Roman" w:cs="Times New Roman"/>
          </w:rPr>
          <w:t>=0)</w:t>
        </w:r>
        <w:r w:rsidRPr="00C9444E">
          <w:rPr>
            <w:rFonts w:ascii="Times New Roman" w:hAnsi="Times New Roman" w:cs="Times New Roman"/>
          </w:rPr>
          <w:t>,</w:t>
        </w:r>
      </w:ins>
      <w:r w:rsidRPr="00C9444E">
        <w:rPr>
          <w:rFonts w:ascii="Times New Roman" w:hAnsi="Times New Roman" w:cs="Times New Roman"/>
        </w:rPr>
        <w:t xml:space="preserve">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4D). Also, while mtROS must be upregulated for the system to access the </w:t>
      </w:r>
      <w:ins w:id="880" w:author="Madeline Galbraith" w:date="2022-06-14T21:44:00Z">
        <w:r w:rsidR="00A13231">
          <w:rPr>
            <w:rFonts w:ascii="Times New Roman" w:hAnsi="Times New Roman" w:cs="Times New Roman"/>
          </w:rPr>
          <w:t xml:space="preserve">coupled </w:t>
        </w:r>
      </w:ins>
      <w:r w:rsidRPr="00C9444E">
        <w:rPr>
          <w:rFonts w:ascii="Times New Roman" w:hAnsi="Times New Roman" w:cs="Times New Roman"/>
        </w:rPr>
        <w:t xml:space="preserve">E/M-W/O state, the </w:t>
      </w:r>
      <w:del w:id="881" w:author="Madeline Galbraith" w:date="2022-06-14T21:44:00Z">
        <w:r w:rsidRPr="00C9444E">
          <w:rPr>
            <w:rFonts w:ascii="Times New Roman" w:hAnsi="Times New Roman" w:cs="Times New Roman"/>
          </w:rPr>
          <w:delText>hybrid</w:delText>
        </w:r>
      </w:del>
      <w:ins w:id="882" w:author="Madeline Galbraith" w:date="2022-06-14T21:44:00Z">
        <w:r w:rsidR="00A13231">
          <w:rPr>
            <w:rFonts w:ascii="Times New Roman" w:hAnsi="Times New Roman" w:cs="Times New Roman"/>
          </w:rPr>
          <w:t>E/M-W/O</w:t>
        </w:r>
      </w:ins>
      <w:r w:rsidR="00A13231">
        <w:rPr>
          <w:rFonts w:ascii="Times New Roman" w:hAnsi="Times New Roman" w:cs="Times New Roman"/>
        </w:rPr>
        <w:t xml:space="preserve"> </w:t>
      </w:r>
      <w:r w:rsidRPr="00C9444E">
        <w:rPr>
          <w:rFonts w:ascii="Times New Roman" w:hAnsi="Times New Roman" w:cs="Times New Roman"/>
        </w:rPr>
        <w:t xml:space="preserve">state is accessible for all levels of noxROS upregulation (SI Fig S17). </w:t>
      </w:r>
      <w:del w:id="883" w:author="Madeline Galbraith" w:date="2022-06-14T21:44:00Z">
        <w:r w:rsidRPr="00C9444E">
          <w:rPr>
            <w:rFonts w:ascii="Times New Roman" w:hAnsi="Times New Roman" w:cs="Times New Roman"/>
          </w:rPr>
          <w:delText>The</w:delText>
        </w:r>
      </w:del>
      <w:ins w:id="884" w:author="Madeline Galbraith" w:date="2022-06-14T21:44:00Z">
        <w:r w:rsidR="0078286D">
          <w:rPr>
            <w:rFonts w:ascii="Times New Roman" w:hAnsi="Times New Roman" w:cs="Times New Roman"/>
          </w:rPr>
          <w:t xml:space="preserve">There also seems to be a synergistic effect between the three crosstalks resulting in an increased parameter space leading to the E/M-W/O state than what is expected from the individual crosstalks.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w:t>
        </w:r>
      </w:ins>
      <w:r w:rsidRPr="00C9444E">
        <w:rPr>
          <w:rFonts w:ascii="Times New Roman" w:hAnsi="Times New Roman" w:cs="Times New Roman"/>
        </w:rPr>
        <w:t xml:space="preserv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del w:id="885" w:author="Madeline Galbraith" w:date="2022-06-14T21:44:00Z">
        <w:r w:rsidRPr="00C9444E">
          <w:rPr>
            <w:rFonts w:ascii="Times New Roman" w:hAnsi="Times New Roman" w:cs="Times New Roman"/>
          </w:rPr>
          <w:delText xml:space="preserve"> </w:delText>
        </w:r>
        <w:r w:rsidR="00F450A2" w:rsidRPr="00C9444E">
          <w:rPr>
            <w:rFonts w:ascii="Times New Roman" w:hAnsi="Times New Roman" w:cs="Times New Roman"/>
          </w:rPr>
          <w:delText>links</w:delText>
        </w:r>
      </w:del>
      <w:ins w:id="886" w:author="Madeline Galbraith" w:date="2022-06-14T21:44:00Z">
        <w:r w:rsidR="00A13231">
          <w:rPr>
            <w:rFonts w:ascii="Times New Roman" w:hAnsi="Times New Roman" w:cs="Times New Roman"/>
          </w:rPr>
          <w:t>loops</w:t>
        </w:r>
      </w:ins>
      <w:r w:rsidR="00A13231">
        <w:rPr>
          <w:rFonts w:ascii="Times New Roman" w:hAnsi="Times New Roman" w:cs="Times New Roman"/>
        </w:rPr>
        <w:t xml:space="preserve">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del w:id="887" w:author="Madeline Galbraith" w:date="2022-06-14T21:44:00Z">
        <w:r w:rsidRPr="00C9444E">
          <w:rPr>
            <w:rFonts w:ascii="Times New Roman" w:hAnsi="Times New Roman" w:cs="Times New Roman"/>
          </w:rPr>
          <w:delText>may</w:delText>
        </w:r>
      </w:del>
      <w:ins w:id="888" w:author="Madeline Galbraith" w:date="2022-06-14T21:44:00Z">
        <w:r w:rsidR="00A13231">
          <w:rPr>
            <w:rFonts w:ascii="Times New Roman" w:eastAsiaTheme="minorEastAsia" w:hAnsi="Times New Roman" w:cs="Times New Roman"/>
          </w:rPr>
          <w:t xml:space="preserve"> </w:t>
        </w:r>
        <w:r w:rsidR="00A13231">
          <w:rPr>
            <w:rFonts w:ascii="Times New Roman" w:hAnsi="Times New Roman" w:cs="Times New Roman"/>
          </w:rPr>
          <w:t>together</w:t>
        </w:r>
      </w:ins>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44E20AA9" w14:textId="77777777" w:rsidR="00B263D8" w:rsidRPr="00C9444E" w:rsidRDefault="00B263D8" w:rsidP="00B263D8">
      <w:pPr>
        <w:pStyle w:val="CaptionedFigure"/>
        <w:jc w:val="center"/>
        <w:rPr>
          <w:del w:id="889" w:author="Madeline Galbraith" w:date="2022-06-14T21:44:00Z"/>
          <w:rFonts w:ascii="Times New Roman" w:hAnsi="Times New Roman" w:cs="Times New Roman"/>
        </w:rPr>
      </w:pPr>
      <w:del w:id="890" w:author="Madeline Galbraith" w:date="2022-06-14T21:44:00Z">
        <w:r w:rsidRPr="00C9444E">
          <w:rPr>
            <w:rFonts w:ascii="Times New Roman" w:hAnsi="Times New Roman" w:cs="Times New Roman"/>
            <w:noProof/>
          </w:rPr>
          <w:lastRenderedPageBreak/>
          <w:drawing>
            <wp:inline distT="0" distB="0" distL="0" distR="0" wp14:anchorId="2EBFBF20" wp14:editId="0D13FE47">
              <wp:extent cx="4971097" cy="3365208"/>
              <wp:effectExtent l="0" t="0" r="1270" b="6985"/>
              <wp:docPr id="1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1097" cy="3365208"/>
                      </a:xfrm>
                      <a:prstGeom prst="rect">
                        <a:avLst/>
                      </a:prstGeom>
                      <a:noFill/>
                      <a:ln w="9525">
                        <a:noFill/>
                        <a:headEnd/>
                        <a:tailEnd/>
                      </a:ln>
                    </pic:spPr>
                  </pic:pic>
                </a:graphicData>
              </a:graphic>
            </wp:inline>
          </w:drawing>
        </w:r>
      </w:del>
    </w:p>
    <w:p w14:paraId="30D835C5" w14:textId="77777777" w:rsidR="00B263D8" w:rsidRPr="00C9444E" w:rsidRDefault="00B263D8" w:rsidP="00B263D8">
      <w:pPr>
        <w:pStyle w:val="CaptionedFigure"/>
        <w:jc w:val="center"/>
        <w:rPr>
          <w:ins w:id="891" w:author="Madeline Galbraith" w:date="2022-06-14T21:44:00Z"/>
          <w:rFonts w:ascii="Times New Roman" w:hAnsi="Times New Roman" w:cs="Times New Roman"/>
        </w:rPr>
      </w:pPr>
      <w:ins w:id="892" w:author="Madeline Galbraith" w:date="2022-06-14T21:44:00Z">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ins>
    </w:p>
    <w:p w14:paraId="6C5FC442" w14:textId="4A04AEAB"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4</w:t>
      </w:r>
      <w:r w:rsidRPr="00C9444E">
        <w:rPr>
          <w:rFonts w:ascii="Times New Roman" w:hAnsi="Times New Roman" w:cs="Times New Roman"/>
          <w:b/>
          <w:bCs/>
          <w:i w:val="0"/>
          <w:iCs/>
        </w:rPr>
        <w:t>.</w:t>
      </w:r>
      <w:r w:rsidRPr="00C9444E">
        <w:rPr>
          <w:rFonts w:ascii="Times New Roman" w:hAnsi="Times New Roman" w:cs="Times New Roman"/>
          <w:i w:val="0"/>
          <w:iCs/>
        </w:rPr>
        <w:t xml:space="preserve"> </w:t>
      </w:r>
      <w:del w:id="893" w:author="Madeline Galbraith" w:date="2022-06-14T21:44:00Z">
        <w:r w:rsidRPr="00C9444E">
          <w:rPr>
            <w:rFonts w:ascii="Times New Roman" w:hAnsi="Times New Roman" w:cs="Times New Roman"/>
            <w:b/>
            <w:bCs/>
            <w:i w:val="0"/>
            <w:iCs/>
          </w:rPr>
          <w:delText>miRNA of the EMT regulatory network</w:delText>
        </w:r>
      </w:del>
      <m:oMath>
        <m:sSub>
          <m:sSubPr>
            <m:ctrlPr>
              <w:ins w:id="894" w:author="Madeline Galbraith" w:date="2022-06-14T21:44:00Z">
                <w:rPr>
                  <w:rFonts w:ascii="Cambria Math" w:hAnsi="Cambria Math" w:cs="Times New Roman"/>
                </w:rPr>
              </w:ins>
            </m:ctrlPr>
          </m:sSubPr>
          <m:e>
            <m:r>
              <w:ins w:id="895" w:author="Madeline Galbraith" w:date="2022-06-14T21:44:00Z">
                <w:rPr>
                  <w:rFonts w:ascii="Cambria Math" w:hAnsi="Cambria Math" w:cs="Times New Roman"/>
                </w:rPr>
                <m:t>μ</m:t>
              </w:ins>
            </m:r>
          </m:e>
          <m:sub>
            <m:r>
              <w:ins w:id="896" w:author="Madeline Galbraith" w:date="2022-06-14T21:44:00Z">
                <w:rPr>
                  <w:rFonts w:ascii="Cambria Math" w:hAnsi="Cambria Math" w:cs="Times New Roman"/>
                </w:rPr>
                <m:t>200</m:t>
              </w:ins>
            </m:r>
          </m:sub>
        </m:sSub>
      </m:oMath>
      <w:ins w:id="897" w:author="Madeline Galbraith" w:date="2022-06-14T21:44:00Z">
        <w:r w:rsidR="0089457E">
          <w:rPr>
            <w:rFonts w:ascii="Times New Roman" w:hAnsi="Times New Roman" w:cs="Times New Roman"/>
            <w:b/>
            <w:bCs/>
            <w:i w:val="0"/>
            <w:iCs/>
          </w:rPr>
          <w:t xml:space="preserve"> and </w:t>
        </w:r>
      </w:ins>
      <m:oMath>
        <m:sSub>
          <m:sSubPr>
            <m:ctrlPr>
              <w:ins w:id="898" w:author="Madeline Galbraith" w:date="2022-06-14T21:44:00Z">
                <w:rPr>
                  <w:rFonts w:ascii="Cambria Math" w:hAnsi="Cambria Math" w:cs="Times New Roman"/>
                </w:rPr>
              </w:ins>
            </m:ctrlPr>
          </m:sSubPr>
          <m:e>
            <m:r>
              <w:ins w:id="899" w:author="Madeline Galbraith" w:date="2022-06-14T21:44:00Z">
                <w:rPr>
                  <w:rFonts w:ascii="Cambria Math" w:hAnsi="Cambria Math" w:cs="Times New Roman"/>
                </w:rPr>
                <m:t>μ</m:t>
              </w:ins>
            </m:r>
          </m:e>
          <m:sub>
            <m:r>
              <w:ins w:id="900" w:author="Madeline Galbraith" w:date="2022-06-14T21:44:00Z">
                <w:rPr>
                  <w:rFonts w:ascii="Cambria Math" w:hAnsi="Cambria Math" w:cs="Times New Roman"/>
                </w:rPr>
                <m:t>34</m:t>
              </w:ins>
            </m:r>
          </m:sub>
        </m:sSub>
      </m:oMath>
      <w:r w:rsidR="0089457E">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When all three crosstalks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del w:id="901" w:author="Madeline Galbraith" w:date="2022-06-14T21:44:00Z">
        <w:r w:rsidRPr="00C9444E">
          <w:rPr>
            <w:rFonts w:ascii="Times New Roman" w:hAnsi="Times New Roman" w:cs="Times New Roman"/>
            <w:i w:val="0"/>
            <w:iCs/>
          </w:rPr>
          <w:delText>The</w:delText>
        </w:r>
      </w:del>
      <w:ins w:id="902" w:author="Madeline Galbraith" w:date="2022-06-14T21:44:00Z">
        <w:r w:rsidR="001D0041">
          <w:rPr>
            <w:rFonts w:ascii="Times New Roman" w:hAnsi="Times New Roman" w:cs="Times New Roman"/>
            <w:i w:val="0"/>
            <w:iCs/>
          </w:rPr>
          <w:t>Schematic illustration of the</w:t>
        </w:r>
      </w:ins>
      <w:r w:rsidRPr="00C9444E">
        <w:rPr>
          <w:rFonts w:ascii="Times New Roman" w:hAnsi="Times New Roman" w:cs="Times New Roman"/>
          <w:i w:val="0"/>
          <w:iCs/>
        </w:rPr>
        <w:t xml:space="preserve"> coupled </w:t>
      </w:r>
      <w:r w:rsidRPr="00C9444E">
        <w:rPr>
          <w:rFonts w:ascii="Times New Roman" w:hAnsi="Times New Roman" w:cs="Times New Roman"/>
          <w:i w:val="0"/>
          <w:iCs/>
        </w:rPr>
        <w:lastRenderedPageBreak/>
        <w:t>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3 where all metabolic phenotypes are possible. As noxROS is upregulated (right to left), the </w:t>
      </w:r>
      <w:del w:id="903" w:author="Madeline Galbraith" w:date="2022-06-14T21:44:00Z">
        <w:r w:rsidRPr="00C9444E">
          <w:rPr>
            <w:rFonts w:ascii="Times New Roman" w:eastAsiaTheme="minorEastAsia" w:hAnsi="Times New Roman" w:cs="Times New Roman"/>
            <w:i w:val="0"/>
            <w:iCs/>
          </w:rPr>
          <w:delText>Warburg metabolic phenotype</w:delText>
        </w:r>
      </w:del>
      <w:ins w:id="904" w:author="Madeline Galbraith" w:date="2022-06-14T21:44:00Z">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state</w:t>
        </w:r>
      </w:ins>
      <w:r w:rsidR="00A7510D">
        <w:rPr>
          <w:rFonts w:ascii="Times New Roman" w:eastAsiaTheme="minorEastAsia" w:hAnsi="Times New Roman" w:cs="Times New Roman"/>
          <w:i w:val="0"/>
          <w:iCs/>
        </w:rPr>
        <w:t xml:space="preserve"> </w:t>
      </w:r>
      <w:r w:rsidRPr="00C9444E">
        <w:rPr>
          <w:rFonts w:ascii="Times New Roman" w:eastAsiaTheme="minorEastAsia" w:hAnsi="Times New Roman" w:cs="Times New Roman"/>
          <w:i w:val="0"/>
          <w:iCs/>
        </w:rPr>
        <w:t xml:space="preserve">is suppressed. However, as the level of mtROS increases (top to bottom), the black dotted region appears showing the existence of the E/M-W/O coupled state, suggesting mtROS may have a stronger effect on the E/M-W/O </w:t>
      </w:r>
      <w:del w:id="905" w:author="Madeline Galbraith" w:date="2022-06-14T21:44:00Z">
        <w:r w:rsidRPr="00C9444E">
          <w:rPr>
            <w:rFonts w:ascii="Times New Roman" w:eastAsiaTheme="minorEastAsia" w:hAnsi="Times New Roman" w:cs="Times New Roman"/>
            <w:i w:val="0"/>
            <w:iCs/>
          </w:rPr>
          <w:delText>phenotype</w:delText>
        </w:r>
      </w:del>
      <w:ins w:id="906" w:author="Madeline Galbraith" w:date="2022-06-14T21:44:00Z">
        <w:r w:rsidR="00A7510D">
          <w:rPr>
            <w:rFonts w:ascii="Times New Roman" w:eastAsiaTheme="minorEastAsia" w:hAnsi="Times New Roman" w:cs="Times New Roman"/>
            <w:i w:val="0"/>
            <w:iCs/>
          </w:rPr>
          <w:t>state</w:t>
        </w:r>
      </w:ins>
      <w:r w:rsidRPr="00C9444E">
        <w:rPr>
          <w:rFonts w:ascii="Times New Roman" w:eastAsiaTheme="minorEastAsia" w:hAnsi="Times New Roman" w:cs="Times New Roman"/>
          <w:i w:val="0"/>
          <w:iCs/>
        </w:rPr>
        <w:t xml:space="preserv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ins w:id="907" w:author="Madeline Galbraith" w:date="2022-06-14T21:44:00Z">
        <w:r w:rsidR="00652DF7">
          <w:rPr>
            <w:rFonts w:ascii="Times New Roman" w:hAnsi="Times New Roman" w:cs="Times New Roman"/>
            <w:i w:val="0"/>
            <w:iCs/>
          </w:rPr>
          <w:t xml:space="preserve"> of (B)</w:t>
        </w:r>
      </w:ins>
      <w:r w:rsidRPr="00C9444E">
        <w:rPr>
          <w:rFonts w:ascii="Times New Roman" w:hAnsi="Times New Roman" w:cs="Times New Roman"/>
          <w:i w:val="0"/>
          <w:iCs/>
        </w:rPr>
        <w:t xml:space="preserve"> when only EMT driven crosstalks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The E/M-W/O state exists when mtROS is upregulated.</w:t>
      </w:r>
      <w:ins w:id="908" w:author="Madeline Galbraith" w:date="2022-06-14T21:44:00Z">
        <w:r w:rsidR="00652DF7">
          <w:rPr>
            <w:rFonts w:ascii="Times New Roman" w:hAnsi="Times New Roman" w:cs="Times New Roman"/>
            <w:i w:val="0"/>
            <w:iCs/>
          </w:rPr>
          <w:t xml:space="preserve"> This is zoomed in on the middle region of (C).</w:t>
        </w:r>
      </w:ins>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w:t>
      </w:r>
      <w:ins w:id="909" w:author="Madeline Galbraith" w:date="2022-06-14T21:44:00Z">
        <w:r w:rsidR="004C4F9D">
          <w:rPr>
            <w:rFonts w:ascii="Times New Roman" w:eastAsiaTheme="minorEastAsia" w:hAnsi="Times New Roman" w:cs="Times New Roman"/>
            <w:i w:val="0"/>
            <w:iCs/>
          </w:rPr>
          <w:t xml:space="preserve">moderately </w:t>
        </w:r>
      </w:ins>
      <w:r w:rsidRPr="00C9444E">
        <w:rPr>
          <w:rFonts w:ascii="Times New Roman" w:eastAsiaTheme="minorEastAsia" w:hAnsi="Times New Roman" w:cs="Times New Roman"/>
          <w:i w:val="0"/>
          <w:iCs/>
        </w:rPr>
        <w:t>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75CA9C0" w14:textId="7DF8C4F5" w:rsidR="00851F04" w:rsidRPr="00C9444E" w:rsidRDefault="00970EF3" w:rsidP="007776FA">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2C76E3" w:rsidRPr="00C9444E">
        <w:rPr>
          <w:rFonts w:ascii="Times New Roman" w:hAnsi="Times New Roman" w:cs="Times New Roman"/>
        </w:rPr>
        <w:t>5A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del w:id="910" w:author="Madeline Galbraith" w:date="2022-06-14T21:44:00Z">
        <w:r w:rsidR="00E217A7" w:rsidRPr="00C9444E">
          <w:rPr>
            <w:rFonts w:ascii="Times New Roman" w:hAnsi="Times New Roman" w:cs="Times New Roman"/>
          </w:rPr>
          <w:delText>driven</w:delText>
        </w:r>
      </w:del>
      <w:ins w:id="911" w:author="Madeline Galbraith" w:date="2022-06-14T21:44:00Z">
        <w:r w:rsidR="00384E58">
          <w:rPr>
            <w:rFonts w:ascii="Times New Roman" w:hAnsi="Times New Roman" w:cs="Times New Roman"/>
          </w:rPr>
          <w:t>mediated</w:t>
        </w:r>
      </w:ins>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del w:id="912" w:author="Madeline Galbraith" w:date="2022-06-14T21:44:00Z">
        <w:r w:rsidR="001D5E10" w:rsidRPr="00C9444E">
          <w:rPr>
            <w:rFonts w:ascii="Times New Roman" w:hAnsi="Times New Roman" w:cs="Times New Roman"/>
          </w:rPr>
          <w:delText>mesenchymal</w:delText>
        </w:r>
      </w:del>
      <w:ins w:id="913" w:author="Madeline Galbraith" w:date="2022-06-14T21:44:00Z">
        <w:r w:rsidR="00384E58">
          <w:rPr>
            <w:rFonts w:ascii="Times New Roman" w:hAnsi="Times New Roman" w:cs="Times New Roman"/>
          </w:rPr>
          <w:t>M</w:t>
        </w:r>
      </w:ins>
      <w:r w:rsidR="001D5E10" w:rsidRPr="00C9444E">
        <w:rPr>
          <w:rFonts w:ascii="Times New Roman" w:hAnsi="Times New Roman" w:cs="Times New Roman"/>
        </w:rPr>
        <w:t xml:space="preserve"> state. Further, both the </w:t>
      </w:r>
      <w:del w:id="914" w:author="Madeline Galbraith" w:date="2022-06-14T21:44:00Z">
        <w:r w:rsidR="001D5E10" w:rsidRPr="00C9444E">
          <w:rPr>
            <w:rFonts w:ascii="Times New Roman" w:hAnsi="Times New Roman" w:cs="Times New Roman"/>
          </w:rPr>
          <w:delText>epithelial</w:delText>
        </w:r>
      </w:del>
      <w:ins w:id="915" w:author="Madeline Galbraith" w:date="2022-06-14T21:44:00Z">
        <w:r w:rsidR="00384E58">
          <w:rPr>
            <w:rFonts w:ascii="Times New Roman" w:hAnsi="Times New Roman" w:cs="Times New Roman"/>
          </w:rPr>
          <w:t>E</w:t>
        </w:r>
      </w:ins>
      <w:r w:rsidR="001D5E10" w:rsidRPr="00C9444E">
        <w:rPr>
          <w:rFonts w:ascii="Times New Roman" w:hAnsi="Times New Roman" w:cs="Times New Roman"/>
        </w:rPr>
        <w:t xml:space="preserve"> and hybrid E/M states are most associated with the </w:t>
      </w:r>
      <w:del w:id="916" w:author="Madeline Galbraith" w:date="2022-06-14T21:44:00Z">
        <w:r w:rsidR="001D5E10" w:rsidRPr="00C9444E">
          <w:rPr>
            <w:rFonts w:ascii="Times New Roman" w:hAnsi="Times New Roman" w:cs="Times New Roman"/>
          </w:rPr>
          <w:delText>OXPHOS metabolic</w:delText>
        </w:r>
      </w:del>
      <w:ins w:id="917" w:author="Madeline Galbraith" w:date="2022-06-14T21:44:00Z">
        <w:r w:rsidR="00384E58">
          <w:rPr>
            <w:rFonts w:ascii="Times New Roman" w:hAnsi="Times New Roman" w:cs="Times New Roman"/>
          </w:rPr>
          <w:t>O</w:t>
        </w:r>
      </w:ins>
      <w:r w:rsidR="001D5E10" w:rsidRPr="00C9444E">
        <w:rPr>
          <w:rFonts w:ascii="Times New Roman" w:hAnsi="Times New Roman" w:cs="Times New Roman"/>
        </w:rPr>
        <w:t xml:space="preserve"> state </w:t>
      </w:r>
      <w:r w:rsidRPr="00C9444E">
        <w:rPr>
          <w:rFonts w:ascii="Times New Roman" w:hAnsi="Times New Roman" w:cs="Times New Roman"/>
        </w:rPr>
        <w:t>(</w:t>
      </w:r>
      <w:del w:id="918" w:author="Madeline Galbraith" w:date="2022-06-14T21:44:00Z">
        <w:r w:rsidRPr="00C9444E">
          <w:rPr>
            <w:rFonts w:ascii="Times New Roman" w:hAnsi="Times New Roman" w:cs="Times New Roman"/>
          </w:rPr>
          <w:delText>with smaller</w:delText>
        </w:r>
      </w:del>
      <w:ins w:id="919" w:author="Madeline Galbraith" w:date="2022-06-14T21:44:00Z">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the</w:t>
        </w:r>
      </w:ins>
      <w:r w:rsidR="00384E58">
        <w:rPr>
          <w:rFonts w:ascii="Times New Roman" w:hAnsi="Times New Roman" w:cs="Times New Roman"/>
        </w:rPr>
        <w:t xml:space="preserve"> </w:t>
      </w:r>
      <w:r w:rsidRPr="00C9444E">
        <w:rPr>
          <w:rFonts w:ascii="Times New Roman" w:hAnsi="Times New Roman" w:cs="Times New Roman"/>
        </w:rPr>
        <w:t>HIF-1</w:t>
      </w:r>
      <w:ins w:id="920" w:author="Madeline Galbraith" w:date="2022-06-14T21:44:00Z">
        <w:r w:rsidR="00384E58">
          <w:rPr>
            <w:rFonts w:ascii="Times New Roman" w:hAnsi="Times New Roman" w:cs="Times New Roman"/>
          </w:rPr>
          <w:t xml:space="preserve"> level is relatively low</w:t>
        </w:r>
      </w:ins>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del w:id="921" w:author="Madeline Galbraith" w:date="2022-06-14T21:44:00Z">
        <w:r w:rsidR="001D5E10" w:rsidRPr="00C9444E">
          <w:rPr>
            <w:rFonts w:ascii="Times New Roman" w:hAnsi="Times New Roman" w:cs="Times New Roman"/>
          </w:rPr>
          <w:delText>mesenchymal</w:delText>
        </w:r>
      </w:del>
      <w:ins w:id="922" w:author="Madeline Galbraith" w:date="2022-06-14T21:44:00Z">
        <w:r w:rsidR="00384E58">
          <w:rPr>
            <w:rFonts w:ascii="Times New Roman" w:hAnsi="Times New Roman" w:cs="Times New Roman"/>
          </w:rPr>
          <w:t>M</w:t>
        </w:r>
      </w:ins>
      <w:r w:rsidR="001D5E10" w:rsidRPr="00C9444E">
        <w:rPr>
          <w:rFonts w:ascii="Times New Roman" w:hAnsi="Times New Roman" w:cs="Times New Roman"/>
        </w:rPr>
        <w:t xml:space="preserve"> state is initially associated with the </w:t>
      </w:r>
      <w:del w:id="923" w:author="Madeline Galbraith" w:date="2022-06-14T21:44:00Z">
        <w:r w:rsidR="001D5E10" w:rsidRPr="00C9444E">
          <w:rPr>
            <w:rFonts w:ascii="Times New Roman" w:hAnsi="Times New Roman" w:cs="Times New Roman"/>
          </w:rPr>
          <w:delText>Warburg</w:delText>
        </w:r>
      </w:del>
      <w:ins w:id="924" w:author="Madeline Galbraith" w:date="2022-06-14T21:44:00Z">
        <w:r w:rsidR="00384E58">
          <w:rPr>
            <w:rFonts w:ascii="Times New Roman" w:hAnsi="Times New Roman" w:cs="Times New Roman"/>
          </w:rPr>
          <w:t>W</w:t>
        </w:r>
      </w:ins>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 xml:space="preserve">The correlation between the </w:t>
      </w:r>
      <w:del w:id="925" w:author="Madeline Galbraith" w:date="2022-06-14T21:44:00Z">
        <w:r w:rsidR="00242348" w:rsidRPr="00C9444E">
          <w:rPr>
            <w:rFonts w:ascii="Times New Roman" w:hAnsi="Times New Roman" w:cs="Times New Roman"/>
          </w:rPr>
          <w:delText>epithelial-OXPHOS</w:delText>
        </w:r>
      </w:del>
      <w:ins w:id="926" w:author="Madeline Galbraith" w:date="2022-06-14T21:44:00Z">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ins>
      <w:r w:rsidR="00242348" w:rsidRPr="00C9444E">
        <w:rPr>
          <w:rFonts w:ascii="Times New Roman" w:hAnsi="Times New Roman" w:cs="Times New Roman"/>
        </w:rPr>
        <w:t xml:space="preserve"> and </w:t>
      </w:r>
      <w:del w:id="927" w:author="Madeline Galbraith" w:date="2022-06-14T21:44:00Z">
        <w:r w:rsidR="00242348" w:rsidRPr="00C9444E">
          <w:rPr>
            <w:rFonts w:ascii="Times New Roman" w:hAnsi="Times New Roman" w:cs="Times New Roman"/>
          </w:rPr>
          <w:delText>mesenchymal-Warburg</w:delText>
        </w:r>
      </w:del>
      <w:ins w:id="928" w:author="Madeline Galbraith" w:date="2022-06-14T21:44:00Z">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ins>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del w:id="929" w:author="Madeline Galbraith" w:date="2022-06-14T21:44:00Z">
            <w:r w:rsidR="004C245F" w:rsidRPr="004C245F">
              <w:rPr>
                <w:rFonts w:ascii="Times New Roman" w:eastAsia="Times New Roman" w:hAnsi="Times New Roman" w:cs="Times New Roman"/>
                <w:color w:val="000000"/>
              </w:rPr>
              <w:delText>[30]</w:delText>
            </w:r>
          </w:del>
          <w:ins w:id="930" w:author="Madeline Galbraith" w:date="2022-06-14T21:44:00Z">
            <w:r w:rsidR="00AE6CCC" w:rsidRPr="00AE6CCC">
              <w:rPr>
                <w:rFonts w:ascii="Times New Roman" w:eastAsia="Times New Roman" w:hAnsi="Times New Roman" w:cs="Times New Roman"/>
                <w:color w:val="000000"/>
              </w:rPr>
              <w:t>[29]</w:t>
            </w:r>
          </w:ins>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del w:id="931" w:author="Madeline Galbraith" w:date="2022-06-14T21:44:00Z">
        <w:r w:rsidR="00A079C9" w:rsidRPr="00C9444E">
          <w:rPr>
            <w:rFonts w:ascii="Times New Roman" w:hAnsi="Times New Roman" w:cs="Times New Roman"/>
          </w:rPr>
          <w:delText xml:space="preserve">external </w:delText>
        </w:r>
        <w:r w:rsidR="009E4133" w:rsidRPr="00C9444E">
          <w:rPr>
            <w:rFonts w:ascii="Times New Roman" w:hAnsi="Times New Roman" w:cs="Times New Roman"/>
          </w:rPr>
          <w:delText>i</w:delText>
        </w:r>
        <w:r w:rsidR="00F672F0" w:rsidRPr="00C9444E">
          <w:rPr>
            <w:rFonts w:ascii="Times New Roman" w:hAnsi="Times New Roman" w:cs="Times New Roman"/>
          </w:rPr>
          <w:delText>nput to</w:delText>
        </w:r>
      </w:del>
      <w:ins w:id="932" w:author="Madeline Galbraith" w:date="2022-06-14T21:44:00Z">
        <w:r w:rsidR="00384E58">
          <w:rPr>
            <w:rFonts w:ascii="Times New Roman" w:hAnsi="Times New Roman" w:cs="Times New Roman"/>
          </w:rPr>
          <w:t>EMT-inducing signals such as TGF-β that can activate</w:t>
        </w:r>
      </w:ins>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del w:id="933" w:author="Madeline Galbraith" w:date="2022-06-14T21:44:00Z">
        <w:r w:rsidR="00F672F0" w:rsidRPr="00C9444E">
          <w:rPr>
            <w:rFonts w:ascii="Times New Roman" w:hAnsi="Times New Roman" w:cs="Times New Roman"/>
          </w:rPr>
          <w:delText>presence</w:delText>
        </w:r>
      </w:del>
      <w:ins w:id="934" w:author="Madeline Galbraith" w:date="2022-06-14T21:44:00Z">
        <w:r w:rsidR="00384E58">
          <w:rPr>
            <w:rFonts w:ascii="Times New Roman" w:hAnsi="Times New Roman" w:cs="Times New Roman"/>
          </w:rPr>
          <w:t>stability</w:t>
        </w:r>
      </w:ins>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w:t>
      </w:r>
      <w:del w:id="935" w:author="Madeline Galbraith" w:date="2022-06-14T21:44:00Z">
        <w:r w:rsidR="00F672F0" w:rsidRPr="00C9444E">
          <w:rPr>
            <w:rFonts w:ascii="Times New Roman" w:hAnsi="Times New Roman" w:cs="Times New Roman"/>
          </w:rPr>
          <w:delText>increasing th</w:delText>
        </w:r>
        <w:r w:rsidR="00A079C9" w:rsidRPr="00C9444E">
          <w:rPr>
            <w:rFonts w:ascii="Times New Roman" w:hAnsi="Times New Roman" w:cs="Times New Roman"/>
          </w:rPr>
          <w:delText>is</w:delText>
        </w:r>
        <w:r w:rsidR="00F672F0" w:rsidRPr="00C9444E">
          <w:rPr>
            <w:rFonts w:ascii="Times New Roman" w:hAnsi="Times New Roman" w:cs="Times New Roman"/>
          </w:rPr>
          <w:delText xml:space="preserve"> </w:delText>
        </w:r>
        <w:r w:rsidR="009E4133" w:rsidRPr="00C9444E">
          <w:rPr>
            <w:rFonts w:ascii="Times New Roman" w:hAnsi="Times New Roman" w:cs="Times New Roman"/>
          </w:rPr>
          <w:delText>i</w:delText>
        </w:r>
        <w:r w:rsidR="00F672F0" w:rsidRPr="00C9444E">
          <w:rPr>
            <w:rFonts w:ascii="Times New Roman" w:hAnsi="Times New Roman" w:cs="Times New Roman"/>
          </w:rPr>
          <w:delText xml:space="preserve">nput pushes the system towards mesenchymal </w:delText>
        </w:r>
      </w:del>
      <w:ins w:id="936" w:author="Madeline Galbraith" w:date="2022-06-14T21:44:00Z">
        <w:r w:rsidR="00384E58">
          <w:rPr>
            <w:rFonts w:ascii="Times New Roman" w:hAnsi="Times New Roman" w:cs="Times New Roman"/>
          </w:rPr>
          <w:t>therefore the coupled states</w:t>
        </w:r>
      </w:ins>
      <w:r w:rsidR="00F672F0" w:rsidRPr="00C9444E">
        <w:rPr>
          <w:rFonts w:ascii="Times New Roman" w:hAnsi="Times New Roman" w:cs="Times New Roman"/>
        </w:rPr>
        <w:t>(see Fig. S1</w:t>
      </w:r>
      <w:r w:rsidR="00E036B3" w:rsidRPr="00C9444E">
        <w:rPr>
          <w:rFonts w:ascii="Times New Roman" w:hAnsi="Times New Roman" w:cs="Times New Roman"/>
        </w:rPr>
        <w:t>1</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xml:space="preserve">, AMPK </w:t>
      </w:r>
      <w:r w:rsidR="000662BA" w:rsidRPr="00C9444E">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0662BA" w:rsidRPr="00C9444E">
        <w:rPr>
          <w:rFonts w:ascii="Times New Roman" w:hAnsi="Times New Roman" w:cs="Times New Roman"/>
        </w:rPr>
        <w:t xml:space="preserve"> </w:t>
      </w:r>
      <w:r w:rsidR="00851F04" w:rsidRPr="00C9444E">
        <w:rPr>
          <w:rFonts w:ascii="Times New Roman" w:hAnsi="Times New Roman" w:cs="Times New Roman"/>
        </w:rPr>
        <w:t xml:space="preserve">pushes the EMT network to adopt an </w:t>
      </w:r>
      <w:del w:id="937" w:author="Madeline Galbraith" w:date="2022-06-14T21:44:00Z">
        <w:r w:rsidR="00851F04" w:rsidRPr="00C9444E">
          <w:rPr>
            <w:rFonts w:ascii="Times New Roman" w:hAnsi="Times New Roman" w:cs="Times New Roman"/>
          </w:rPr>
          <w:delText xml:space="preserve">epithelial phenotype </w:delText>
        </w:r>
      </w:del>
      <w:ins w:id="938" w:author="Madeline Galbraith" w:date="2022-06-14T21:44:00Z">
        <w:r w:rsidR="004B6ACB">
          <w:rPr>
            <w:rFonts w:ascii="Times New Roman" w:hAnsi="Times New Roman" w:cs="Times New Roman"/>
          </w:rPr>
          <w:t>E state</w:t>
        </w:r>
        <w:r w:rsidR="00851F04" w:rsidRPr="00C9444E">
          <w:rPr>
            <w:rFonts w:ascii="Times New Roman" w:hAnsi="Times New Roman" w:cs="Times New Roman"/>
          </w:rPr>
          <w:t xml:space="preserve"> </w:t>
        </w:r>
      </w:ins>
      <w:r w:rsidR="00851F04" w:rsidRPr="00C9444E">
        <w:rPr>
          <w:rFonts w:ascii="Times New Roman" w:hAnsi="Times New Roman" w:cs="Times New Roman"/>
        </w:rPr>
        <w:t xml:space="preserve">and suppresses the E/M state </w:t>
      </w:r>
      <w:del w:id="939" w:author="Madeline Galbraith" w:date="2022-06-14T21:44:00Z">
        <w:r w:rsidR="00851F04" w:rsidRPr="00C9444E">
          <w:rPr>
            <w:rFonts w:ascii="Times New Roman" w:hAnsi="Times New Roman" w:cs="Times New Roman"/>
          </w:rPr>
          <w:delText xml:space="preserve">before </w:delText>
        </w:r>
        <w:r w:rsidR="007F0C22" w:rsidRPr="00C9444E">
          <w:rPr>
            <w:rFonts w:ascii="Times New Roman" w:hAnsi="Times New Roman" w:cs="Times New Roman"/>
          </w:rPr>
          <w:delText>suppressing</w:delText>
        </w:r>
      </w:del>
      <w:ins w:id="940" w:author="Madeline Galbraith" w:date="2022-06-14T21:44:00Z">
        <w:r w:rsidR="004B6ACB">
          <w:rPr>
            <w:rFonts w:ascii="Times New Roman" w:hAnsi="Times New Roman" w:cs="Times New Roman"/>
          </w:rPr>
          <w:t>followed by</w:t>
        </w:r>
      </w:ins>
      <w:r w:rsidR="004B6ACB">
        <w:rPr>
          <w:rFonts w:ascii="Times New Roman" w:hAnsi="Times New Roman" w:cs="Times New Roman"/>
        </w:rPr>
        <w:t xml:space="preserve"> the </w:t>
      </w:r>
      <w:del w:id="941" w:author="Madeline Galbraith" w:date="2022-06-14T21:44:00Z">
        <w:r w:rsidR="00851F04" w:rsidRPr="00C9444E">
          <w:rPr>
            <w:rFonts w:ascii="Times New Roman" w:hAnsi="Times New Roman" w:cs="Times New Roman"/>
          </w:rPr>
          <w:delText>mesenchymal</w:delText>
        </w:r>
      </w:del>
      <w:ins w:id="942" w:author="Madeline Galbraith" w:date="2022-06-14T21:44:00Z">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ins>
      <w:r w:rsidR="00851F04" w:rsidRPr="00C9444E">
        <w:rPr>
          <w:rFonts w:ascii="Times New Roman" w:hAnsi="Times New Roman" w:cs="Times New Roman"/>
        </w:rPr>
        <w:t xml:space="preserve"> state (Fig. </w:t>
      </w:r>
      <w:r w:rsidR="002C76E3" w:rsidRPr="00C9444E">
        <w:rPr>
          <w:rFonts w:ascii="Times New Roman" w:hAnsi="Times New Roman" w:cs="Times New Roman"/>
        </w:rPr>
        <w:t>5B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851F04" w:rsidRPr="00C9444E">
        <w:rPr>
          <w:rFonts w:ascii="Times New Roman" w:hAnsi="Times New Roman" w:cs="Times New Roman"/>
        </w:rPr>
        <w:t xml:space="preserve">). </w:t>
      </w:r>
      <w:r w:rsidR="004869E7" w:rsidRPr="00C9444E">
        <w:rPr>
          <w:rFonts w:ascii="Times New Roman" w:hAnsi="Times New Roman" w:cs="Times New Roman"/>
        </w:rPr>
        <w:lastRenderedPageBreak/>
        <w:t xml:space="preserve">Similarly, AMPK </w:t>
      </w:r>
      <w:ins w:id="943" w:author="Madeline Galbraith" w:date="2022-06-14T21:44:00Z">
        <w:r w:rsidR="004B6ACB">
          <w:rPr>
            <w:rFonts w:ascii="Times New Roman" w:hAnsi="Times New Roman" w:cs="Times New Roman"/>
          </w:rPr>
          <w:t xml:space="preserve">mediated </w:t>
        </w:r>
      </w:ins>
      <w:r w:rsidR="004869E7" w:rsidRPr="00C9444E">
        <w:rPr>
          <w:rFonts w:ascii="Times New Roman" w:hAnsi="Times New Roman" w:cs="Times New Roman"/>
        </w:rPr>
        <w:t xml:space="preserve">downregulation </w:t>
      </w:r>
      <w:r w:rsidR="0037548D" w:rsidRPr="00C9444E">
        <w:rPr>
          <w:rFonts w:ascii="Times New Roman" w:hAnsi="Times New Roman" w:cs="Times New Roman"/>
        </w:rPr>
        <w:t xml:space="preserve">of </w:t>
      </w:r>
      <w:r w:rsidR="004869E7" w:rsidRPr="00C9444E">
        <w:rPr>
          <w:rFonts w:ascii="Times New Roman" w:hAnsi="Times New Roman" w:cs="Times New Roman"/>
        </w:rPr>
        <w:t xml:space="preserve">ZEB </w:t>
      </w:r>
      <w:r w:rsidR="0037548D" w:rsidRPr="00C9444E">
        <w:rPr>
          <w:rFonts w:ascii="Times New Roman" w:hAnsi="Times New Roman" w:cs="Times New Roman"/>
        </w:rPr>
        <w:t>and/</w:t>
      </w:r>
      <w:r w:rsidR="004869E7" w:rsidRPr="00C9444E">
        <w:rPr>
          <w:rFonts w:ascii="Times New Roman" w:hAnsi="Times New Roman" w:cs="Times New Roman"/>
        </w:rPr>
        <w:t xml:space="preserve">or SNAIL has </w:t>
      </w:r>
      <w:del w:id="944" w:author="Madeline Galbraith" w:date="2022-06-14T21:44:00Z">
        <w:r w:rsidR="004869E7" w:rsidRPr="00C9444E">
          <w:rPr>
            <w:rFonts w:ascii="Times New Roman" w:hAnsi="Times New Roman" w:cs="Times New Roman"/>
          </w:rPr>
          <w:delText>a corresponding</w:delText>
        </w:r>
      </w:del>
      <w:ins w:id="945" w:author="Madeline Galbraith" w:date="2022-06-14T21:44:00Z">
        <w:r w:rsidR="004869E7" w:rsidRPr="00C9444E">
          <w:rPr>
            <w:rFonts w:ascii="Times New Roman" w:hAnsi="Times New Roman" w:cs="Times New Roman"/>
          </w:rPr>
          <w:t>a</w:t>
        </w:r>
        <w:r w:rsidR="002B5DB8">
          <w:rPr>
            <w:rFonts w:ascii="Times New Roman" w:hAnsi="Times New Roman" w:cs="Times New Roman"/>
          </w:rPr>
          <w:t>n</w:t>
        </w:r>
        <w:r w:rsidR="004869E7" w:rsidRPr="00C9444E">
          <w:rPr>
            <w:rFonts w:ascii="Times New Roman" w:hAnsi="Times New Roman" w:cs="Times New Roman"/>
          </w:rPr>
          <w:t xml:space="preserve"> </w:t>
        </w:r>
        <w:r w:rsidR="002B5DB8">
          <w:rPr>
            <w:rFonts w:ascii="Times New Roman" w:hAnsi="Times New Roman" w:cs="Times New Roman"/>
          </w:rPr>
          <w:t>analogous</w:t>
        </w:r>
      </w:ins>
      <w:r w:rsidR="004869E7" w:rsidRPr="00C9444E">
        <w:rPr>
          <w:rFonts w:ascii="Times New Roman" w:hAnsi="Times New Roman" w:cs="Times New Roman"/>
        </w:rPr>
        <w:t xml:space="preserve"> effect</w:t>
      </w:r>
      <w:r w:rsidR="00C73E31">
        <w:rPr>
          <w:rFonts w:ascii="Times New Roman" w:hAnsi="Times New Roman" w:cs="Times New Roman"/>
        </w:rPr>
        <w:t xml:space="preserve"> </w:t>
      </w:r>
      <w:ins w:id="946" w:author="Madeline Galbraith" w:date="2022-06-14T21:44:00Z">
        <w:r w:rsidR="00C73E31">
          <w:rPr>
            <w:rFonts w:ascii="Times New Roman" w:hAnsi="Times New Roman" w:cs="Times New Roman"/>
          </w:rPr>
          <w:t>to AMPK upregulating</w:t>
        </w:r>
        <w:r w:rsidR="004869E7" w:rsidRPr="00C9444E">
          <w:rPr>
            <w:rFonts w:ascii="Times New Roman" w:hAnsi="Times New Roman" w:cs="Times New Roman"/>
          </w:rPr>
          <w:t xml:space="preserve"> </w:t>
        </w:r>
      </w:ins>
      <m:oMath>
        <m:sSub>
          <m:sSubPr>
            <m:ctrlPr>
              <w:ins w:id="947" w:author="Madeline Galbraith" w:date="2022-06-14T21:44:00Z">
                <w:rPr>
                  <w:rFonts w:ascii="Cambria Math" w:hAnsi="Cambria Math" w:cs="Times New Roman"/>
                </w:rPr>
              </w:ins>
            </m:ctrlPr>
          </m:sSubPr>
          <m:e>
            <m:r>
              <w:ins w:id="948" w:author="Madeline Galbraith" w:date="2022-06-14T21:44:00Z">
                <w:rPr>
                  <w:rFonts w:ascii="Cambria Math" w:hAnsi="Cambria Math" w:cs="Times New Roman"/>
                </w:rPr>
                <m:t>μ</m:t>
              </w:ins>
            </m:r>
          </m:e>
          <m:sub>
            <m:r>
              <w:ins w:id="949" w:author="Madeline Galbraith" w:date="2022-06-14T21:44:00Z">
                <w:rPr>
                  <w:rFonts w:ascii="Cambria Math" w:hAnsi="Cambria Math" w:cs="Times New Roman"/>
                </w:rPr>
                <m:t>200</m:t>
              </w:ins>
            </m:r>
          </m:sub>
        </m:sSub>
      </m:oMath>
      <w:ins w:id="950" w:author="Madeline Galbraith" w:date="2022-06-14T21:44:00Z">
        <w:r w:rsidR="007A59A5">
          <w:rPr>
            <w:rFonts w:ascii="Times New Roman" w:eastAsiaTheme="minorEastAsia" w:hAnsi="Times New Roman" w:cs="Times New Roman"/>
          </w:rPr>
          <w:t xml:space="preserve"> </w:t>
        </w:r>
      </w:ins>
      <w:r w:rsidR="004869E7" w:rsidRPr="00C9444E">
        <w:rPr>
          <w:rFonts w:ascii="Times New Roman" w:hAnsi="Times New Roman" w:cs="Times New Roman"/>
        </w:rPr>
        <w:t xml:space="preserve">on the expression of the E/M state and the </w:t>
      </w:r>
      <w:del w:id="951" w:author="Madeline Galbraith" w:date="2022-06-14T21:44:00Z">
        <w:r w:rsidR="004869E7" w:rsidRPr="00C9444E">
          <w:rPr>
            <w:rFonts w:ascii="Times New Roman" w:hAnsi="Times New Roman" w:cs="Times New Roman"/>
          </w:rPr>
          <w:delText>systems</w:delText>
        </w:r>
      </w:del>
      <w:ins w:id="952" w:author="Madeline Galbraith" w:date="2022-06-14T21:44:00Z">
        <w:r w:rsidR="004869E7" w:rsidRPr="00C9444E">
          <w:rPr>
            <w:rFonts w:ascii="Times New Roman" w:hAnsi="Times New Roman" w:cs="Times New Roman"/>
          </w:rPr>
          <w:t>system</w:t>
        </w:r>
      </w:ins>
      <w:r w:rsidR="004869E7" w:rsidRPr="00C9444E">
        <w:rPr>
          <w:rFonts w:ascii="Times New Roman" w:hAnsi="Times New Roman" w:cs="Times New Roman"/>
        </w:rPr>
        <w:t xml:space="preserve"> saturate</w:t>
      </w:r>
      <w:r w:rsidR="0037548D" w:rsidRPr="00C9444E">
        <w:rPr>
          <w:rFonts w:ascii="Times New Roman" w:hAnsi="Times New Roman" w:cs="Times New Roman"/>
        </w:rPr>
        <w:t>s</w:t>
      </w:r>
      <w:r w:rsidR="004869E7" w:rsidRPr="00C9444E">
        <w:rPr>
          <w:rFonts w:ascii="Times New Roman" w:hAnsi="Times New Roman" w:cs="Times New Roman"/>
        </w:rPr>
        <w:t xml:space="preserve"> near fully </w:t>
      </w:r>
      <w:del w:id="953" w:author="Madeline Galbraith" w:date="2022-06-14T21:44:00Z">
        <w:r w:rsidR="004869E7" w:rsidRPr="00C9444E">
          <w:rPr>
            <w:rFonts w:ascii="Times New Roman" w:hAnsi="Times New Roman" w:cs="Times New Roman"/>
          </w:rPr>
          <w:delText>mesenchymal</w:delText>
        </w:r>
      </w:del>
      <w:ins w:id="954" w:author="Madeline Galbraith" w:date="2022-06-14T21:44:00Z">
        <w:r w:rsidR="002B5DB8">
          <w:rPr>
            <w:rFonts w:ascii="Times New Roman" w:hAnsi="Times New Roman" w:cs="Times New Roman"/>
          </w:rPr>
          <w:t>epithelial</w:t>
        </w:r>
      </w:ins>
      <w:r w:rsidR="004869E7" w:rsidRPr="00C9444E">
        <w:rPr>
          <w:rFonts w:ascii="Times New Roman" w:hAnsi="Times New Roman" w:cs="Times New Roman"/>
        </w:rPr>
        <w:t xml:space="preserve"> (Fig. S1</w:t>
      </w:r>
      <w:r w:rsidR="00E036B3" w:rsidRPr="00C9444E">
        <w:rPr>
          <w:rFonts w:ascii="Times New Roman" w:hAnsi="Times New Roman" w:cs="Times New Roman"/>
        </w:rPr>
        <w:t>3</w:t>
      </w:r>
      <w:r w:rsidR="004869E7" w:rsidRPr="00C9444E">
        <w:rPr>
          <w:rFonts w:ascii="Times New Roman" w:hAnsi="Times New Roman" w:cs="Times New Roman"/>
        </w:rPr>
        <w:t xml:space="preserve"> and S1</w:t>
      </w:r>
      <w:r w:rsidR="00E036B3" w:rsidRPr="00C9444E">
        <w:rPr>
          <w:rFonts w:ascii="Times New Roman" w:hAnsi="Times New Roman" w:cs="Times New Roman"/>
        </w:rPr>
        <w:t>4</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del w:id="955" w:author="Madeline Galbraith" w:date="2022-06-14T21:44:00Z">
        <w:r w:rsidR="00851F04" w:rsidRPr="00C9444E">
          <w:rPr>
            <w:rFonts w:ascii="Times New Roman" w:hAnsi="Times New Roman" w:cs="Times New Roman"/>
          </w:rPr>
          <w:delText>if</w:delText>
        </w:r>
      </w:del>
      <w:ins w:id="956" w:author="Madeline Galbraith" w:date="2022-06-14T21:44:00Z">
        <w:r w:rsidR="004B6ACB">
          <w:rPr>
            <w:rFonts w:ascii="Times New Roman" w:hAnsi="Times New Roman" w:cs="Times New Roman"/>
          </w:rPr>
          <w:t>when</w:t>
        </w:r>
      </w:ins>
      <w:r w:rsidR="00851F04" w:rsidRPr="00C9444E">
        <w:rPr>
          <w:rFonts w:ascii="Times New Roman" w:hAnsi="Times New Roman" w:cs="Times New Roman"/>
        </w:rPr>
        <w:t xml:space="preserve"> AMPK </w:t>
      </w:r>
      <w:del w:id="957" w:author="Madeline Galbraith" w:date="2022-06-14T21:44:00Z">
        <w:r w:rsidR="00851F04" w:rsidRPr="00C9444E">
          <w:rPr>
            <w:rFonts w:ascii="Times New Roman" w:hAnsi="Times New Roman" w:cs="Times New Roman"/>
          </w:rPr>
          <w:delText>is regulating</w:delText>
        </w:r>
      </w:del>
      <w:ins w:id="958" w:author="Madeline Galbraith" w:date="2022-06-14T21:44:00Z">
        <w:r w:rsidR="004B6ACB">
          <w:rPr>
            <w:rFonts w:ascii="Times New Roman" w:hAnsi="Times New Roman" w:cs="Times New Roman"/>
          </w:rPr>
          <w:t>regulates</w:t>
        </w:r>
      </w:ins>
      <w:r w:rsidR="00851F04" w:rsidRPr="00C9444E">
        <w:rPr>
          <w:rFonts w:ascii="Times New Roman" w:hAnsi="Times New Roman" w:cs="Times New Roman"/>
        </w:rPr>
        <w:t xml:space="preserve"> the EMT circuit</w:t>
      </w:r>
      <w:ins w:id="959" w:author="Madeline Galbraith" w:date="2022-06-14T21:44:00Z">
        <w:r w:rsidR="004B6ACB">
          <w:rPr>
            <w:rFonts w:ascii="Times New Roman" w:hAnsi="Times New Roman" w:cs="Times New Roman"/>
          </w:rPr>
          <w:t xml:space="preserve"> alone</w:t>
        </w:r>
      </w:ins>
      <w:r w:rsidR="00851F04" w:rsidRPr="00C9444E">
        <w:rPr>
          <w:rFonts w:ascii="Times New Roman" w:hAnsi="Times New Roman" w:cs="Times New Roman"/>
        </w:rPr>
        <w:t xml:space="preserve">, the </w:t>
      </w:r>
      <w:del w:id="960" w:author="Madeline Galbraith" w:date="2022-06-14T21:44:00Z">
        <w:r w:rsidR="00851F04" w:rsidRPr="00C9444E">
          <w:rPr>
            <w:rFonts w:ascii="Times New Roman" w:hAnsi="Times New Roman" w:cs="Times New Roman"/>
          </w:rPr>
          <w:delText>epithelial</w:delText>
        </w:r>
      </w:del>
      <w:ins w:id="961" w:author="Madeline Galbraith" w:date="2022-06-14T21:44:00Z">
        <w:r w:rsidR="004B6ACB">
          <w:rPr>
            <w:rFonts w:ascii="Times New Roman" w:hAnsi="Times New Roman" w:cs="Times New Roman"/>
          </w:rPr>
          <w:t>E</w:t>
        </w:r>
      </w:ins>
      <w:r w:rsidR="00851F04" w:rsidRPr="00C9444E">
        <w:rPr>
          <w:rFonts w:ascii="Times New Roman" w:hAnsi="Times New Roman" w:cs="Times New Roman"/>
        </w:rPr>
        <w:t xml:space="preserve"> and </w:t>
      </w:r>
      <w:del w:id="962" w:author="Madeline Galbraith" w:date="2022-06-14T21:44:00Z">
        <w:r w:rsidR="00851F04" w:rsidRPr="00C9444E">
          <w:rPr>
            <w:rFonts w:ascii="Times New Roman" w:hAnsi="Times New Roman" w:cs="Times New Roman"/>
          </w:rPr>
          <w:delText>mesenchymal</w:delText>
        </w:r>
      </w:del>
      <w:ins w:id="963" w:author="Madeline Galbraith" w:date="2022-06-14T21:44:00Z">
        <w:r w:rsidR="004B6ACB">
          <w:rPr>
            <w:rFonts w:ascii="Times New Roman" w:hAnsi="Times New Roman" w:cs="Times New Roman"/>
          </w:rPr>
          <w:t>M</w:t>
        </w:r>
      </w:ins>
      <w:r w:rsidR="00851F04" w:rsidRPr="00C9444E">
        <w:rPr>
          <w:rFonts w:ascii="Times New Roman" w:hAnsi="Times New Roman" w:cs="Times New Roman"/>
        </w:rPr>
        <w:t xml:space="preserve"> states are still most associated with the </w:t>
      </w:r>
      <w:del w:id="964" w:author="Madeline Galbraith" w:date="2022-06-14T21:44:00Z">
        <w:r w:rsidR="00851F04" w:rsidRPr="00C9444E">
          <w:rPr>
            <w:rFonts w:ascii="Times New Roman" w:hAnsi="Times New Roman" w:cs="Times New Roman"/>
          </w:rPr>
          <w:delText>OXPHOS</w:delText>
        </w:r>
      </w:del>
      <w:ins w:id="965" w:author="Madeline Galbraith" w:date="2022-06-14T21:44:00Z">
        <w:r w:rsidR="004B6ACB">
          <w:rPr>
            <w:rFonts w:ascii="Times New Roman" w:hAnsi="Times New Roman" w:cs="Times New Roman"/>
          </w:rPr>
          <w:t>O</w:t>
        </w:r>
      </w:ins>
      <w:r w:rsidR="00851F04" w:rsidRPr="00C9444E">
        <w:rPr>
          <w:rFonts w:ascii="Times New Roman" w:hAnsi="Times New Roman" w:cs="Times New Roman"/>
        </w:rPr>
        <w:t xml:space="preserve"> and </w:t>
      </w:r>
      <w:del w:id="966" w:author="Madeline Galbraith" w:date="2022-06-14T21:44:00Z">
        <w:r w:rsidR="00851F04" w:rsidRPr="00C9444E">
          <w:rPr>
            <w:rFonts w:ascii="Times New Roman" w:hAnsi="Times New Roman" w:cs="Times New Roman"/>
          </w:rPr>
          <w:delText>Warburg metabolic phenotypes</w:delText>
        </w:r>
      </w:del>
      <w:ins w:id="967" w:author="Madeline Galbraith" w:date="2022-06-14T21:44:00Z">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ins>
      <w:r w:rsidR="00851F04" w:rsidRPr="00C9444E">
        <w:rPr>
          <w:rFonts w:ascii="Times New Roman" w:hAnsi="Times New Roman" w:cs="Times New Roman"/>
        </w:rPr>
        <w:t>, respectively</w:t>
      </w:r>
      <w:r w:rsidR="00A218E9" w:rsidRPr="00C9444E">
        <w:rPr>
          <w:rFonts w:ascii="Times New Roman" w:hAnsi="Times New Roman" w:cs="Times New Roman"/>
        </w:rPr>
        <w:t>. However,</w:t>
      </w:r>
      <w:r w:rsidR="00851F04" w:rsidRPr="00C9444E">
        <w:rPr>
          <w:rFonts w:ascii="Times New Roman" w:hAnsi="Times New Roman" w:cs="Times New Roman"/>
        </w:rPr>
        <w:t xml:space="preserve"> the E/M state </w:t>
      </w:r>
      <w:r w:rsidR="00A218E9" w:rsidRPr="00C9444E">
        <w:rPr>
          <w:rFonts w:ascii="Times New Roman" w:hAnsi="Times New Roman" w:cs="Times New Roman"/>
        </w:rPr>
        <w:t xml:space="preserve">for AMPK driven crosstalk </w:t>
      </w:r>
      <w:r w:rsidR="00851F04" w:rsidRPr="00C9444E">
        <w:rPr>
          <w:rFonts w:ascii="Times New Roman" w:hAnsi="Times New Roman" w:cs="Times New Roman"/>
        </w:rPr>
        <w:t xml:space="preserve">is associated with the </w:t>
      </w:r>
      <w:del w:id="968" w:author="Madeline Galbraith" w:date="2022-06-14T21:44:00Z">
        <w:r w:rsidR="00851F04" w:rsidRPr="00C9444E">
          <w:rPr>
            <w:rFonts w:ascii="Times New Roman" w:hAnsi="Times New Roman" w:cs="Times New Roman"/>
          </w:rPr>
          <w:delText>Warburg</w:delText>
        </w:r>
      </w:del>
      <w:ins w:id="969" w:author="Madeline Galbraith" w:date="2022-06-14T21:44:00Z">
        <w:r w:rsidR="004B6ACB">
          <w:rPr>
            <w:rFonts w:ascii="Times New Roman" w:hAnsi="Times New Roman" w:cs="Times New Roman"/>
          </w:rPr>
          <w:t>W</w:t>
        </w:r>
      </w:ins>
      <w:r w:rsidR="00851F04" w:rsidRPr="00C9444E">
        <w:rPr>
          <w:rFonts w:ascii="Times New Roman" w:hAnsi="Times New Roman" w:cs="Times New Roman"/>
        </w:rPr>
        <w:t xml:space="preserve"> state</w:t>
      </w:r>
      <w:r w:rsidR="00A218E9" w:rsidRPr="00C9444E">
        <w:rPr>
          <w:rFonts w:ascii="Times New Roman" w:hAnsi="Times New Roman" w:cs="Times New Roman"/>
        </w:rPr>
        <w:t xml:space="preserve">. This is in direct contract to HIF-1 driven crosstalk in which the E/M state is coupled with </w:t>
      </w:r>
      <w:del w:id="970" w:author="Madeline Galbraith" w:date="2022-06-14T21:44:00Z">
        <w:r w:rsidR="00A218E9" w:rsidRPr="00C9444E">
          <w:rPr>
            <w:rFonts w:ascii="Times New Roman" w:hAnsi="Times New Roman" w:cs="Times New Roman"/>
          </w:rPr>
          <w:delText>OXPHOS metabolism.</w:delText>
        </w:r>
      </w:del>
      <w:ins w:id="971" w:author="Madeline Galbraith" w:date="2022-06-14T21:44:00Z">
        <w:r w:rsidR="004B6ACB">
          <w:rPr>
            <w:rFonts w:ascii="Times New Roman" w:hAnsi="Times New Roman" w:cs="Times New Roman"/>
          </w:rPr>
          <w:t>O state</w:t>
        </w:r>
        <w:r w:rsidR="00A218E9" w:rsidRPr="00C9444E">
          <w:rPr>
            <w:rFonts w:ascii="Times New Roman" w:hAnsi="Times New Roman" w:cs="Times New Roman"/>
          </w:rPr>
          <w:t>.</w:t>
        </w:r>
      </w:ins>
      <w:r w:rsidR="00A218E9" w:rsidRPr="00C9444E">
        <w:rPr>
          <w:rFonts w:ascii="Times New Roman" w:hAnsi="Times New Roman" w:cs="Times New Roman"/>
        </w:rPr>
        <w:t xml:space="preserve"> </w:t>
      </w:r>
      <w:r w:rsidR="004B6ACB">
        <w:rPr>
          <w:rFonts w:ascii="Times New Roman" w:hAnsi="Times New Roman" w:cs="Times New Roman"/>
        </w:rPr>
        <w:t xml:space="preserve">The </w:t>
      </w:r>
      <w:del w:id="972" w:author="Madeline Galbraith" w:date="2022-06-14T21:44:00Z">
        <w:r w:rsidR="00A218E9" w:rsidRPr="00C9444E">
          <w:rPr>
            <w:rFonts w:ascii="Times New Roman" w:hAnsi="Times New Roman" w:cs="Times New Roman"/>
          </w:rPr>
          <w:delText>dependence of the coupled metabolic phenotype on the regulator of the crosstalk link , suggests</w:delText>
        </w:r>
      </w:del>
      <w:ins w:id="973" w:author="Madeline Galbraith" w:date="2022-06-14T21:44:00Z">
        <w:r w:rsidR="004B6ACB">
          <w:rPr>
            <w:rFonts w:ascii="Times New Roman" w:hAnsi="Times New Roman" w:cs="Times New Roman"/>
          </w:rPr>
          <w:t>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that</w:t>
        </w:r>
      </w:ins>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del w:id="974" w:author="Madeline Galbraith" w:date="2022-06-14T21:44:00Z">
        <w:r w:rsidR="00A218E9" w:rsidRPr="00C9444E">
          <w:rPr>
            <w:rFonts w:ascii="Times New Roman" w:hAnsi="Times New Roman" w:cs="Times New Roman"/>
          </w:rPr>
          <w:delText>phenotype</w:delText>
        </w:r>
      </w:del>
      <w:ins w:id="975" w:author="Madeline Galbraith" w:date="2022-06-14T21:44:00Z">
        <w:r w:rsidR="00A7510D">
          <w:rPr>
            <w:rFonts w:ascii="Times New Roman" w:hAnsi="Times New Roman" w:cs="Times New Roman"/>
          </w:rPr>
          <w:t>state</w:t>
        </w:r>
      </w:ins>
      <w:r w:rsidR="007F0C22" w:rsidRPr="00C9444E">
        <w:rPr>
          <w:rFonts w:ascii="Times New Roman" w:hAnsi="Times New Roman" w:cs="Times New Roman"/>
        </w:rPr>
        <w:t xml:space="preserve"> and that this state has </w:t>
      </w:r>
      <w:del w:id="976" w:author="Madeline Galbraith" w:date="2022-06-14T21:44:00Z">
        <w:r w:rsidR="007F0C22" w:rsidRPr="00C9444E">
          <w:rPr>
            <w:rFonts w:ascii="Times New Roman" w:hAnsi="Times New Roman" w:cs="Times New Roman"/>
          </w:rPr>
          <w:delText>a relatively flexible metabolism</w:delText>
        </w:r>
      </w:del>
      <w:ins w:id="977" w:author="Madeline Galbraith" w:date="2022-06-14T21:44:00Z">
        <w:r w:rsidR="004B6ACB">
          <w:rPr>
            <w:rFonts w:ascii="Times New Roman" w:hAnsi="Times New Roman" w:cs="Times New Roman"/>
          </w:rPr>
          <w:t>metabolic plasticity to mix and match different metabolic phenotypes</w:t>
        </w:r>
      </w:ins>
      <w:r w:rsidR="004B6ACB">
        <w:rPr>
          <w:rFonts w:ascii="Times New Roman" w:hAnsi="Times New Roman" w:cs="Times New Roman"/>
        </w:rPr>
        <w:t>.</w:t>
      </w:r>
      <w:r w:rsidR="00A218E9" w:rsidRPr="00C9444E">
        <w:rPr>
          <w:rFonts w:ascii="Times New Roman" w:hAnsi="Times New Roman" w:cs="Times New Roman"/>
        </w:rPr>
        <w:t xml:space="preserve"> </w:t>
      </w:r>
    </w:p>
    <w:p w14:paraId="4ED7FB30" w14:textId="7FE32DB9" w:rsidR="00A5060C" w:rsidRPr="00C9444E" w:rsidRDefault="00F37624" w:rsidP="006735CD">
      <w:pPr>
        <w:pStyle w:val="BodyText"/>
        <w:spacing w:line="480" w:lineRule="auto"/>
        <w:ind w:firstLine="720"/>
        <w:rPr>
          <w:rFonts w:ascii="Times New Roman" w:hAnsi="Times New Roman" w:cs="Times New Roman"/>
        </w:rPr>
      </w:pPr>
      <w:r>
        <w:rPr>
          <w:rFonts w:ascii="Times New Roman" w:hAnsi="Times New Roman" w:cs="Times New Roman"/>
        </w:rPr>
        <w:t xml:space="preserve">The </w:t>
      </w:r>
      <w:del w:id="978" w:author="Madeline Galbraith" w:date="2022-06-14T21:44:00Z">
        <w:r w:rsidR="00A5060C" w:rsidRPr="00C9444E">
          <w:rPr>
            <w:rFonts w:ascii="Times New Roman" w:hAnsi="Times New Roman" w:cs="Times New Roman"/>
          </w:rPr>
          <w:delText xml:space="preserve">sets of coupled phenotypes present can be compared between </w:delText>
        </w:r>
        <w:r w:rsidR="007F0C22" w:rsidRPr="00C9444E">
          <w:rPr>
            <w:rFonts w:ascii="Times New Roman" w:hAnsi="Times New Roman" w:cs="Times New Roman"/>
          </w:rPr>
          <w:delText xml:space="preserve">models with </w:delText>
        </w:r>
        <w:r w:rsidR="00A5060C" w:rsidRPr="00C9444E">
          <w:rPr>
            <w:rFonts w:ascii="Times New Roman" w:hAnsi="Times New Roman" w:cs="Times New Roman"/>
          </w:rPr>
          <w:delText xml:space="preserve">different </w:delText>
        </w:r>
        <w:r w:rsidR="007F0C22" w:rsidRPr="00C9444E">
          <w:rPr>
            <w:rFonts w:ascii="Times New Roman" w:hAnsi="Times New Roman" w:cs="Times New Roman"/>
          </w:rPr>
          <w:delText xml:space="preserve">active </w:delText>
        </w:r>
      </w:del>
      <w:r>
        <w:rPr>
          <w:rFonts w:ascii="Times New Roman" w:hAnsi="Times New Roman" w:cs="Times New Roman"/>
        </w:rPr>
        <w:t xml:space="preserve">crosstalk </w:t>
      </w:r>
      <w:del w:id="979" w:author="Madeline Galbraith" w:date="2022-06-14T21:44:00Z">
        <w:r w:rsidR="007F0C22" w:rsidRPr="00C9444E">
          <w:rPr>
            <w:rFonts w:ascii="Times New Roman" w:hAnsi="Times New Roman" w:cs="Times New Roman"/>
          </w:rPr>
          <w:delText>links,</w:delText>
        </w:r>
        <w:r w:rsidR="00A5060C" w:rsidRPr="00C9444E">
          <w:rPr>
            <w:rFonts w:ascii="Times New Roman" w:hAnsi="Times New Roman" w:cs="Times New Roman"/>
          </w:rPr>
          <w:delText xml:space="preserve"> as the regulation is increased.</w:delText>
        </w:r>
        <w:r w:rsidR="00633A28" w:rsidRPr="00C9444E">
          <w:rPr>
            <w:rFonts w:ascii="Times New Roman" w:hAnsi="Times New Roman" w:cs="Times New Roman"/>
          </w:rPr>
          <w:delText xml:space="preserve"> Comparing noxROS </w:delText>
        </w:r>
      </w:del>
      <w:ins w:id="980" w:author="Madeline Galbraith" w:date="2022-06-14T21:44:00Z">
        <w:r>
          <w:rPr>
            <w:rFonts w:ascii="Times New Roman" w:hAnsi="Times New Roman" w:cs="Times New Roman"/>
          </w:rPr>
          <w:t xml:space="preserve">between the EMT network </w:t>
        </w:r>
      </w:ins>
      <w:r>
        <w:rPr>
          <w:rFonts w:ascii="Times New Roman" w:hAnsi="Times New Roman" w:cs="Times New Roman"/>
        </w:rPr>
        <w:t xml:space="preserve">and </w:t>
      </w:r>
      <w:del w:id="981" w:author="Madeline Galbraith" w:date="2022-06-14T21:44:00Z">
        <w:r w:rsidR="00633A28" w:rsidRPr="00C9444E">
          <w:rPr>
            <w:rFonts w:ascii="Times New Roman" w:hAnsi="Times New Roman" w:cs="Times New Roman"/>
          </w:rPr>
          <w:delText xml:space="preserve">mtROS </w:delText>
        </w:r>
      </w:del>
      <w:ins w:id="982" w:author="Madeline Galbraith" w:date="2022-06-14T21:44:00Z">
        <w:r>
          <w:rPr>
            <w:rFonts w:ascii="Times New Roman" w:hAnsi="Times New Roman" w:cs="Times New Roman"/>
          </w:rPr>
          <w:t xml:space="preserve">metabolism network play various roles in mediating the coupled states. The </w:t>
        </w:r>
      </w:ins>
      <m:oMath>
        <m:sSub>
          <m:sSubPr>
            <m:ctrlPr>
              <w:ins w:id="983" w:author="Madeline Galbraith" w:date="2022-06-14T21:44:00Z">
                <w:rPr>
                  <w:rFonts w:ascii="Cambria Math" w:hAnsi="Cambria Math" w:cs="Times New Roman"/>
                </w:rPr>
              </w:ins>
            </m:ctrlPr>
          </m:sSubPr>
          <m:e>
            <m:r>
              <w:ins w:id="984" w:author="Madeline Galbraith" w:date="2022-06-14T21:44:00Z">
                <w:rPr>
                  <w:rFonts w:ascii="Cambria Math" w:hAnsi="Cambria Math" w:cs="Times New Roman"/>
                </w:rPr>
                <m:t>μ</m:t>
              </w:ins>
            </m:r>
          </m:e>
          <m:sub>
            <m:r>
              <w:ins w:id="985" w:author="Madeline Galbraith" w:date="2022-06-14T21:44:00Z">
                <w:rPr>
                  <w:rFonts w:ascii="Cambria Math" w:hAnsi="Cambria Math" w:cs="Times New Roman"/>
                </w:rPr>
                <m:t>34</m:t>
              </w:ins>
            </m:r>
          </m:sub>
        </m:sSub>
      </m:oMath>
      <w:ins w:id="986" w:author="Madeline Galbraith" w:date="2022-06-14T21:44:00Z">
        <w:r>
          <w:rPr>
            <w:rFonts w:ascii="Times New Roman" w:hAnsi="Times New Roman" w:cs="Times New Roman"/>
          </w:rPr>
          <w:t xml:space="preserve"> mediated </w:t>
        </w:r>
      </w:ins>
      <w:r>
        <w:rPr>
          <w:rFonts w:ascii="Times New Roman" w:hAnsi="Times New Roman" w:cs="Times New Roman"/>
        </w:rPr>
        <w:t>upregulation</w:t>
      </w:r>
      <w:del w:id="987" w:author="Madeline Galbraith" w:date="2022-06-14T21:44:00Z">
        <w:r w:rsidR="00633A28" w:rsidRPr="00C9444E">
          <w:rPr>
            <w:rFonts w:ascii="Times New Roman" w:hAnsi="Times New Roman" w:cs="Times New Roman"/>
          </w:rPr>
          <w:delText xml:space="preserve">, the </w:delText>
        </w:r>
      </w:del>
      <w:ins w:id="988" w:author="Madeline Galbraith" w:date="2022-06-14T21:44:00Z">
        <w:r>
          <w:rPr>
            <w:rFonts w:ascii="Times New Roman" w:hAnsi="Times New Roman" w:cs="Times New Roman"/>
          </w:rPr>
          <w:t xml:space="preserve"> of mtROS or</w:t>
        </w:r>
        <w:r w:rsidR="00633A28" w:rsidRPr="00C9444E">
          <w:rPr>
            <w:rFonts w:ascii="Times New Roman" w:hAnsi="Times New Roman" w:cs="Times New Roman"/>
          </w:rPr>
          <w:t xml:space="preserve"> noxROS </w:t>
        </w:r>
        <w:r>
          <w:rPr>
            <w:rFonts w:ascii="Times New Roman" w:hAnsi="Times New Roman" w:cs="Times New Roman"/>
          </w:rPr>
          <w:t xml:space="preserve">exhibit consistent </w:t>
        </w:r>
        <w:r w:rsidR="00D3572D">
          <w:rPr>
            <w:rFonts w:ascii="Times New Roman" w:hAnsi="Times New Roman" w:cs="Times New Roman"/>
          </w:rPr>
          <w:t xml:space="preserve">upregulation of </w:t>
        </w:r>
        <w:r w:rsidR="00D3572D" w:rsidRPr="00C9444E">
          <w:rPr>
            <w:rFonts w:ascii="Times New Roman" w:hAnsi="Times New Roman" w:cs="Times New Roman"/>
          </w:rPr>
          <w:t>the E/M-W/O state</w:t>
        </w:r>
        <w:r w:rsidR="00D3572D">
          <w:rPr>
            <w:rFonts w:ascii="Times New Roman" w:hAnsi="Times New Roman" w:cs="Times New Roman"/>
          </w:rPr>
          <w:t xml:space="preserve"> and </w:t>
        </w:r>
        <w:r>
          <w:rPr>
            <w:rFonts w:ascii="Times New Roman" w:hAnsi="Times New Roman" w:cs="Times New Roman"/>
          </w:rPr>
          <w:t>suppression of</w:t>
        </w:r>
        <w:r w:rsidR="00633A28" w:rsidRPr="00C9444E">
          <w:rPr>
            <w:rFonts w:ascii="Times New Roman" w:hAnsi="Times New Roman" w:cs="Times New Roman"/>
          </w:rPr>
          <w:t xml:space="preserve"> the </w:t>
        </w:r>
      </w:ins>
      <w:r w:rsidR="00633A28" w:rsidRPr="00C9444E">
        <w:rPr>
          <w:rFonts w:ascii="Times New Roman" w:hAnsi="Times New Roman" w:cs="Times New Roman"/>
        </w:rPr>
        <w:t>E-W and E/M-W coupled states</w:t>
      </w:r>
      <w:del w:id="989" w:author="Madeline Galbraith" w:date="2022-06-14T21:44:00Z">
        <w:r w:rsidR="00633A28" w:rsidRPr="00C9444E">
          <w:rPr>
            <w:rFonts w:ascii="Times New Roman" w:hAnsi="Times New Roman" w:cs="Times New Roman"/>
          </w:rPr>
          <w:delText xml:space="preserve"> are the first suppressed. Additionally, both crosstalks upregulate the </w:delText>
        </w:r>
        <w:r w:rsidR="00C91143" w:rsidRPr="00C9444E">
          <w:rPr>
            <w:rFonts w:ascii="Times New Roman" w:hAnsi="Times New Roman" w:cs="Times New Roman"/>
          </w:rPr>
          <w:delText>E/M-</w:delText>
        </w:r>
        <w:r w:rsidR="00633A28" w:rsidRPr="00C9444E">
          <w:rPr>
            <w:rFonts w:ascii="Times New Roman" w:hAnsi="Times New Roman" w:cs="Times New Roman"/>
          </w:rPr>
          <w:delText>W/O state</w:delText>
        </w:r>
        <w:r w:rsidR="00655AC8" w:rsidRPr="00C9444E">
          <w:rPr>
            <w:rFonts w:ascii="Times New Roman" w:hAnsi="Times New Roman" w:cs="Times New Roman"/>
          </w:rPr>
          <w:delText xml:space="preserve">, although when mtROS is upregulated only the </w:delText>
        </w:r>
        <w:r w:rsidR="0073377B" w:rsidRPr="00C9444E">
          <w:rPr>
            <w:rFonts w:ascii="Times New Roman" w:hAnsi="Times New Roman" w:cs="Times New Roman"/>
          </w:rPr>
          <w:delText>mesenchymal</w:delText>
        </w:r>
        <w:r w:rsidR="00655AC8" w:rsidRPr="00C9444E">
          <w:rPr>
            <w:rFonts w:ascii="Times New Roman" w:hAnsi="Times New Roman" w:cs="Times New Roman"/>
          </w:rPr>
          <w:delText xml:space="preserve"> phenotype is coupled with OXPHOS metabolism</w:delText>
        </w:r>
        <w:r w:rsidR="00633A28" w:rsidRPr="00C9444E">
          <w:rPr>
            <w:rFonts w:ascii="Times New Roman" w:hAnsi="Times New Roman" w:cs="Times New Roman"/>
          </w:rPr>
          <w:delText>.</w:delText>
        </w:r>
      </w:del>
      <w:ins w:id="990" w:author="Madeline Galbraith" w:date="2022-06-14T21:44:00Z">
        <w:r w:rsidR="00D3572D">
          <w:rPr>
            <w:rFonts w:ascii="Times New Roman" w:hAnsi="Times New Roman" w:cs="Times New Roman"/>
          </w:rPr>
          <w:t>.</w:t>
        </w:r>
      </w:ins>
      <w:r w:rsidR="00A5060C" w:rsidRPr="00C9444E">
        <w:rPr>
          <w:rFonts w:ascii="Times New Roman" w:hAnsi="Times New Roman" w:cs="Times New Roman"/>
        </w:rPr>
        <w:t xml:space="preserve"> </w:t>
      </w:r>
      <w:r w:rsidR="00840B4F" w:rsidRPr="00C9444E">
        <w:rPr>
          <w:rFonts w:ascii="Times New Roman" w:hAnsi="Times New Roman" w:cs="Times New Roman"/>
        </w:rPr>
        <w:t>The</w:t>
      </w:r>
      <w:r w:rsidR="00B060CD" w:rsidRPr="00C9444E">
        <w:rPr>
          <w:rFonts w:ascii="Times New Roman" w:hAnsi="Times New Roman" w:cs="Times New Roman"/>
        </w:rPr>
        <w:t xml:space="preserve"> phases</w:t>
      </w:r>
      <w:r>
        <w:rPr>
          <w:rFonts w:ascii="Times New Roman" w:hAnsi="Times New Roman" w:cs="Times New Roman"/>
        </w:rPr>
        <w:t xml:space="preserve"> </w:t>
      </w:r>
      <w:ins w:id="991" w:author="Madeline Galbraith" w:date="2022-06-14T21:44:00Z">
        <w:r>
          <w:rPr>
            <w:rFonts w:ascii="Times New Roman" w:hAnsi="Times New Roman" w:cs="Times New Roman"/>
          </w:rPr>
          <w:t>of the coupled states</w:t>
        </w:r>
        <w:r w:rsidR="00B060CD" w:rsidRPr="00C9444E">
          <w:rPr>
            <w:rFonts w:ascii="Times New Roman" w:hAnsi="Times New Roman" w:cs="Times New Roman"/>
          </w:rPr>
          <w:t xml:space="preserve"> </w:t>
        </w:r>
      </w:ins>
      <w:r w:rsidR="00B060CD" w:rsidRPr="00C9444E">
        <w:rPr>
          <w:rFonts w:ascii="Times New Roman" w:hAnsi="Times New Roman" w:cs="Times New Roman"/>
        </w:rPr>
        <w:t>are</w:t>
      </w:r>
      <w:r w:rsidR="008854A9" w:rsidRPr="00C9444E">
        <w:rPr>
          <w:rFonts w:ascii="Times New Roman" w:hAnsi="Times New Roman" w:cs="Times New Roman"/>
        </w:rPr>
        <w:t xml:space="preserve"> also</w:t>
      </w:r>
      <w:r w:rsidR="00B060CD" w:rsidRPr="00C9444E">
        <w:rPr>
          <w:rFonts w:ascii="Times New Roman" w:hAnsi="Times New Roman" w:cs="Times New Roman"/>
        </w:rPr>
        <w:t xml:space="preserve"> very similar </w:t>
      </w:r>
      <w:del w:id="992" w:author="Madeline Galbraith" w:date="2022-06-14T21:44:00Z">
        <w:r w:rsidR="00B060CD" w:rsidRPr="00C9444E">
          <w:rPr>
            <w:rFonts w:ascii="Times New Roman" w:hAnsi="Times New Roman" w:cs="Times New Roman"/>
          </w:rPr>
          <w:delText>whether</w:delText>
        </w:r>
      </w:del>
      <w:ins w:id="993" w:author="Madeline Galbraith" w:date="2022-06-14T21:44:00Z">
        <w:r>
          <w:rPr>
            <w:rFonts w:ascii="Times New Roman" w:hAnsi="Times New Roman" w:cs="Times New Roman"/>
          </w:rPr>
          <w:t>when</w:t>
        </w:r>
      </w:ins>
      <w:r w:rsidRPr="00C9444E">
        <w:rPr>
          <w:rFonts w:ascii="Times New Roman" w:hAnsi="Times New Roman" w:cs="Times New Roman"/>
        </w:rPr>
        <w:t xml:space="preserve"> </w:t>
      </w:r>
      <w:r w:rsidR="00B060CD" w:rsidRPr="00C9444E">
        <w:rPr>
          <w:rFonts w:ascii="Times New Roman" w:hAnsi="Times New Roman" w:cs="Times New Roman"/>
        </w:rPr>
        <w:t xml:space="preserve">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B060CD" w:rsidRPr="00C9444E">
        <w:rPr>
          <w:rFonts w:ascii="Times New Roman" w:hAnsi="Times New Roman" w:cs="Times New Roman"/>
        </w:rPr>
        <w:t>or upregulates Snail</w:t>
      </w:r>
      <w:del w:id="994" w:author="Madeline Galbraith" w:date="2022-06-14T21:44:00Z">
        <w:r w:rsidR="00B060CD" w:rsidRPr="00C9444E">
          <w:rPr>
            <w:rFonts w:ascii="Times New Roman" w:hAnsi="Times New Roman" w:cs="Times New Roman"/>
          </w:rPr>
          <w:delText>.</w:delText>
        </w:r>
      </w:del>
      <w:ins w:id="995" w:author="Madeline Galbraith" w:date="2022-06-14T21:44:00Z">
        <w:r w:rsidR="00B20762">
          <w:rPr>
            <w:rFonts w:ascii="Times New Roman" w:hAnsi="Times New Roman" w:cs="Times New Roman"/>
          </w:rPr>
          <w:t xml:space="preserve">, </w:t>
        </w:r>
        <w:r w:rsidR="00DB0DEE">
          <w:rPr>
            <w:rFonts w:ascii="Times New Roman" w:hAnsi="Times New Roman" w:cs="Times New Roman"/>
          </w:rPr>
          <w:t>first suppressing the E-W, E-W/O, and E/M-W states and stabilizing near fully mesenchymal</w:t>
        </w:r>
        <w:r w:rsidR="00B060CD" w:rsidRPr="00C9444E">
          <w:rPr>
            <w:rFonts w:ascii="Times New Roman" w:hAnsi="Times New Roman" w:cs="Times New Roman"/>
          </w:rPr>
          <w:t>.</w:t>
        </w:r>
      </w:ins>
      <w:r w:rsidR="00B060CD" w:rsidRPr="00C9444E">
        <w:rPr>
          <w:rFonts w:ascii="Times New Roman" w:hAnsi="Times New Roman" w:cs="Times New Roman"/>
        </w:rPr>
        <w:t xml:space="preserve"> However, the E/M-W/O state does</w:t>
      </w:r>
      <w:r w:rsidR="000C6808">
        <w:rPr>
          <w:rFonts w:ascii="Times New Roman" w:hAnsi="Times New Roman" w:cs="Times New Roman"/>
        </w:rPr>
        <w:t xml:space="preserve"> </w:t>
      </w:r>
      <w:del w:id="996" w:author="Madeline Galbraith" w:date="2022-06-14T21:44:00Z">
        <w:r w:rsidR="00B060CD" w:rsidRPr="00C9444E">
          <w:rPr>
            <w:rFonts w:ascii="Times New Roman" w:hAnsi="Times New Roman" w:cs="Times New Roman"/>
          </w:rPr>
          <w:delText>persist longer</w:delText>
        </w:r>
      </w:del>
      <w:ins w:id="997" w:author="Madeline Galbraith" w:date="2022-06-14T21:44:00Z">
        <w:r w:rsidR="000C6808">
          <w:rPr>
            <w:rFonts w:ascii="Times New Roman" w:hAnsi="Times New Roman" w:cs="Times New Roman"/>
          </w:rPr>
          <w:t>exist for a larger portion of the parameter space</w:t>
        </w:r>
      </w:ins>
      <w:r w:rsidR="000C6808">
        <w:rPr>
          <w:rFonts w:ascii="Times New Roman" w:hAnsi="Times New Roman" w:cs="Times New Roman"/>
        </w:rPr>
        <w:t xml:space="preserve"> </w:t>
      </w:r>
      <w:r w:rsidR="00B060CD" w:rsidRPr="00C9444E">
        <w:rPr>
          <w:rFonts w:ascii="Times New Roman" w:hAnsi="Times New Roman" w:cs="Times New Roman"/>
        </w:rPr>
        <w:t xml:space="preserve">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eastAsiaTheme="minorEastAsia" w:hAnsi="Times New Roman" w:cs="Times New Roman"/>
          <w:i/>
          <w:iCs/>
        </w:rPr>
        <w:t xml:space="preserve"> </w:t>
      </w:r>
      <w:r w:rsidR="00B060CD" w:rsidRPr="00C9444E">
        <w:rPr>
          <w:rFonts w:ascii="Times New Roman" w:hAnsi="Times New Roman" w:cs="Times New Roman"/>
        </w:rPr>
        <w:t>(Fig. S</w:t>
      </w:r>
      <w:r w:rsidR="00E036B3" w:rsidRPr="00C9444E">
        <w:rPr>
          <w:rFonts w:ascii="Times New Roman" w:hAnsi="Times New Roman" w:cs="Times New Roman"/>
        </w:rPr>
        <w:t>9</w:t>
      </w:r>
      <w:r w:rsidR="00B060CD" w:rsidRPr="00C9444E">
        <w:rPr>
          <w:rFonts w:ascii="Times New Roman" w:hAnsi="Times New Roman" w:cs="Times New Roman"/>
        </w:rPr>
        <w:t xml:space="preserve"> and S</w:t>
      </w:r>
      <w:r w:rsidR="00E036B3" w:rsidRPr="00C9444E">
        <w:rPr>
          <w:rFonts w:ascii="Times New Roman" w:hAnsi="Times New Roman" w:cs="Times New Roman"/>
        </w:rPr>
        <w:t>10</w:t>
      </w:r>
      <w:r w:rsidR="00B060CD" w:rsidRPr="00C9444E">
        <w:rPr>
          <w:rFonts w:ascii="Times New Roman" w:hAnsi="Times New Roman" w:cs="Times New Roman"/>
        </w:rPr>
        <w:t xml:space="preserve">). </w:t>
      </w:r>
      <w:r w:rsidR="00390322" w:rsidRPr="00C9444E">
        <w:rPr>
          <w:rFonts w:ascii="Times New Roman" w:hAnsi="Times New Roman" w:cs="Times New Roman"/>
        </w:rPr>
        <w:t xml:space="preserve">Lastly, the AMPK driven </w:t>
      </w:r>
      <w:r w:rsidR="00390322" w:rsidRPr="00C9444E">
        <w:rPr>
          <w:rFonts w:ascii="Times New Roman" w:hAnsi="Times New Roman" w:cs="Times New Roman"/>
        </w:rPr>
        <w:lastRenderedPageBreak/>
        <w:t>crosstalks</w:t>
      </w:r>
      <w:r>
        <w:rPr>
          <w:rFonts w:ascii="Times New Roman" w:hAnsi="Times New Roman" w:cs="Times New Roman"/>
        </w:rPr>
        <w:t xml:space="preserve"> </w:t>
      </w:r>
      <w:ins w:id="998" w:author="Madeline Galbraith" w:date="2022-06-14T21:44:00Z">
        <w:r>
          <w:rPr>
            <w:rFonts w:ascii="Times New Roman" w:hAnsi="Times New Roman" w:cs="Times New Roman"/>
          </w:rPr>
          <w:t xml:space="preserve">(inhibiting ZEB or SNAIL or upregulating </w:t>
        </w:r>
      </w:ins>
      <m:oMath>
        <m:sSub>
          <m:sSubPr>
            <m:ctrlPr>
              <w:ins w:id="999" w:author="Madeline Galbraith" w:date="2022-06-14T21:44:00Z">
                <w:rPr>
                  <w:rFonts w:ascii="Cambria Math" w:hAnsi="Cambria Math" w:cs="Times New Roman"/>
                </w:rPr>
              </w:ins>
            </m:ctrlPr>
          </m:sSubPr>
          <m:e>
            <m:r>
              <w:ins w:id="1000" w:author="Madeline Galbraith" w:date="2022-06-14T21:44:00Z">
                <w:rPr>
                  <w:rFonts w:ascii="Cambria Math" w:hAnsi="Cambria Math" w:cs="Times New Roman"/>
                </w:rPr>
                <m:t>μ</m:t>
              </w:ins>
            </m:r>
          </m:e>
          <m:sub>
            <m:r>
              <w:ins w:id="1001" w:author="Madeline Galbraith" w:date="2022-06-14T21:44:00Z">
                <w:rPr>
                  <w:rFonts w:ascii="Cambria Math" w:hAnsi="Cambria Math" w:cs="Times New Roman"/>
                </w:rPr>
                <m:t>200</m:t>
              </w:ins>
            </m:r>
          </m:sub>
        </m:sSub>
      </m:oMath>
      <w:ins w:id="1002" w:author="Madeline Galbraith" w:date="2022-06-14T21:44:00Z">
        <w:r>
          <w:rPr>
            <w:rFonts w:ascii="Times New Roman" w:hAnsi="Times New Roman" w:cs="Times New Roman"/>
          </w:rPr>
          <w:t>)</w:t>
        </w:r>
        <w:r w:rsidR="00390322" w:rsidRPr="00C9444E">
          <w:rPr>
            <w:rFonts w:ascii="Times New Roman" w:hAnsi="Times New Roman" w:cs="Times New Roman"/>
          </w:rPr>
          <w:t xml:space="preserve"> </w:t>
        </w:r>
      </w:ins>
      <w:r w:rsidR="00390322" w:rsidRPr="00C9444E">
        <w:rPr>
          <w:rFonts w:ascii="Times New Roman" w:hAnsi="Times New Roman" w:cs="Times New Roman"/>
        </w:rPr>
        <w:t>are initially very similar</w:t>
      </w:r>
      <w:del w:id="1003" w:author="Madeline Galbraith" w:date="2022-06-14T21:44:00Z">
        <w:r w:rsidR="00390322" w:rsidRPr="00C9444E">
          <w:rPr>
            <w:rFonts w:ascii="Times New Roman" w:hAnsi="Times New Roman" w:cs="Times New Roman"/>
          </w:rPr>
          <w:delText>.</w:delText>
        </w:r>
      </w:del>
      <w:ins w:id="1004" w:author="Madeline Galbraith" w:date="2022-06-14T21:44:00Z">
        <w:r w:rsidR="00440E53">
          <w:rPr>
            <w:rFonts w:ascii="Times New Roman" w:hAnsi="Times New Roman" w:cs="Times New Roman"/>
          </w:rPr>
          <w:t>, suppressing first the E/M-O and E/M-W/O states</w:t>
        </w:r>
        <w:r w:rsidR="00390322" w:rsidRPr="00C9444E">
          <w:rPr>
            <w:rFonts w:ascii="Times New Roman" w:hAnsi="Times New Roman" w:cs="Times New Roman"/>
          </w:rPr>
          <w:t>.</w:t>
        </w:r>
      </w:ins>
      <w:r w:rsidR="00390322" w:rsidRPr="00C9444E">
        <w:rPr>
          <w:rFonts w:ascii="Times New Roman" w:hAnsi="Times New Roman" w:cs="Times New Roman"/>
        </w:rPr>
        <w:t xml:space="preserve"> In fact, the phases are nearly identical when AMPK inhibits ZEB or SNAIL (Fig. S1</w:t>
      </w:r>
      <w:r w:rsidR="00E036B3" w:rsidRPr="00C9444E">
        <w:rPr>
          <w:rFonts w:ascii="Times New Roman" w:hAnsi="Times New Roman" w:cs="Times New Roman"/>
        </w:rPr>
        <w:t>3</w:t>
      </w:r>
      <w:r w:rsidR="00390322" w:rsidRPr="00C9444E">
        <w:rPr>
          <w:rFonts w:ascii="Times New Roman" w:hAnsi="Times New Roman" w:cs="Times New Roman"/>
        </w:rPr>
        <w:t xml:space="preserve"> and S1</w:t>
      </w:r>
      <w:r w:rsidR="00E036B3" w:rsidRPr="00C9444E">
        <w:rPr>
          <w:rFonts w:ascii="Times New Roman" w:hAnsi="Times New Roman" w:cs="Times New Roman"/>
        </w:rPr>
        <w:t>4</w:t>
      </w:r>
      <w:r w:rsidR="00390322" w:rsidRPr="00C9444E">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C9444E">
        <w:rPr>
          <w:rFonts w:ascii="Times New Roman" w:eastAsiaTheme="minorEastAsia" w:hAnsi="Times New Roman" w:cs="Times New Roman"/>
          <w:i/>
          <w:iCs/>
        </w:rPr>
        <w:t xml:space="preserve"> </w:t>
      </w:r>
      <w:r w:rsidR="004715D9" w:rsidRPr="00C9444E">
        <w:rPr>
          <w:rFonts w:ascii="Times New Roman" w:hAnsi="Times New Roman" w:cs="Times New Roman"/>
        </w:rPr>
        <w:t xml:space="preserve">has slightly different </w:t>
      </w:r>
      <w:del w:id="1005" w:author="Madeline Galbraith" w:date="2022-06-14T21:44:00Z">
        <w:r w:rsidR="004715D9" w:rsidRPr="00C9444E">
          <w:rPr>
            <w:rFonts w:ascii="Times New Roman" w:hAnsi="Times New Roman" w:cs="Times New Roman"/>
          </w:rPr>
          <w:delText>phases</w:delText>
        </w:r>
      </w:del>
      <w:ins w:id="1006" w:author="Madeline Galbraith" w:date="2022-06-14T21:44:00Z">
        <w:r>
          <w:rPr>
            <w:rFonts w:ascii="Times New Roman" w:hAnsi="Times New Roman" w:cs="Times New Roman"/>
          </w:rPr>
          <w:t>effect on the coupled states</w:t>
        </w:r>
      </w:ins>
      <w:r w:rsidR="004715D9" w:rsidRPr="00C9444E">
        <w:rPr>
          <w:rFonts w:ascii="Times New Roman" w:hAnsi="Times New Roman" w:cs="Times New Roman"/>
        </w:rPr>
        <w:t xml:space="preserve"> before saturating at epithelial (Fig. S1</w:t>
      </w:r>
      <w:r w:rsidR="00E036B3" w:rsidRPr="00C9444E">
        <w:rPr>
          <w:rFonts w:ascii="Times New Roman" w:hAnsi="Times New Roman" w:cs="Times New Roman"/>
        </w:rPr>
        <w:t>2</w:t>
      </w:r>
      <w:r w:rsidR="004715D9" w:rsidRPr="00C9444E">
        <w:rPr>
          <w:rFonts w:ascii="Times New Roman" w:hAnsi="Times New Roman" w:cs="Times New Roman"/>
        </w:rPr>
        <w:t>).</w:t>
      </w:r>
      <w:r w:rsidR="00D060C8" w:rsidRPr="00C9444E">
        <w:rPr>
          <w:rFonts w:ascii="Times New Roman" w:hAnsi="Times New Roman" w:cs="Times New Roman"/>
        </w:rPr>
        <w:t xml:space="preserve"> These similarities between</w:t>
      </w:r>
      <w:r>
        <w:rPr>
          <w:rFonts w:ascii="Times New Roman" w:hAnsi="Times New Roman" w:cs="Times New Roman"/>
        </w:rPr>
        <w:t xml:space="preserve"> </w:t>
      </w:r>
      <w:ins w:id="1007" w:author="Madeline Galbraith" w:date="2022-06-14T21:44:00Z">
        <w:r>
          <w:rPr>
            <w:rFonts w:ascii="Times New Roman" w:hAnsi="Times New Roman" w:cs="Times New Roman"/>
          </w:rPr>
          <w:t>the effect of different</w:t>
        </w:r>
        <w:r w:rsidR="00D060C8" w:rsidRPr="00C9444E">
          <w:rPr>
            <w:rFonts w:ascii="Times New Roman" w:hAnsi="Times New Roman" w:cs="Times New Roman"/>
          </w:rPr>
          <w:t xml:space="preserve"> </w:t>
        </w:r>
      </w:ins>
      <w:r w:rsidR="00D060C8" w:rsidRPr="00C9444E">
        <w:rPr>
          <w:rFonts w:ascii="Times New Roman" w:hAnsi="Times New Roman" w:cs="Times New Roman"/>
        </w:rPr>
        <w:t>crosstalk</w:t>
      </w:r>
      <w:r w:rsidR="001A122D" w:rsidRPr="00C9444E">
        <w:rPr>
          <w:rFonts w:ascii="Times New Roman" w:hAnsi="Times New Roman" w:cs="Times New Roman"/>
        </w:rPr>
        <w:t xml:space="preserve"> </w:t>
      </w:r>
      <w:del w:id="1008" w:author="Madeline Galbraith" w:date="2022-06-14T21:44:00Z">
        <w:r w:rsidR="001A122D" w:rsidRPr="00C9444E">
          <w:rPr>
            <w:rFonts w:ascii="Times New Roman" w:hAnsi="Times New Roman" w:cs="Times New Roman"/>
          </w:rPr>
          <w:delText>effects</w:delText>
        </w:r>
        <w:r w:rsidR="00D060C8" w:rsidRPr="00C9444E">
          <w:rPr>
            <w:rFonts w:ascii="Times New Roman" w:hAnsi="Times New Roman" w:cs="Times New Roman"/>
          </w:rPr>
          <w:delText xml:space="preserve"> </w:delText>
        </w:r>
      </w:del>
      <w:r w:rsidR="00D060C8" w:rsidRPr="00C9444E">
        <w:rPr>
          <w:rFonts w:ascii="Times New Roman" w:hAnsi="Times New Roman" w:cs="Times New Roman"/>
        </w:rPr>
        <w:t xml:space="preserve">suggests </w:t>
      </w:r>
      <w:r w:rsidR="00CE2E70" w:rsidRPr="00C9444E">
        <w:rPr>
          <w:rFonts w:ascii="Times New Roman" w:hAnsi="Times New Roman" w:cs="Times New Roman"/>
        </w:rPr>
        <w:t xml:space="preserve">a degree of consistency </w:t>
      </w:r>
      <w:del w:id="1009" w:author="Madeline Galbraith" w:date="2022-06-14T21:44:00Z">
        <w:r w:rsidR="00CB0229" w:rsidRPr="00C9444E">
          <w:rPr>
            <w:rFonts w:ascii="Times New Roman" w:hAnsi="Times New Roman" w:cs="Times New Roman"/>
          </w:rPr>
          <w:delText xml:space="preserve">between the different ways that </w:delText>
        </w:r>
        <w:r w:rsidR="00D060C8" w:rsidRPr="00C9444E">
          <w:rPr>
            <w:rFonts w:ascii="Times New Roman" w:hAnsi="Times New Roman" w:cs="Times New Roman"/>
          </w:rPr>
          <w:delText xml:space="preserve"> EMT </w:delText>
        </w:r>
        <w:r w:rsidR="00CB0229" w:rsidRPr="00C9444E">
          <w:rPr>
            <w:rFonts w:ascii="Times New Roman" w:hAnsi="Times New Roman" w:cs="Times New Roman"/>
          </w:rPr>
          <w:delText xml:space="preserve">can </w:delText>
        </w:r>
        <w:r w:rsidR="00D060C8" w:rsidRPr="00C9444E">
          <w:rPr>
            <w:rFonts w:ascii="Times New Roman" w:hAnsi="Times New Roman" w:cs="Times New Roman"/>
          </w:rPr>
          <w:delText>drive</w:delText>
        </w:r>
      </w:del>
      <w:ins w:id="1010" w:author="Madeline Galbraith" w:date="2022-06-14T21:44:00Z">
        <w:r>
          <w:rPr>
            <w:rFonts w:ascii="Times New Roman" w:hAnsi="Times New Roman" w:cs="Times New Roman"/>
          </w:rPr>
          <w:t>in how</w:t>
        </w:r>
        <w:r w:rsidR="00D060C8" w:rsidRPr="00C9444E">
          <w:rPr>
            <w:rFonts w:ascii="Times New Roman" w:hAnsi="Times New Roman" w:cs="Times New Roman"/>
          </w:rPr>
          <w:t xml:space="preserve"> EMT</w:t>
        </w:r>
        <w:r w:rsidR="00CB0229" w:rsidRPr="00C9444E">
          <w:rPr>
            <w:rFonts w:ascii="Times New Roman" w:hAnsi="Times New Roman" w:cs="Times New Roman"/>
          </w:rPr>
          <w:t xml:space="preserve"> </w:t>
        </w:r>
        <w:r w:rsidR="00D060C8" w:rsidRPr="00C9444E">
          <w:rPr>
            <w:rFonts w:ascii="Times New Roman" w:hAnsi="Times New Roman" w:cs="Times New Roman"/>
          </w:rPr>
          <w:t>drive</w:t>
        </w:r>
        <w:r>
          <w:rPr>
            <w:rFonts w:ascii="Times New Roman" w:hAnsi="Times New Roman" w:cs="Times New Roman"/>
          </w:rPr>
          <w:t>s</w:t>
        </w:r>
      </w:ins>
      <w:r w:rsidR="00D060C8" w:rsidRPr="00C9444E">
        <w:rPr>
          <w:rFonts w:ascii="Times New Roman" w:hAnsi="Times New Roman" w:cs="Times New Roman"/>
        </w:rPr>
        <w:t xml:space="preserve"> metabolic reprogramming, </w:t>
      </w:r>
      <w:del w:id="1011" w:author="Madeline Galbraith" w:date="2022-06-14T21:44:00Z">
        <w:r w:rsidR="00D060C8" w:rsidRPr="00C9444E">
          <w:rPr>
            <w:rFonts w:ascii="Times New Roman" w:hAnsi="Times New Roman" w:cs="Times New Roman"/>
          </w:rPr>
          <w:delText>or</w:delText>
        </w:r>
      </w:del>
      <w:ins w:id="1012" w:author="Madeline Galbraith" w:date="2022-06-14T21:44:00Z">
        <w:r>
          <w:rPr>
            <w:rFonts w:ascii="Times New Roman" w:hAnsi="Times New Roman" w:cs="Times New Roman"/>
          </w:rPr>
          <w:t>and</w:t>
        </w:r>
      </w:ins>
      <w:r w:rsidR="00D060C8" w:rsidRPr="00C9444E">
        <w:rPr>
          <w:rFonts w:ascii="Times New Roman" w:hAnsi="Times New Roman" w:cs="Times New Roman"/>
        </w:rPr>
        <w:t xml:space="preserve"> vice versa. </w:t>
      </w:r>
      <w:r w:rsidR="004715D9" w:rsidRPr="00C9444E">
        <w:rPr>
          <w:rFonts w:ascii="Times New Roman" w:hAnsi="Times New Roman" w:cs="Times New Roman"/>
        </w:rPr>
        <w:t xml:space="preserve"> </w:t>
      </w:r>
      <w:r w:rsidR="00B060CD" w:rsidRPr="00C9444E">
        <w:rPr>
          <w:rFonts w:ascii="Times New Roman" w:hAnsi="Times New Roman" w:cs="Times New Roman"/>
        </w:rPr>
        <w:t xml:space="preserve"> </w:t>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1013"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4EB464E4"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5</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del w:id="1014" w:author="Madeline Galbraith" w:date="2022-06-14T21:44:00Z">
        <w:r w:rsidRPr="00C9444E">
          <w:rPr>
            <w:rFonts w:ascii="Times New Roman" w:hAnsi="Times New Roman" w:cs="Times New Roman"/>
            <w:b/>
            <w:bCs/>
            <w:i w:val="0"/>
            <w:iCs/>
          </w:rPr>
          <w:delText>metabolic</w:delText>
        </w:r>
      </w:del>
      <w:ins w:id="1015" w:author="Madeline Galbraith" w:date="2022-06-14T21:44:00Z">
        <w:r w:rsidR="000E5521">
          <w:rPr>
            <w:rFonts w:ascii="Times New Roman" w:hAnsi="Times New Roman" w:cs="Times New Roman"/>
            <w:b/>
            <w:bCs/>
            <w:i w:val="0"/>
            <w:iCs/>
          </w:rPr>
          <w:t>metabolism in</w:t>
        </w:r>
      </w:ins>
      <w:r w:rsidRPr="00C9444E">
        <w:rPr>
          <w:rFonts w:ascii="Times New Roman" w:hAnsi="Times New Roman" w:cs="Times New Roman"/>
          <w:b/>
          <w:bCs/>
          <w:i w:val="0"/>
          <w:iCs/>
        </w:rPr>
        <w:t xml:space="preserve"> driving </w:t>
      </w:r>
      <w:del w:id="1016" w:author="Madeline Galbraith" w:date="2022-06-14T21:44:00Z">
        <w:r w:rsidRPr="00C9444E">
          <w:rPr>
            <w:rFonts w:ascii="Times New Roman" w:hAnsi="Times New Roman" w:cs="Times New Roman"/>
            <w:b/>
            <w:bCs/>
            <w:i w:val="0"/>
            <w:iCs/>
          </w:rPr>
          <w:delText xml:space="preserve">of </w:delText>
        </w:r>
      </w:del>
      <w:r w:rsidRPr="00C9444E">
        <w:rPr>
          <w:rFonts w:ascii="Times New Roman" w:hAnsi="Times New Roman" w:cs="Times New Roman"/>
          <w:b/>
          <w:bCs/>
          <w:i w:val="0"/>
          <w:iCs/>
        </w:rPr>
        <w:t xml:space="preserve">EMT. </w:t>
      </w:r>
      <w:r w:rsidR="007B5872" w:rsidRPr="00C9444E">
        <w:rPr>
          <w:rFonts w:ascii="Times New Roman" w:hAnsi="Times New Roman" w:cs="Times New Roman"/>
          <w:i w:val="0"/>
          <w:iCs/>
        </w:rPr>
        <w:t xml:space="preserve">HIF-1 </w:t>
      </w:r>
      <w:del w:id="1017" w:author="Madeline Galbraith" w:date="2022-06-14T21:44:00Z">
        <w:r w:rsidR="007B5872" w:rsidRPr="00C9444E">
          <w:rPr>
            <w:rFonts w:ascii="Times New Roman" w:hAnsi="Times New Roman" w:cs="Times New Roman"/>
            <w:i w:val="0"/>
            <w:iCs/>
          </w:rPr>
          <w:delText>controlled</w:delText>
        </w:r>
      </w:del>
      <w:ins w:id="1018" w:author="Madeline Galbraith" w:date="2022-06-14T21:44:00Z">
        <w:r w:rsidR="000E5521">
          <w:rPr>
            <w:rFonts w:ascii="Times New Roman" w:hAnsi="Times New Roman" w:cs="Times New Roman"/>
            <w:i w:val="0"/>
            <w:iCs/>
          </w:rPr>
          <w:t>mediated</w:t>
        </w:r>
      </w:ins>
      <w:r w:rsidR="007B5872" w:rsidRPr="00C9444E">
        <w:rPr>
          <w:rFonts w:ascii="Times New Roman" w:hAnsi="Times New Roman" w:cs="Times New Roman"/>
          <w:i w:val="0"/>
          <w:iCs/>
        </w:rPr>
        <w:t xml:space="preserve"> crosstalks drive the EMT circuit towards the </w:t>
      </w:r>
      <w:del w:id="1019" w:author="Madeline Galbraith" w:date="2022-06-14T21:44:00Z">
        <w:r w:rsidR="007B5872" w:rsidRPr="00C9444E">
          <w:rPr>
            <w:rFonts w:ascii="Times New Roman" w:hAnsi="Times New Roman" w:cs="Times New Roman"/>
            <w:i w:val="0"/>
            <w:iCs/>
          </w:rPr>
          <w:delText>mesenchymal</w:delText>
        </w:r>
      </w:del>
      <w:ins w:id="1020" w:author="Madeline Galbraith" w:date="2022-06-14T21:44:00Z">
        <w:r w:rsidR="000E5521">
          <w:rPr>
            <w:rFonts w:ascii="Times New Roman" w:hAnsi="Times New Roman" w:cs="Times New Roman"/>
            <w:i w:val="0"/>
            <w:iCs/>
          </w:rPr>
          <w:t>M</w:t>
        </w:r>
      </w:ins>
      <w:r w:rsidR="007B5872" w:rsidRPr="00C9444E">
        <w:rPr>
          <w:rFonts w:ascii="Times New Roman" w:hAnsi="Times New Roman" w:cs="Times New Roman"/>
          <w:i w:val="0"/>
          <w:iCs/>
        </w:rPr>
        <w:t xml:space="preserve"> state, while AMPK </w:t>
      </w:r>
      <w:del w:id="1021" w:author="Madeline Galbraith" w:date="2022-06-14T21:44:00Z">
        <w:r w:rsidR="007B5872" w:rsidRPr="00C9444E">
          <w:rPr>
            <w:rFonts w:ascii="Times New Roman" w:hAnsi="Times New Roman" w:cs="Times New Roman"/>
            <w:i w:val="0"/>
            <w:iCs/>
          </w:rPr>
          <w:delText>controlled</w:delText>
        </w:r>
      </w:del>
      <w:ins w:id="1022" w:author="Madeline Galbraith" w:date="2022-06-14T21:44:00Z">
        <w:r w:rsidR="000E5521">
          <w:rPr>
            <w:rFonts w:ascii="Times New Roman" w:hAnsi="Times New Roman" w:cs="Times New Roman"/>
            <w:i w:val="0"/>
            <w:iCs/>
          </w:rPr>
          <w:t>mediated</w:t>
        </w:r>
      </w:ins>
      <w:r w:rsidR="007B5872" w:rsidRPr="00C9444E">
        <w:rPr>
          <w:rFonts w:ascii="Times New Roman" w:hAnsi="Times New Roman" w:cs="Times New Roman"/>
          <w:i w:val="0"/>
          <w:iCs/>
        </w:rPr>
        <w:t xml:space="preserve"> crosstalks drive the EMT network towards the </w:t>
      </w:r>
      <w:del w:id="1023" w:author="Madeline Galbraith" w:date="2022-06-14T21:44:00Z">
        <w:r w:rsidR="007B5872" w:rsidRPr="00C9444E">
          <w:rPr>
            <w:rFonts w:ascii="Times New Roman" w:hAnsi="Times New Roman" w:cs="Times New Roman"/>
            <w:i w:val="0"/>
            <w:iCs/>
          </w:rPr>
          <w:delText>epithelial</w:delText>
        </w:r>
      </w:del>
      <w:ins w:id="1024" w:author="Madeline Galbraith" w:date="2022-06-14T21:44:00Z">
        <w:r w:rsidR="000E5521">
          <w:rPr>
            <w:rFonts w:ascii="Times New Roman" w:hAnsi="Times New Roman" w:cs="Times New Roman"/>
            <w:i w:val="0"/>
            <w:iCs/>
          </w:rPr>
          <w:t>E</w:t>
        </w:r>
      </w:ins>
      <w:r w:rsidR="007B5872" w:rsidRPr="00C9444E">
        <w:rPr>
          <w:rFonts w:ascii="Times New Roman" w:hAnsi="Times New Roman" w:cs="Times New Roman"/>
          <w:i w:val="0"/>
          <w:iCs/>
        </w:rPr>
        <w:t xml:space="preserve">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Neither type of crosstalk</w:t>
      </w:r>
      <w:r w:rsidR="000E5521">
        <w:rPr>
          <w:rFonts w:ascii="Times New Roman" w:hAnsi="Times New Roman" w:cs="Times New Roman"/>
          <w:i w:val="0"/>
          <w:iCs/>
        </w:rPr>
        <w:t xml:space="preserve"> </w:t>
      </w:r>
      <w:ins w:id="1025" w:author="Madeline Galbraith" w:date="2022-06-14T21:44:00Z">
        <w:r w:rsidR="000E5521">
          <w:rPr>
            <w:rFonts w:ascii="Times New Roman" w:hAnsi="Times New Roman" w:cs="Times New Roman"/>
            <w:i w:val="0"/>
            <w:iCs/>
          </w:rPr>
          <w:t>alone</w:t>
        </w:r>
        <w:r w:rsidR="00A15D65" w:rsidRPr="00C9444E">
          <w:rPr>
            <w:rFonts w:ascii="Times New Roman" w:hAnsi="Times New Roman" w:cs="Times New Roman"/>
            <w:i w:val="0"/>
            <w:iCs/>
          </w:rPr>
          <w:t xml:space="preserve"> </w:t>
        </w:r>
      </w:ins>
      <w:r w:rsidR="00A15D65" w:rsidRPr="00C9444E">
        <w:rPr>
          <w:rFonts w:ascii="Times New Roman" w:hAnsi="Times New Roman" w:cs="Times New Roman"/>
          <w:i w:val="0"/>
          <w:iCs/>
        </w:rPr>
        <w:t>can stabilize the E/M state, but the E/M state persists longer for HIF-1 controlled crosstalks.</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E </w:t>
      </w:r>
      <w:del w:id="1026" w:author="Madeline Galbraith" w:date="2022-06-14T21:44:00Z">
        <w:r w:rsidRPr="00C9444E">
          <w:rPr>
            <w:rFonts w:ascii="Times New Roman" w:hAnsi="Times New Roman" w:cs="Times New Roman"/>
            <w:i w:val="0"/>
            <w:iCs/>
          </w:rPr>
          <w:delText>phenotype</w:delText>
        </w:r>
      </w:del>
      <w:ins w:id="1027" w:author="Madeline Galbraith" w:date="2022-06-14T21:44:00Z">
        <w:r w:rsidR="00A7510D">
          <w:rPr>
            <w:rFonts w:ascii="Times New Roman" w:hAnsi="Times New Roman" w:cs="Times New Roman"/>
            <w:i w:val="0"/>
            <w:iCs/>
          </w:rPr>
          <w:t>state</w:t>
        </w:r>
      </w:ins>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w:t>
      </w:r>
      <w:del w:id="1028" w:author="Madeline Galbraith" w:date="2022-06-14T21:44:00Z">
        <w:r w:rsidRPr="00C9444E">
          <w:rPr>
            <w:rFonts w:ascii="Times New Roman" w:hAnsi="Times New Roman" w:cs="Times New Roman"/>
            <w:i w:val="0"/>
            <w:iCs/>
          </w:rPr>
          <w:delText>phenotype</w:delText>
        </w:r>
      </w:del>
      <w:ins w:id="1029" w:author="Madeline Galbraith" w:date="2022-06-14T21:44:00Z">
        <w:r w:rsidR="00A7510D">
          <w:rPr>
            <w:rFonts w:ascii="Times New Roman" w:hAnsi="Times New Roman" w:cs="Times New Roman"/>
            <w:i w:val="0"/>
            <w:iCs/>
          </w:rPr>
          <w:t>state</w:t>
        </w:r>
      </w:ins>
      <w:r w:rsidRPr="00C9444E">
        <w:rPr>
          <w:rFonts w:ascii="Times New Roman" w:hAnsi="Times New Roman" w:cs="Times New Roman"/>
          <w:i w:val="0"/>
          <w:iCs/>
        </w:rPr>
        <w:t xml:space="preserve"> is suppressed quickly as the system is driven towards </w:t>
      </w:r>
      <w:del w:id="1030" w:author="Madeline Galbraith" w:date="2022-06-14T21:44:00Z">
        <w:r w:rsidRPr="00C9444E">
          <w:rPr>
            <w:rFonts w:ascii="Times New Roman" w:hAnsi="Times New Roman" w:cs="Times New Roman"/>
            <w:i w:val="0"/>
            <w:iCs/>
          </w:rPr>
          <w:delText>mesenchymal</w:delText>
        </w:r>
      </w:del>
      <w:ins w:id="1031" w:author="Madeline Galbraith" w:date="2022-06-14T21:44:00Z">
        <w:r w:rsidR="000E5521">
          <w:rPr>
            <w:rFonts w:ascii="Times New Roman" w:hAnsi="Times New Roman" w:cs="Times New Roman"/>
            <w:i w:val="0"/>
            <w:iCs/>
          </w:rPr>
          <w:t>the M state</w:t>
        </w:r>
      </w:ins>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sidRPr="00255F3E">
        <w:rPr>
          <w:rFonts w:ascii="Times New Roman" w:hAnsi="Times New Roman"/>
          <w:b/>
          <w:i w:val="0"/>
        </w:rPr>
        <w:t xml:space="preserve"> </w:t>
      </w:r>
      <w:del w:id="1032" w:author="Madeline Galbraith" w:date="2022-06-14T21:44:00Z">
        <w:r w:rsidRPr="00C9444E">
          <w:rPr>
            <w:rFonts w:ascii="Times New Roman" w:hAnsi="Times New Roman" w:cs="Times New Roman"/>
            <w:i w:val="0"/>
            <w:iCs/>
          </w:rPr>
          <w:delText>Similar</w:delText>
        </w:r>
      </w:del>
      <w:ins w:id="1033" w:author="Madeline Galbraith" w:date="2022-06-14T21:44:00Z">
        <w:r w:rsidR="000E5521">
          <w:rPr>
            <w:rFonts w:ascii="Times New Roman" w:hAnsi="Times New Roman" w:cs="Times New Roman"/>
            <w:i w:val="0"/>
            <w:iCs/>
          </w:rPr>
          <w:t>The number of initial conditions leading</w:t>
        </w:r>
      </w:ins>
      <w:r w:rsidR="000E5521">
        <w:rPr>
          <w:rFonts w:ascii="Times New Roman" w:hAnsi="Times New Roman" w:cs="Times New Roman"/>
          <w:i w:val="0"/>
          <w:iCs/>
        </w:rPr>
        <w:t xml:space="preserve"> to </w:t>
      </w:r>
      <w:del w:id="1034" w:author="Madeline Galbraith" w:date="2022-06-14T21:44:00Z">
        <w:r w:rsidRPr="00C9444E">
          <w:rPr>
            <w:rFonts w:ascii="Times New Roman" w:hAnsi="Times New Roman" w:cs="Times New Roman"/>
            <w:i w:val="0"/>
            <w:iCs/>
          </w:rPr>
          <w:delText xml:space="preserve">(A) but for </w:delText>
        </w:r>
      </w:del>
      <w:ins w:id="1035" w:author="Madeline Galbraith" w:date="2022-06-14T21:44:00Z">
        <w:r w:rsidR="000E5521">
          <w:rPr>
            <w:rFonts w:ascii="Times New Roman" w:hAnsi="Times New Roman" w:cs="Times New Roman"/>
            <w:i w:val="0"/>
            <w:iCs/>
          </w:rPr>
          <w:t xml:space="preserve">an E/M, M, or E </w:t>
        </w:r>
        <w:r w:rsidR="00A7510D">
          <w:rPr>
            <w:rFonts w:ascii="Times New Roman" w:hAnsi="Times New Roman" w:cs="Times New Roman"/>
            <w:i w:val="0"/>
            <w:iCs/>
          </w:rPr>
          <w:t>state</w:t>
        </w:r>
        <w:r w:rsidR="000E5521">
          <w:rPr>
            <w:rFonts w:ascii="Times New Roman" w:hAnsi="Times New Roman" w:cs="Times New Roman"/>
            <w:i w:val="0"/>
            <w:iCs/>
          </w:rPr>
          <w:t xml:space="preserve"> as </w:t>
        </w:r>
      </w:ins>
      <w:r w:rsidRPr="00C9444E">
        <w:rPr>
          <w:rFonts w:ascii="Times New Roman" w:hAnsi="Times New Roman" w:cs="Times New Roman"/>
          <w:i w:val="0"/>
          <w:iCs/>
        </w:rPr>
        <w:t xml:space="preserve">AMPK </w:t>
      </w:r>
      <w:del w:id="1036" w:author="Madeline Galbraith" w:date="2022-06-14T21:44:00Z">
        <w:r w:rsidRPr="00C9444E">
          <w:rPr>
            <w:rFonts w:ascii="Times New Roman" w:hAnsi="Times New Roman" w:cs="Times New Roman"/>
            <w:i w:val="0"/>
            <w:iCs/>
          </w:rPr>
          <w:delText xml:space="preserve">upregulating </w:delText>
        </w:r>
      </w:del>
      <w:ins w:id="1037" w:author="Madeline Galbraith" w:date="2022-06-14T21:44:00Z">
        <w:r w:rsidRPr="00C9444E">
          <w:rPr>
            <w:rFonts w:ascii="Times New Roman" w:hAnsi="Times New Roman" w:cs="Times New Roman"/>
            <w:i w:val="0"/>
            <w:iCs/>
          </w:rPr>
          <w:t>upregulat</w:t>
        </w:r>
        <w:r w:rsidR="000E5521">
          <w:rPr>
            <w:rFonts w:ascii="Times New Roman" w:hAnsi="Times New Roman" w:cs="Times New Roman"/>
            <w:i w:val="0"/>
            <w:iCs/>
          </w:rPr>
          <w:t>es</w:t>
        </w:r>
      </w:ins>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del w:id="1038" w:author="Madeline Galbraith" w:date="2022-06-14T21:44:00Z">
        <w:r w:rsidRPr="00C9444E">
          <w:rPr>
            <w:rFonts w:ascii="Times New Roman" w:hAnsi="Times New Roman" w:cs="Times New Roman"/>
            <w:i w:val="0"/>
            <w:iCs/>
          </w:rPr>
          <w:delText>driving</w:delText>
        </w:r>
      </w:del>
      <w:ins w:id="1039" w:author="Madeline Galbraith" w:date="2022-06-14T21:44:00Z">
        <w:r w:rsidRPr="00C9444E">
          <w:rPr>
            <w:rFonts w:ascii="Times New Roman" w:hAnsi="Times New Roman" w:cs="Times New Roman"/>
            <w:i w:val="0"/>
            <w:iCs/>
          </w:rPr>
          <w:t>driv</w:t>
        </w:r>
        <w:r w:rsidR="000E5521">
          <w:rPr>
            <w:rFonts w:ascii="Times New Roman" w:hAnsi="Times New Roman" w:cs="Times New Roman"/>
            <w:i w:val="0"/>
            <w:iCs/>
          </w:rPr>
          <w:t>es</w:t>
        </w:r>
      </w:ins>
      <w:r w:rsidRPr="00C9444E">
        <w:rPr>
          <w:rFonts w:ascii="Times New Roman" w:hAnsi="Times New Roman" w:cs="Times New Roman"/>
          <w:i w:val="0"/>
          <w:iCs/>
        </w:rPr>
        <w:t xml:space="preserve"> the system towards epithelial. The E/M state </w:t>
      </w:r>
      <w:del w:id="1040" w:author="Madeline Galbraith" w:date="2022-06-14T21:44:00Z">
        <w:r w:rsidRPr="00C9444E">
          <w:rPr>
            <w:rFonts w:ascii="Times New Roman" w:hAnsi="Times New Roman" w:cs="Times New Roman"/>
            <w:i w:val="0"/>
            <w:iCs/>
          </w:rPr>
          <w:delText>persists longer</w:delText>
        </w:r>
      </w:del>
      <w:ins w:id="1041" w:author="Madeline Galbraith" w:date="2022-06-14T21:44:00Z">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ins>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del w:id="1042" w:author="Madeline Galbraith" w:date="2022-06-14T21:44:00Z">
        <w:r w:rsidR="00AB6FC0" w:rsidRPr="00C9444E">
          <w:rPr>
            <w:rFonts w:ascii="Times New Roman" w:hAnsi="Times New Roman" w:cs="Times New Roman"/>
            <w:i w:val="0"/>
            <w:iCs/>
          </w:rPr>
          <w:delText xml:space="preserve">that based on </w:delText>
        </w:r>
      </w:del>
      <w:r w:rsidRPr="00C9444E">
        <w:rPr>
          <w:rFonts w:ascii="Times New Roman" w:hAnsi="Times New Roman" w:cs="Times New Roman"/>
          <w:i w:val="0"/>
          <w:iCs/>
        </w:rPr>
        <w:t>AMPK</w:t>
      </w:r>
      <w:del w:id="1043" w:author="Madeline Galbraith" w:date="2022-06-14T21:44:00Z">
        <w:r w:rsidRPr="00C9444E">
          <w:rPr>
            <w:rFonts w:ascii="Times New Roman" w:hAnsi="Times New Roman" w:cs="Times New Roman"/>
            <w:i w:val="0"/>
            <w:iCs/>
          </w:rPr>
          <w:delText>.</w:delText>
        </w:r>
      </w:del>
      <w:ins w:id="1044" w:author="Madeline Galbraith" w:date="2022-06-14T21:44:00Z">
        <w:r w:rsidR="00183509">
          <w:rPr>
            <w:rFonts w:ascii="Times New Roman" w:hAnsi="Times New Roman" w:cs="Times New Roman"/>
            <w:i w:val="0"/>
            <w:iCs/>
          </w:rPr>
          <w:t>-mediated crosstalks</w:t>
        </w:r>
        <w:r w:rsidRPr="00C9444E">
          <w:rPr>
            <w:rFonts w:ascii="Times New Roman" w:hAnsi="Times New Roman" w:cs="Times New Roman"/>
            <w:i w:val="0"/>
            <w:iCs/>
          </w:rPr>
          <w:t>.</w:t>
        </w:r>
      </w:ins>
    </w:p>
    <w:p w14:paraId="6DB7504B" w14:textId="295BC2B0" w:rsidR="002C76E3" w:rsidRPr="00C9444E" w:rsidRDefault="002C76E3" w:rsidP="00316CB1">
      <w:pPr>
        <w:pStyle w:val="Caption"/>
        <w:rPr>
          <w:rFonts w:ascii="Times New Roman" w:hAnsi="Times New Roman" w:cs="Times New Roman"/>
          <w:b/>
          <w:bCs/>
        </w:rPr>
      </w:pPr>
    </w:p>
    <w:p w14:paraId="1628FBDD" w14:textId="179D31CC" w:rsidR="00316CB1" w:rsidRPr="00C9444E" w:rsidRDefault="00316CB1" w:rsidP="007B1B06">
      <w:pPr>
        <w:pStyle w:val="BodyText"/>
        <w:spacing w:line="480" w:lineRule="auto"/>
        <w:rPr>
          <w:rFonts w:ascii="Times New Roman" w:hAnsi="Times New Roman" w:cs="Times New Roman"/>
          <w:b/>
          <w:bCs/>
        </w:rPr>
      </w:pP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4ACDC01" w14:textId="33233EE4" w:rsidR="00D628F5" w:rsidRPr="00C9444E"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1013"/>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w:t>
      </w:r>
      <w:del w:id="1045" w:author="Madeline Galbraith" w:date="2022-06-14T21:44:00Z">
        <w:r w:rsidRPr="00C9444E">
          <w:rPr>
            <w:rFonts w:ascii="Times New Roman" w:hAnsi="Times New Roman" w:cs="Times New Roman"/>
          </w:rPr>
          <w:delText>phenotype</w:delText>
        </w:r>
      </w:del>
      <w:ins w:id="1046" w:author="Madeline Galbraith" w:date="2022-06-14T21:44:00Z">
        <w:r w:rsidR="00A7510D">
          <w:rPr>
            <w:rFonts w:ascii="Times New Roman" w:hAnsi="Times New Roman" w:cs="Times New Roman"/>
          </w:rPr>
          <w:t>state</w:t>
        </w:r>
      </w:ins>
      <w:r w:rsidRPr="00C9444E">
        <w:rPr>
          <w:rFonts w:ascii="Times New Roman" w:hAnsi="Times New Roman" w:cs="Times New Roman"/>
        </w:rPr>
        <w:t xml:space="preserve"> and pushes the system towards the </w:t>
      </w:r>
      <w:del w:id="1047" w:author="Madeline Galbraith" w:date="2022-06-14T21:44:00Z">
        <w:r w:rsidRPr="00C9444E">
          <w:rPr>
            <w:rFonts w:ascii="Times New Roman" w:hAnsi="Times New Roman" w:cs="Times New Roman"/>
          </w:rPr>
          <w:delText>Epithelial</w:delText>
        </w:r>
      </w:del>
      <w:ins w:id="1048" w:author="Madeline Galbraith" w:date="2022-06-14T21:44:00Z">
        <w:r w:rsidR="00BF0DCA">
          <w:rPr>
            <w:rFonts w:ascii="Times New Roman" w:hAnsi="Times New Roman" w:cs="Times New Roman"/>
          </w:rPr>
          <w:t>E</w:t>
        </w:r>
      </w:ins>
      <w:r w:rsidRPr="00C9444E">
        <w:rPr>
          <w:rFonts w:ascii="Times New Roman" w:hAnsi="Times New Roman" w:cs="Times New Roman"/>
        </w:rPr>
        <w:t xml:space="preserve">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del w:id="1049" w:author="Madeline Galbraith" w:date="2022-06-14T21:44:00Z">
        <w:r w:rsidRPr="00C9444E">
          <w:rPr>
            <w:rFonts w:ascii="Times New Roman" w:hAnsi="Times New Roman" w:cs="Times New Roman"/>
          </w:rPr>
          <w:delText>phenotype</w:delText>
        </w:r>
      </w:del>
      <w:ins w:id="1050" w:author="Madeline Galbraith" w:date="2022-06-14T21:44:00Z">
        <w:r w:rsidR="00A7510D">
          <w:rPr>
            <w:rFonts w:ascii="Times New Roman" w:hAnsi="Times New Roman" w:cs="Times New Roman"/>
          </w:rPr>
          <w:t>state</w:t>
        </w:r>
      </w:ins>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del w:id="1051" w:author="Madeline Galbraith" w:date="2022-06-14T21:44:00Z">
        <w:r w:rsidRPr="00C9444E">
          <w:rPr>
            <w:rFonts w:ascii="Times New Roman" w:hAnsi="Times New Roman" w:cs="Times New Roman"/>
          </w:rPr>
          <w:delText>mesenchymal</w:delText>
        </w:r>
      </w:del>
      <w:ins w:id="1052" w:author="Madeline Galbraith" w:date="2022-06-14T21:44:00Z">
        <w:r w:rsidR="00BF0DCA">
          <w:rPr>
            <w:rFonts w:ascii="Times New Roman" w:hAnsi="Times New Roman" w:cs="Times New Roman"/>
          </w:rPr>
          <w:t>the M state</w:t>
        </w:r>
      </w:ins>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18197D" w:rsidRPr="00C9444E">
        <w:rPr>
          <w:rFonts w:ascii="Times New Roman" w:hAnsi="Times New Roman" w:cs="Times New Roman"/>
        </w:rPr>
        <w:t>5A</w:t>
      </w:r>
      <w:r w:rsidRPr="00C9444E">
        <w:rPr>
          <w:rFonts w:ascii="Times New Roman" w:hAnsi="Times New Roman" w:cs="Times New Roman"/>
        </w:rPr>
        <w:t xml:space="preserve"> and </w:t>
      </w:r>
      <w:r w:rsidR="0018197D" w:rsidRPr="00C9444E">
        <w:rPr>
          <w:rFonts w:ascii="Times New Roman" w:hAnsi="Times New Roman" w:cs="Times New Roman"/>
        </w:rPr>
        <w:t>5B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r w:rsidR="00CC29EF" w:rsidRPr="00C9444E">
        <w:rPr>
          <w:rFonts w:ascii="Times New Roman" w:hAnsi="Times New Roman" w:cs="Times New Roman"/>
        </w:rPr>
        <w:t xml:space="preserve"> </w:t>
      </w:r>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Pr="00C9444E">
        <w:rPr>
          <w:rFonts w:ascii="Times New Roman" w:hAnsi="Times New Roman" w:cs="Times New Roman"/>
        </w:rPr>
        <w:t xml:space="preserve">. That is exactly what happens </w:t>
      </w:r>
      <w:del w:id="1053" w:author="Madeline Galbraith" w:date="2022-06-14T21:44:00Z">
        <w:r w:rsidRPr="00C9444E">
          <w:rPr>
            <w:rFonts w:ascii="Times New Roman" w:hAnsi="Times New Roman" w:cs="Times New Roman"/>
          </w:rPr>
          <w:delText>for any combination</w:delText>
        </w:r>
      </w:del>
      <w:ins w:id="1054" w:author="Madeline Galbraith" w:date="2022-06-14T21:44:00Z">
        <w:r w:rsidR="00A85202">
          <w:rPr>
            <w:rFonts w:ascii="Times New Roman" w:hAnsi="Times New Roman" w:cs="Times New Roman"/>
          </w:rPr>
          <w:t>when at least one</w:t>
        </w:r>
      </w:ins>
      <w:r w:rsidR="00A85202">
        <w:rPr>
          <w:rFonts w:ascii="Times New Roman" w:hAnsi="Times New Roman" w:cs="Times New Roman"/>
        </w:rPr>
        <w:t xml:space="preserve"> of the three AMPK crosstalks and</w:t>
      </w:r>
      <w:ins w:id="1055" w:author="Madeline Galbraith" w:date="2022-06-14T21:44:00Z">
        <w:r w:rsidR="00A85202">
          <w:rPr>
            <w:rFonts w:ascii="Times New Roman" w:hAnsi="Times New Roman" w:cs="Times New Roman"/>
          </w:rPr>
          <w:t xml:space="preserve"> at least one of the</w:t>
        </w:r>
      </w:ins>
      <w:r w:rsidR="00A85202">
        <w:rPr>
          <w:rFonts w:ascii="Times New Roman" w:hAnsi="Times New Roman" w:cs="Times New Roman"/>
        </w:rPr>
        <w:t xml:space="preserve"> two </w:t>
      </w:r>
      <w:r w:rsidR="005506B5" w:rsidRPr="00C9444E">
        <w:rPr>
          <w:rFonts w:ascii="Times New Roman" w:hAnsi="Times New Roman" w:cs="Times New Roman"/>
        </w:rPr>
        <w:t>HIF-1</w:t>
      </w:r>
      <w:r w:rsidRPr="00C9444E">
        <w:rPr>
          <w:rFonts w:ascii="Times New Roman" w:hAnsi="Times New Roman" w:cs="Times New Roman"/>
        </w:rPr>
        <w:t xml:space="preserve"> crosstalks, although the exact values of where the E/M-W/O state exists depends </w:t>
      </w:r>
      <w:r w:rsidR="00CF3BD1" w:rsidRPr="00C9444E">
        <w:rPr>
          <w:rFonts w:ascii="Times New Roman" w:hAnsi="Times New Roman" w:cs="Times New Roman"/>
        </w:rPr>
        <w:t xml:space="preserve">in detail </w:t>
      </w:r>
      <w:r w:rsidRPr="00C9444E">
        <w:rPr>
          <w:rFonts w:ascii="Times New Roman" w:hAnsi="Times New Roman" w:cs="Times New Roman"/>
        </w:rPr>
        <w:t>on the type of regulation (Fig</w:t>
      </w:r>
      <w:r w:rsidR="003352BC" w:rsidRPr="00C9444E">
        <w:rPr>
          <w:rFonts w:ascii="Times New Roman" w:hAnsi="Times New Roman" w:cs="Times New Roman"/>
        </w:rPr>
        <w:t>.</w:t>
      </w:r>
      <w:r w:rsidRPr="00C9444E">
        <w:rPr>
          <w:rFonts w:ascii="Times New Roman" w:hAnsi="Times New Roman" w:cs="Times New Roman"/>
        </w:rPr>
        <w:t xml:space="preserve"> S</w:t>
      </w:r>
      <w:r w:rsidR="001D6FB1" w:rsidRPr="00C9444E">
        <w:rPr>
          <w:rFonts w:ascii="Times New Roman" w:hAnsi="Times New Roman" w:cs="Times New Roman"/>
        </w:rPr>
        <w:t>18</w:t>
      </w:r>
      <w:r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del w:id="1056" w:author="Madeline Galbraith" w:date="2022-06-14T21:44:00Z">
        <w:r w:rsidR="00E72DA9" w:rsidRPr="00C9444E">
          <w:rPr>
            <w:rFonts w:ascii="Times New Roman" w:hAnsi="Times New Roman" w:cs="Times New Roman"/>
          </w:rPr>
          <w:delText>more</w:delText>
        </w:r>
      </w:del>
      <w:ins w:id="1057" w:author="Madeline Galbraith" w:date="2022-06-14T21:44:00Z">
        <w:r w:rsidR="00BF0DCA">
          <w:rPr>
            <w:rFonts w:ascii="Times New Roman" w:hAnsi="Times New Roman" w:cs="Times New Roman"/>
          </w:rPr>
          <w:t>larger</w:t>
        </w:r>
      </w:ins>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del w:id="1058" w:author="Madeline Galbraith" w:date="2022-06-14T21:44:00Z">
        <w:r w:rsidR="00E72DA9" w:rsidRPr="00C9444E">
          <w:rPr>
            <w:rFonts w:ascii="Times New Roman" w:hAnsi="Times New Roman" w:cs="Times New Roman"/>
          </w:rPr>
          <w:delText>regions</w:delText>
        </w:r>
      </w:del>
      <w:ins w:id="1059" w:author="Madeline Galbraith" w:date="2022-06-14T21:44:00Z">
        <w:r w:rsidR="00BF0DCA">
          <w:rPr>
            <w:rFonts w:ascii="Times New Roman" w:hAnsi="Times New Roman" w:cs="Times New Roman"/>
          </w:rPr>
          <w:t>spaces</w:t>
        </w:r>
      </w:ins>
      <w:r w:rsidR="00E72DA9" w:rsidRPr="00C9444E">
        <w:rPr>
          <w:rFonts w:ascii="Times New Roman" w:hAnsi="Times New Roman" w:cs="Times New Roman"/>
        </w:rPr>
        <w:t xml:space="preserve"> than if they target the same </w:t>
      </w:r>
      <w:ins w:id="1060" w:author="Madeline Galbraith" w:date="2022-06-14T21:44:00Z">
        <w:r w:rsidR="00BF0DCA">
          <w:rPr>
            <w:rFonts w:ascii="Times New Roman" w:hAnsi="Times New Roman" w:cs="Times New Roman"/>
          </w:rPr>
          <w:t xml:space="preserve">EMT </w:t>
        </w:r>
      </w:ins>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crosstalks </w:t>
      </w:r>
      <w:del w:id="1061" w:author="Madeline Galbraith" w:date="2022-06-14T21:44:00Z">
        <w:r w:rsidR="009D19CB" w:rsidRPr="00C9444E">
          <w:rPr>
            <w:rFonts w:ascii="Times New Roman" w:hAnsi="Times New Roman" w:cs="Times New Roman"/>
          </w:rPr>
          <w:delText>must</w:delText>
        </w:r>
      </w:del>
      <w:ins w:id="1062" w:author="Madeline Galbraith" w:date="2022-06-14T21:44:00Z">
        <w:r w:rsidR="00BF0DCA">
          <w:rPr>
            <w:rFonts w:ascii="Times New Roman" w:hAnsi="Times New Roman" w:cs="Times New Roman"/>
          </w:rPr>
          <w:t>should</w:t>
        </w:r>
      </w:ins>
      <w:r w:rsidR="009D19CB" w:rsidRPr="00C9444E">
        <w:rPr>
          <w:rFonts w:ascii="Times New Roman" w:hAnsi="Times New Roman" w:cs="Times New Roman"/>
        </w:rPr>
        <w:t xml:space="preserve"> be active </w:t>
      </w:r>
      <w:r w:rsidR="009749FD" w:rsidRPr="00C9444E">
        <w:rPr>
          <w:rFonts w:ascii="Times New Roman" w:hAnsi="Times New Roman" w:cs="Times New Roman"/>
        </w:rPr>
        <w:t xml:space="preserve">and multiple gene regulators </w:t>
      </w:r>
      <w:del w:id="1063" w:author="Madeline Galbraith" w:date="2022-06-14T21:44:00Z">
        <w:r w:rsidR="009749FD" w:rsidRPr="00C9444E">
          <w:rPr>
            <w:rFonts w:ascii="Times New Roman" w:hAnsi="Times New Roman" w:cs="Times New Roman"/>
          </w:rPr>
          <w:delText>must</w:delText>
        </w:r>
      </w:del>
      <w:ins w:id="1064" w:author="Madeline Galbraith" w:date="2022-06-14T21:44:00Z">
        <w:r w:rsidR="00BF0DCA">
          <w:rPr>
            <w:rFonts w:ascii="Times New Roman" w:hAnsi="Times New Roman" w:cs="Times New Roman"/>
          </w:rPr>
          <w:t>should</w:t>
        </w:r>
      </w:ins>
      <w:r w:rsidR="009749FD" w:rsidRPr="00C9444E">
        <w:rPr>
          <w:rFonts w:ascii="Times New Roman" w:hAnsi="Times New Roman" w:cs="Times New Roman"/>
        </w:rPr>
        <w:t xml:space="preserve">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Pr="00C9444E">
        <w:rPr>
          <w:rFonts w:ascii="Times New Roman" w:hAnsi="Times New Roman" w:cs="Times New Roman"/>
        </w:rPr>
        <w:t xml:space="preserve"> If all crosstalks involving AMPK and </w:t>
      </w:r>
      <w:r w:rsidR="005506B5" w:rsidRPr="00C9444E">
        <w:rPr>
          <w:rFonts w:ascii="Times New Roman" w:hAnsi="Times New Roman" w:cs="Times New Roman"/>
        </w:rPr>
        <w:t>HIF-1</w:t>
      </w:r>
      <w:r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A</w:t>
      </w:r>
      <w:r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B</w:t>
      </w:r>
      <w:r w:rsidRPr="00C9444E">
        <w:rPr>
          <w:rFonts w:ascii="Times New Roman" w:hAnsi="Times New Roman" w:cs="Times New Roman"/>
        </w:rPr>
        <w:t xml:space="preserve">). However, when analyzing the system for the existence of the E/M-W/O </w:t>
      </w:r>
      <w:del w:id="1065" w:author="Madeline Galbraith" w:date="2022-06-14T21:44:00Z">
        <w:r w:rsidRPr="00C9444E">
          <w:rPr>
            <w:rFonts w:ascii="Times New Roman" w:hAnsi="Times New Roman" w:cs="Times New Roman"/>
          </w:rPr>
          <w:delText>phenotype</w:delText>
        </w:r>
      </w:del>
      <w:ins w:id="1066" w:author="Madeline Galbraith" w:date="2022-06-14T21:44:00Z">
        <w:r w:rsidR="00A7510D">
          <w:rPr>
            <w:rFonts w:ascii="Times New Roman" w:hAnsi="Times New Roman" w:cs="Times New Roman"/>
          </w:rPr>
          <w:t>state</w:t>
        </w:r>
      </w:ins>
      <w:r w:rsidRPr="00C9444E">
        <w:rPr>
          <w:rFonts w:ascii="Times New Roman" w:hAnsi="Times New Roman" w:cs="Times New Roman"/>
        </w:rPr>
        <w:t xml:space="preserve">, it only exists in </w:t>
      </w:r>
      <w:r w:rsidR="002742FA" w:rsidRPr="00C9444E">
        <w:rPr>
          <w:rFonts w:ascii="Times New Roman" w:hAnsi="Times New Roman" w:cs="Times New Roman"/>
        </w:rPr>
        <w:t xml:space="preserve"> a small region </w:t>
      </w:r>
      <w:del w:id="1067" w:author="Madeline Galbraith" w:date="2022-06-14T21:44:00Z">
        <w:r w:rsidR="002742FA" w:rsidRPr="00C9444E">
          <w:rPr>
            <w:rFonts w:ascii="Times New Roman" w:hAnsi="Times New Roman" w:cs="Times New Roman"/>
          </w:rPr>
          <w:delText>when</w:delText>
        </w:r>
      </w:del>
      <w:ins w:id="1068" w:author="Madeline Galbraith" w:date="2022-06-14T21:44:00Z">
        <w:r w:rsidR="00BF0DCA">
          <w:rPr>
            <w:rFonts w:ascii="Times New Roman" w:hAnsi="Times New Roman" w:cs="Times New Roman"/>
          </w:rPr>
          <w:t>where</w:t>
        </w:r>
      </w:ins>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crosstalks are able to maintain the E/M </w:t>
      </w:r>
      <w:del w:id="1069" w:author="Madeline Galbraith" w:date="2022-06-14T21:44:00Z">
        <w:r w:rsidR="002742FA" w:rsidRPr="00C9444E">
          <w:rPr>
            <w:rFonts w:ascii="Times New Roman" w:hAnsi="Times New Roman" w:cs="Times New Roman"/>
          </w:rPr>
          <w:delText>phenotype</w:delText>
        </w:r>
      </w:del>
      <w:ins w:id="1070" w:author="Madeline Galbraith" w:date="2022-06-14T21:44:00Z">
        <w:r w:rsidR="00A7510D">
          <w:rPr>
            <w:rFonts w:ascii="Times New Roman" w:hAnsi="Times New Roman" w:cs="Times New Roman"/>
          </w:rPr>
          <w:t>state</w:t>
        </w:r>
      </w:ins>
      <w:r w:rsidR="002742FA" w:rsidRPr="00C9444E">
        <w:rPr>
          <w:rFonts w:ascii="Times New Roman" w:hAnsi="Times New Roman" w:cs="Times New Roman"/>
        </w:rPr>
        <w:t xml:space="preserve"> longer than AMPK driven crosstalks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AMPK regulated crosstalks,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w:t>
      </w:r>
      <w:r w:rsidR="005B357C">
        <w:rPr>
          <w:rFonts w:ascii="Times New Roman" w:hAnsi="Times New Roman" w:cs="Times New Roman"/>
        </w:rPr>
        <w:lastRenderedPageBreak/>
        <w:t xml:space="preserve">correlated with the E/M state </w:t>
      </w:r>
      <w:r w:rsidR="00FE50CC" w:rsidRPr="00C9444E">
        <w:rPr>
          <w:rFonts w:ascii="Times New Roman" w:hAnsi="Times New Roman" w:cs="Times New Roman"/>
        </w:rPr>
        <w:t>than AMPK driven crosstalk</w:t>
      </w:r>
      <w:r w:rsidR="005B357C">
        <w:rPr>
          <w:rFonts w:ascii="Times New Roman" w:hAnsi="Times New Roman" w:cs="Times New Roman"/>
        </w:rPr>
        <w:t>, in agreement with a recent study based on publicly available expression data</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del w:id="1071" w:author="Madeline Galbraith" w:date="2022-06-14T21:44:00Z">
            <w:r w:rsidR="004C245F" w:rsidRPr="004C245F">
              <w:rPr>
                <w:rFonts w:ascii="Times New Roman" w:eastAsia="Times New Roman" w:hAnsi="Times New Roman" w:cs="Times New Roman"/>
                <w:color w:val="000000"/>
              </w:rPr>
              <w:delText>[67]</w:delText>
            </w:r>
          </w:del>
          <w:ins w:id="1072" w:author="Madeline Galbraith" w:date="2022-06-14T21:44:00Z">
            <w:r w:rsidR="00AE6CCC" w:rsidRPr="00AE6CCC">
              <w:rPr>
                <w:rFonts w:ascii="Times New Roman" w:eastAsia="Times New Roman" w:hAnsi="Times New Roman" w:cs="Times New Roman"/>
                <w:color w:val="000000"/>
              </w:rPr>
              <w:t>[69]</w:t>
            </w:r>
          </w:ins>
        </w:sdtContent>
      </w:sdt>
      <w:r w:rsidR="00FE50CC" w:rsidRPr="00C9444E">
        <w:rPr>
          <w:rFonts w:ascii="Times New Roman" w:hAnsi="Times New Roman" w:cs="Times New Roman"/>
        </w:rPr>
        <w:t>.</w:t>
      </w:r>
    </w:p>
    <w:p w14:paraId="5E2ED4B4" w14:textId="2D8DD2FF"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crosstalks are active then there are regions where the E/M-W/O state exists. Additionally, the </w:t>
      </w:r>
      <w:del w:id="1073" w:author="Madeline Galbraith" w:date="2022-06-14T21:44:00Z">
        <w:r w:rsidRPr="00C9444E">
          <w:rPr>
            <w:rFonts w:ascii="Times New Roman" w:hAnsi="Times New Roman" w:cs="Times New Roman"/>
          </w:rPr>
          <w:delText>epithelial</w:delText>
        </w:r>
      </w:del>
      <w:ins w:id="1074" w:author="Madeline Galbraith" w:date="2022-06-14T21:44:00Z">
        <w:r w:rsidR="002B0F0E">
          <w:rPr>
            <w:rFonts w:ascii="Times New Roman" w:hAnsi="Times New Roman" w:cs="Times New Roman"/>
          </w:rPr>
          <w:t>E</w:t>
        </w:r>
      </w:ins>
      <w:r w:rsidRPr="00C9444E">
        <w:rPr>
          <w:rFonts w:ascii="Times New Roman" w:hAnsi="Times New Roman" w:cs="Times New Roman"/>
        </w:rPr>
        <w:t xml:space="preserve"> state is typically coupled to</w:t>
      </w:r>
      <w:r w:rsidR="002B0F0E">
        <w:rPr>
          <w:rFonts w:ascii="Times New Roman" w:hAnsi="Times New Roman" w:cs="Times New Roman"/>
        </w:rPr>
        <w:t xml:space="preserve"> </w:t>
      </w:r>
      <w:del w:id="1075" w:author="Madeline Galbraith" w:date="2022-06-14T21:44:00Z">
        <w:r w:rsidRPr="00C9444E">
          <w:rPr>
            <w:rFonts w:ascii="Times New Roman" w:hAnsi="Times New Roman" w:cs="Times New Roman"/>
          </w:rPr>
          <w:delText xml:space="preserve">OXPHOS metabolism (E-O), </w:delText>
        </w:r>
      </w:del>
      <w:r w:rsidR="002B0F0E">
        <w:rPr>
          <w:rFonts w:ascii="Times New Roman" w:hAnsi="Times New Roman" w:cs="Times New Roman"/>
        </w:rPr>
        <w:t>the</w:t>
      </w:r>
      <w:r w:rsidRPr="00C9444E">
        <w:rPr>
          <w:rFonts w:ascii="Times New Roman" w:hAnsi="Times New Roman" w:cs="Times New Roman"/>
        </w:rPr>
        <w:t xml:space="preserve"> </w:t>
      </w:r>
      <w:del w:id="1076" w:author="Madeline Galbraith" w:date="2022-06-14T21:44:00Z">
        <w:r w:rsidRPr="00C9444E">
          <w:rPr>
            <w:rFonts w:ascii="Times New Roman" w:hAnsi="Times New Roman" w:cs="Times New Roman"/>
          </w:rPr>
          <w:delText>mesenchymal</w:delText>
        </w:r>
      </w:del>
      <w:ins w:id="1077" w:author="Madeline Galbraith" w:date="2022-06-14T21:44:00Z">
        <w:r w:rsidR="002B0F0E">
          <w:rPr>
            <w:rFonts w:ascii="Times New Roman" w:hAnsi="Times New Roman" w:cs="Times New Roman"/>
          </w:rPr>
          <w:t>O</w:t>
        </w:r>
      </w:ins>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w:t>
      </w:r>
      <w:ins w:id="1078" w:author="Madeline Galbraith" w:date="2022-06-14T21:44:00Z">
        <w:r w:rsidRPr="00C9444E">
          <w:rPr>
            <w:rFonts w:ascii="Times New Roman" w:hAnsi="Times New Roman" w:cs="Times New Roman"/>
          </w:rPr>
          <w:t xml:space="preserve">(E-O), the </w:t>
        </w:r>
        <w:r w:rsidR="002B0F0E">
          <w:rPr>
            <w:rFonts w:ascii="Times New Roman" w:hAnsi="Times New Roman" w:cs="Times New Roman"/>
          </w:rPr>
          <w:t>M</w:t>
        </w:r>
        <w:r w:rsidRPr="00C9444E">
          <w:rPr>
            <w:rFonts w:ascii="Times New Roman" w:hAnsi="Times New Roman" w:cs="Times New Roman"/>
          </w:rPr>
          <w:t xml:space="preserve"> state </w:t>
        </w:r>
      </w:ins>
      <w:r w:rsidRPr="00C9444E">
        <w:rPr>
          <w:rFonts w:ascii="Times New Roman" w:hAnsi="Times New Roman" w:cs="Times New Roman"/>
        </w:rPr>
        <w:t xml:space="preserve">is associated with the </w:t>
      </w:r>
      <w:del w:id="1079" w:author="Madeline Galbraith" w:date="2022-06-14T21:44:00Z">
        <w:r w:rsidRPr="00C9444E">
          <w:rPr>
            <w:rFonts w:ascii="Times New Roman" w:hAnsi="Times New Roman" w:cs="Times New Roman"/>
          </w:rPr>
          <w:delText>Warburg metabolic phenotype</w:delText>
        </w:r>
      </w:del>
      <w:ins w:id="1080" w:author="Madeline Galbraith" w:date="2022-06-14T21:44:00Z">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state</w:t>
        </w:r>
      </w:ins>
      <w:r w:rsidR="002B0F0E">
        <w:rPr>
          <w:rFonts w:ascii="Times New Roman" w:hAnsi="Times New Roman" w:cs="Times New Roman"/>
        </w:rPr>
        <w:t xml:space="preserv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del w:id="1081" w:author="Madeline Galbraith" w:date="2022-06-14T21:44:00Z">
        <w:r w:rsidRPr="00C9444E">
          <w:rPr>
            <w:rFonts w:ascii="Times New Roman" w:hAnsi="Times New Roman" w:cs="Times New Roman"/>
          </w:rPr>
          <w:delText>metabolic phenotype</w:delText>
        </w:r>
      </w:del>
      <w:ins w:id="1082" w:author="Madeline Galbraith" w:date="2022-06-14T21:44:00Z">
        <w:r w:rsidR="002B0F0E">
          <w:rPr>
            <w:rFonts w:ascii="Times New Roman" w:hAnsi="Times New Roman" w:cs="Times New Roman"/>
          </w:rPr>
          <w:t>state</w:t>
        </w:r>
      </w:ins>
      <w:r w:rsidRPr="00C9444E">
        <w:rPr>
          <w:rFonts w:ascii="Times New Roman" w:hAnsi="Times New Roman" w:cs="Times New Roman"/>
        </w:rPr>
        <w:t xml:space="preserve"> (Fig. </w:t>
      </w:r>
      <w:r w:rsidR="00B7401C" w:rsidRPr="00C9444E">
        <w:rPr>
          <w:rFonts w:ascii="Times New Roman" w:hAnsi="Times New Roman" w:cs="Times New Roman"/>
        </w:rPr>
        <w:t>6</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 xml:space="preserve">This behavior represents the full coordination of EMT and metabolism and suggests </w:t>
      </w:r>
      <w:del w:id="1083" w:author="Madeline Galbraith" w:date="2022-06-14T21:44:00Z">
        <w:r w:rsidR="00CF3BD1" w:rsidRPr="00C9444E">
          <w:rPr>
            <w:rFonts w:ascii="Times New Roman" w:hAnsi="Times New Roman" w:cs="Times New Roman"/>
          </w:rPr>
          <w:delText>that</w:delText>
        </w:r>
        <w:r w:rsidRPr="00C9444E">
          <w:rPr>
            <w:rFonts w:ascii="Times New Roman" w:hAnsi="Times New Roman" w:cs="Times New Roman"/>
          </w:rPr>
          <w:delText xml:space="preserve"> cells in the primary tumor </w:delText>
        </w:r>
        <w:r w:rsidR="00C370A3" w:rsidRPr="00C9444E">
          <w:rPr>
            <w:rFonts w:ascii="Times New Roman" w:hAnsi="Times New Roman" w:cs="Times New Roman"/>
          </w:rPr>
          <w:delText xml:space="preserve">prefer to </w:delText>
        </w:r>
        <w:r w:rsidRPr="00C9444E">
          <w:rPr>
            <w:rFonts w:ascii="Times New Roman" w:hAnsi="Times New Roman" w:cs="Times New Roman"/>
          </w:rPr>
          <w:delText xml:space="preserve">utilize OXPHOS while </w:delText>
        </w:r>
      </w:del>
      <w:r w:rsidR="00901F80" w:rsidRPr="00C9444E">
        <w:rPr>
          <w:rFonts w:ascii="Times New Roman" w:hAnsi="Times New Roman" w:cs="Times New Roman"/>
        </w:rPr>
        <w:t>clusters of migrating cells utilize a combination of aerobic glycolysis and OXPHOS</w:t>
      </w:r>
      <w:ins w:id="1084" w:author="Madeline Galbraith" w:date="2022-06-14T21:44:00Z">
        <w:r w:rsidR="00901F80" w:rsidRPr="00C9444E">
          <w:rPr>
            <w:rFonts w:ascii="Times New Roman" w:hAnsi="Times New Roman" w:cs="Times New Roman"/>
          </w:rPr>
          <w:t>.</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ins>
      <w:r w:rsidR="00773892">
        <w:rPr>
          <w:rFonts w:ascii="Times New Roman" w:hAnsi="Times New Roman" w:cs="Times New Roman"/>
        </w:rPr>
        <w:t>.</w:t>
      </w:r>
      <w:r w:rsidRPr="00C9444E">
        <w:rPr>
          <w:rFonts w:ascii="Times New Roman" w:hAnsi="Times New Roman" w:cs="Times New Roman"/>
        </w:rPr>
        <w:t xml:space="preserve"> </w:t>
      </w:r>
    </w:p>
    <w:p w14:paraId="34E456CE" w14:textId="77777777" w:rsidR="0032528C" w:rsidRPr="00C9444E" w:rsidRDefault="00AD7F58" w:rsidP="0032528C">
      <w:pPr>
        <w:pStyle w:val="CaptionedFigure"/>
        <w:rPr>
          <w:del w:id="1085" w:author="Madeline Galbraith" w:date="2022-06-14T21:44:00Z"/>
          <w:rFonts w:ascii="Times New Roman" w:hAnsi="Times New Roman" w:cs="Times New Roman"/>
        </w:rPr>
      </w:pPr>
      <w:del w:id="1086" w:author="Madeline Galbraith" w:date="2022-06-14T21:44:00Z">
        <w:r w:rsidRPr="00C9444E">
          <w:rPr>
            <w:rFonts w:ascii="Times New Roman" w:hAnsi="Times New Roman" w:cs="Times New Roman"/>
            <w:noProof/>
          </w:rPr>
          <w:lastRenderedPageBreak/>
          <w:drawing>
            <wp:inline distT="0" distB="0" distL="0" distR="0" wp14:anchorId="36E2F254" wp14:editId="3B776405">
              <wp:extent cx="5668221" cy="2196064"/>
              <wp:effectExtent l="0" t="0" r="8890" b="0"/>
              <wp:docPr id="1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68221" cy="2196064"/>
                      </a:xfrm>
                      <a:prstGeom prst="rect">
                        <a:avLst/>
                      </a:prstGeom>
                      <a:noFill/>
                      <a:ln w="9525">
                        <a:noFill/>
                        <a:headEnd/>
                        <a:tailEnd/>
                      </a:ln>
                    </pic:spPr>
                  </pic:pic>
                </a:graphicData>
              </a:graphic>
            </wp:inline>
          </w:drawing>
        </w:r>
      </w:del>
    </w:p>
    <w:p w14:paraId="70796E0C" w14:textId="77777777" w:rsidR="0032528C" w:rsidRPr="00C9444E" w:rsidRDefault="00AD7F58" w:rsidP="0032528C">
      <w:pPr>
        <w:pStyle w:val="CaptionedFigure"/>
        <w:rPr>
          <w:ins w:id="1087" w:author="Madeline Galbraith" w:date="2022-06-14T21:44:00Z"/>
          <w:rFonts w:ascii="Times New Roman" w:hAnsi="Times New Roman" w:cs="Times New Roman"/>
        </w:rPr>
      </w:pPr>
      <w:ins w:id="1088" w:author="Madeline Galbraith" w:date="2022-06-14T21:44:00Z">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ins>
    </w:p>
    <w:p w14:paraId="12FCA60C" w14:textId="12BC493B"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6</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When all HIF-1 and AMPK controlled crosstalks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HIF-1 driving the network to mesenchymal and AMPK driving the system towards the </w:t>
      </w:r>
      <w:del w:id="1089" w:author="Madeline Galbraith" w:date="2022-06-14T21:44:00Z">
        <w:r w:rsidR="00515A76" w:rsidRPr="00C9444E">
          <w:rPr>
            <w:rFonts w:ascii="Times New Roman" w:hAnsi="Times New Roman" w:cs="Times New Roman"/>
            <w:i w:val="0"/>
            <w:iCs/>
          </w:rPr>
          <w:delText>epithelial</w:delText>
        </w:r>
      </w:del>
      <w:ins w:id="1090" w:author="Madeline Galbraith" w:date="2022-06-14T21:44:00Z">
        <w:r w:rsidR="004E2DC1">
          <w:rPr>
            <w:rFonts w:ascii="Times New Roman" w:hAnsi="Times New Roman" w:cs="Times New Roman"/>
            <w:i w:val="0"/>
            <w:iCs/>
          </w:rPr>
          <w:t>E</w:t>
        </w:r>
      </w:ins>
      <w:r w:rsidR="00515A76" w:rsidRPr="00C9444E">
        <w:rPr>
          <w:rFonts w:ascii="Times New Roman" w:hAnsi="Times New Roman" w:cs="Times New Roman"/>
          <w:i w:val="0"/>
          <w:iCs/>
        </w:rPr>
        <w:t xml:space="preserve">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w:t>
      </w:r>
      <w:del w:id="1091" w:author="Madeline Galbraith" w:date="2022-06-14T21:44:00Z">
        <w:r w:rsidR="00BE20CC" w:rsidRPr="00C9444E">
          <w:rPr>
            <w:rFonts w:ascii="Times New Roman" w:hAnsi="Times New Roman" w:cs="Times New Roman"/>
            <w:i w:val="0"/>
            <w:iCs/>
          </w:rPr>
          <w:delText>hybrid</w:delText>
        </w:r>
      </w:del>
      <w:ins w:id="1092" w:author="Madeline Galbraith" w:date="2022-06-14T21:44:00Z">
        <w:r w:rsidR="00B74F54">
          <w:rPr>
            <w:rFonts w:ascii="Times New Roman" w:hAnsi="Times New Roman" w:cs="Times New Roman"/>
            <w:i w:val="0"/>
            <w:iCs/>
          </w:rPr>
          <w:t>coupled</w:t>
        </w:r>
      </w:ins>
      <w:r w:rsidR="00BE20CC" w:rsidRPr="00C9444E">
        <w:rPr>
          <w:rFonts w:ascii="Times New Roman" w:hAnsi="Times New Roman" w:cs="Times New Roman"/>
          <w:i w:val="0"/>
          <w:iCs/>
        </w:rPr>
        <w:t xml:space="preserve">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del w:id="1093" w:author="Madeline Galbraith" w:date="2022-06-14T21:44:00Z">
        <w:r w:rsidR="009B7026" w:rsidRPr="00C9444E">
          <w:rPr>
            <w:rFonts w:ascii="Times New Roman" w:hAnsi="Times New Roman" w:cs="Times New Roman"/>
            <w:i w:val="0"/>
            <w:iCs/>
          </w:rPr>
          <w:delText>The</w:delText>
        </w:r>
      </w:del>
      <w:ins w:id="1094" w:author="Madeline Galbraith" w:date="2022-06-14T21:44:00Z">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he</w:t>
        </w:r>
      </w:ins>
      <w:r w:rsidR="009B7026" w:rsidRPr="00C9444E">
        <w:rPr>
          <w:rFonts w:ascii="Times New Roman" w:hAnsi="Times New Roman" w:cs="Times New Roman"/>
          <w:i w:val="0"/>
          <w:iCs/>
        </w:rPr>
        <w:t xml:space="preserve"> network showing </w:t>
      </w:r>
      <w:ins w:id="1095" w:author="Madeline Galbraith" w:date="2022-06-14T21:44:00Z">
        <w:r w:rsidR="00B74F54">
          <w:rPr>
            <w:rFonts w:ascii="Times New Roman" w:hAnsi="Times New Roman" w:cs="Times New Roman"/>
            <w:i w:val="0"/>
            <w:iCs/>
          </w:rPr>
          <w:t xml:space="preserve">how </w:t>
        </w:r>
      </w:ins>
      <w:r w:rsidR="0012488B" w:rsidRPr="00C9444E">
        <w:rPr>
          <w:rFonts w:ascii="Times New Roman" w:hAnsi="Times New Roman" w:cs="Times New Roman"/>
          <w:i w:val="0"/>
          <w:iCs/>
        </w:rPr>
        <w:t xml:space="preserve">metabolism </w:t>
      </w:r>
      <w:del w:id="1096" w:author="Madeline Galbraith" w:date="2022-06-14T21:44:00Z">
        <w:r w:rsidR="0012488B" w:rsidRPr="00C9444E">
          <w:rPr>
            <w:rFonts w:ascii="Times New Roman" w:hAnsi="Times New Roman" w:cs="Times New Roman"/>
            <w:i w:val="0"/>
            <w:iCs/>
          </w:rPr>
          <w:delText>driven crosstalks</w:delText>
        </w:r>
      </w:del>
      <w:ins w:id="1097" w:author="Madeline Galbraith" w:date="2022-06-14T21:44:00Z">
        <w:r w:rsidR="0012488B" w:rsidRPr="00C9444E">
          <w:rPr>
            <w:rFonts w:ascii="Times New Roman" w:hAnsi="Times New Roman" w:cs="Times New Roman"/>
            <w:i w:val="0"/>
            <w:iCs/>
          </w:rPr>
          <w:t>drive</w:t>
        </w:r>
        <w:r w:rsidR="00B74F54">
          <w:rPr>
            <w:rFonts w:ascii="Times New Roman" w:hAnsi="Times New Roman" w:cs="Times New Roman"/>
            <w:i w:val="0"/>
            <w:iCs/>
          </w:rPr>
          <w:t>s</w:t>
        </w:r>
        <w:r w:rsidR="0012488B" w:rsidRPr="00C9444E">
          <w:rPr>
            <w:rFonts w:ascii="Times New Roman" w:hAnsi="Times New Roman" w:cs="Times New Roman"/>
            <w:i w:val="0"/>
            <w:iCs/>
          </w:rPr>
          <w:t xml:space="preserve"> </w:t>
        </w:r>
        <w:r w:rsidR="00B74F54">
          <w:rPr>
            <w:rFonts w:ascii="Times New Roman" w:hAnsi="Times New Roman" w:cs="Times New Roman"/>
            <w:i w:val="0"/>
            <w:iCs/>
          </w:rPr>
          <w:t>EMT</w:t>
        </w:r>
      </w:ins>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w:t>
      </w:r>
      <w:del w:id="1098" w:author="Madeline Galbraith" w:date="2022-06-14T21:44:00Z">
        <w:r w:rsidR="002E5FF0" w:rsidRPr="00C9444E">
          <w:rPr>
            <w:rFonts w:ascii="Times New Roman" w:hAnsi="Times New Roman" w:cs="Times New Roman"/>
            <w:i w:val="0"/>
            <w:iCs/>
          </w:rPr>
          <w:delText>phenotypes</w:delText>
        </w:r>
      </w:del>
      <w:ins w:id="1099" w:author="Madeline Galbraith" w:date="2022-06-14T21:44:00Z">
        <w:r w:rsidR="00A7510D">
          <w:rPr>
            <w:rFonts w:ascii="Times New Roman" w:hAnsi="Times New Roman" w:cs="Times New Roman"/>
            <w:i w:val="0"/>
            <w:iCs/>
          </w:rPr>
          <w:t>states</w:t>
        </w:r>
      </w:ins>
      <w:r w:rsidR="002E5FF0" w:rsidRPr="00C9444E">
        <w:rPr>
          <w:rFonts w:ascii="Times New Roman" w:hAnsi="Times New Roman" w:cs="Times New Roman"/>
          <w:i w:val="0"/>
          <w:iCs/>
        </w:rPr>
        <w:t xml:space="preserve"> when all metabolic driven crosstalks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del w:id="1100" w:author="Madeline Galbraith" w:date="2022-06-14T21:44:00Z">
        <w:r w:rsidR="008B6022" w:rsidRPr="00C9444E">
          <w:rPr>
            <w:rFonts w:ascii="Times New Roman" w:hAnsi="Times New Roman" w:cs="Times New Roman"/>
            <w:i w:val="0"/>
            <w:iCs/>
          </w:rPr>
          <w:delText>phenotype</w:delText>
        </w:r>
      </w:del>
      <w:ins w:id="1101" w:author="Madeline Galbraith" w:date="2022-06-14T21:44:00Z">
        <w:r w:rsidR="004E2DC1">
          <w:rPr>
            <w:rFonts w:ascii="Times New Roman" w:hAnsi="Times New Roman" w:cs="Times New Roman"/>
            <w:i w:val="0"/>
            <w:iCs/>
          </w:rPr>
          <w:t>state</w:t>
        </w:r>
      </w:ins>
      <w:r w:rsidR="008B6022" w:rsidRPr="00C9444E">
        <w:rPr>
          <w:rFonts w:ascii="Times New Roman" w:hAnsi="Times New Roman" w:cs="Times New Roman"/>
          <w:i w:val="0"/>
          <w:iCs/>
        </w:rPr>
        <w:t xml:space="preserve"> is only accessible when λ</w:t>
      </w:r>
      <w:r w:rsidR="008B6022" w:rsidRPr="00C9444E">
        <w:rPr>
          <w:rFonts w:ascii="Times New Roman" w:hAnsi="Times New Roman" w:cs="Times New Roman"/>
          <w:i w:val="0"/>
          <w:iCs/>
          <w:vertAlign w:val="subscript"/>
        </w:rPr>
        <w:t>AMPK-|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w:t>
      </w:r>
      <w:del w:id="1102" w:author="Madeline Galbraith" w:date="2022-06-14T21:44:00Z">
        <w:r w:rsidR="007F4238" w:rsidRPr="00C9444E">
          <w:rPr>
            <w:rFonts w:ascii="Times New Roman" w:hAnsi="Times New Roman" w:cs="Times New Roman"/>
            <w:i w:val="0"/>
            <w:iCs/>
          </w:rPr>
          <w:delText xml:space="preserve">only TFs and miRNAs of </w:delText>
        </w:r>
      </w:del>
      <w:r w:rsidR="007F4238" w:rsidRPr="00C9444E">
        <w:rPr>
          <w:rFonts w:ascii="Times New Roman" w:hAnsi="Times New Roman" w:cs="Times New Roman"/>
          <w:i w:val="0"/>
          <w:iCs/>
        </w:rPr>
        <w:t xml:space="preserve">the EMT circuit </w:t>
      </w:r>
      <w:del w:id="1103" w:author="Madeline Galbraith" w:date="2022-06-14T21:44:00Z">
        <w:r w:rsidR="007F4238" w:rsidRPr="00C9444E">
          <w:rPr>
            <w:rFonts w:ascii="Times New Roman" w:hAnsi="Times New Roman" w:cs="Times New Roman"/>
            <w:i w:val="0"/>
            <w:iCs/>
          </w:rPr>
          <w:delText>are</w:delText>
        </w:r>
      </w:del>
      <w:ins w:id="1104" w:author="Madeline Galbraith" w:date="2022-06-14T21:44:00Z">
        <w:r w:rsidR="00B74F54">
          <w:rPr>
            <w:rFonts w:ascii="Times New Roman" w:hAnsi="Times New Roman" w:cs="Times New Roman"/>
            <w:i w:val="0"/>
            <w:iCs/>
          </w:rPr>
          <w:t>is</w:t>
        </w:r>
      </w:ins>
      <w:r w:rsidR="007F4238" w:rsidRPr="00C9444E">
        <w:rPr>
          <w:rFonts w:ascii="Times New Roman" w:hAnsi="Times New Roman" w:cs="Times New Roman"/>
          <w:i w:val="0"/>
          <w:iCs/>
        </w:rPr>
        <w:t xml:space="preserve"> regulated by</w:t>
      </w:r>
      <w:del w:id="1105" w:author="Madeline Galbraith" w:date="2022-06-14T21:44:00Z">
        <w:r w:rsidR="007F4238" w:rsidRPr="00C9444E">
          <w:rPr>
            <w:rFonts w:ascii="Times New Roman" w:hAnsi="Times New Roman" w:cs="Times New Roman"/>
            <w:i w:val="0"/>
            <w:iCs/>
          </w:rPr>
          <w:delText xml:space="preserve"> TFs of</w:delText>
        </w:r>
      </w:del>
      <w:r w:rsidR="007F4238" w:rsidRPr="00C9444E">
        <w:rPr>
          <w:rFonts w:ascii="Times New Roman" w:hAnsi="Times New Roman" w:cs="Times New Roman"/>
          <w:i w:val="0"/>
          <w:iCs/>
        </w:rPr>
        <w:t xml:space="preserve">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HIF-1 -&gt; SNAIL). The results suggest a </w:t>
      </w:r>
      <w:ins w:id="1106" w:author="Madeline Galbraith" w:date="2022-06-14T21:44:00Z">
        <w:r w:rsidR="00B74F54">
          <w:rPr>
            <w:rFonts w:ascii="Times New Roman" w:hAnsi="Times New Roman" w:cs="Times New Roman"/>
            <w:i w:val="0"/>
            <w:iCs/>
          </w:rPr>
          <w:t xml:space="preserve">direct </w:t>
        </w:r>
      </w:ins>
      <w:r w:rsidR="007F4238" w:rsidRPr="00C9444E">
        <w:rPr>
          <w:rFonts w:ascii="Times New Roman" w:hAnsi="Times New Roman" w:cs="Times New Roman"/>
          <w:i w:val="0"/>
          <w:iCs/>
        </w:rPr>
        <w:t>correlation between the E, E/M, and M</w:t>
      </w:r>
      <w:r w:rsidR="002F304D" w:rsidRPr="00C9444E">
        <w:rPr>
          <w:rFonts w:ascii="Times New Roman" w:hAnsi="Times New Roman" w:cs="Times New Roman"/>
          <w:i w:val="0"/>
          <w:iCs/>
        </w:rPr>
        <w:t xml:space="preserve"> </w:t>
      </w:r>
      <w:del w:id="1107" w:author="Madeline Galbraith" w:date="2022-06-14T21:44:00Z">
        <w:r w:rsidR="007F4238" w:rsidRPr="00C9444E">
          <w:rPr>
            <w:rFonts w:ascii="Times New Roman" w:hAnsi="Times New Roman" w:cs="Times New Roman"/>
            <w:i w:val="0"/>
            <w:iCs/>
          </w:rPr>
          <w:delText>phenotypes</w:delText>
        </w:r>
      </w:del>
      <w:ins w:id="1108" w:author="Madeline Galbraith" w:date="2022-06-14T21:44:00Z">
        <w:r w:rsidR="00B74F54">
          <w:rPr>
            <w:rFonts w:ascii="Times New Roman" w:hAnsi="Times New Roman" w:cs="Times New Roman"/>
            <w:i w:val="0"/>
            <w:iCs/>
          </w:rPr>
          <w:t>states</w:t>
        </w:r>
      </w:ins>
      <w:r w:rsidR="007F4238" w:rsidRPr="00C9444E">
        <w:rPr>
          <w:rFonts w:ascii="Times New Roman" w:hAnsi="Times New Roman" w:cs="Times New Roman"/>
          <w:i w:val="0"/>
          <w:iCs/>
        </w:rPr>
        <w:t xml:space="preserve"> to the O, W/O, and W </w:t>
      </w:r>
      <w:del w:id="1109" w:author="Madeline Galbraith" w:date="2022-06-14T21:44:00Z">
        <w:r w:rsidR="007F4238" w:rsidRPr="00C9444E">
          <w:rPr>
            <w:rFonts w:ascii="Times New Roman" w:hAnsi="Times New Roman" w:cs="Times New Roman"/>
            <w:i w:val="0"/>
            <w:iCs/>
          </w:rPr>
          <w:delText>metabolic phenotypes</w:delText>
        </w:r>
      </w:del>
      <w:ins w:id="1110" w:author="Madeline Galbraith" w:date="2022-06-14T21:44:00Z">
        <w:r w:rsidR="00B74F54">
          <w:rPr>
            <w:rFonts w:ascii="Times New Roman" w:hAnsi="Times New Roman" w:cs="Times New Roman"/>
            <w:i w:val="0"/>
            <w:iCs/>
          </w:rPr>
          <w:t>states, respectively</w:t>
        </w:r>
      </w:ins>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1111" w:name="hybrid-em-wo-phenotype-can-be-stabilized"/>
    </w:p>
    <w:p w14:paraId="62A9D4B6" w14:textId="3BB0B6BD"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lastRenderedPageBreak/>
        <w:t xml:space="preserve">The </w:t>
      </w:r>
      <w:r w:rsidR="00AD7F58" w:rsidRPr="00C9444E">
        <w:rPr>
          <w:rFonts w:ascii="Times New Roman" w:hAnsi="Times New Roman" w:cs="Times New Roman"/>
          <w:b/>
          <w:bCs/>
        </w:rPr>
        <w:t>Hybrid E/M-W/O phenotype</w:t>
      </w:r>
      <w:bookmarkEnd w:id="1111"/>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w:t>
      </w:r>
      <w:del w:id="1112" w:author="Madeline Galbraith" w:date="2022-06-14T21:44:00Z">
        <w:r w:rsidR="00AD7F58" w:rsidRPr="00C9444E">
          <w:rPr>
            <w:rFonts w:ascii="Times New Roman" w:hAnsi="Times New Roman" w:cs="Times New Roman"/>
          </w:rPr>
          <w:delText>aggressive cancers phenotypes are</w:delText>
        </w:r>
      </w:del>
      <w:ins w:id="1113" w:author="Madeline Galbraith" w:date="2022-06-14T21:44:00Z">
        <w:r w:rsidR="00362E8E">
          <w:rPr>
            <w:rFonts w:ascii="Times New Roman" w:hAnsi="Times New Roman" w:cs="Times New Roman"/>
          </w:rPr>
          <w:t>metastatic</w:t>
        </w:r>
        <w:r w:rsidR="00362E8E" w:rsidRPr="00C9444E">
          <w:rPr>
            <w:rFonts w:ascii="Times New Roman" w:hAnsi="Times New Roman" w:cs="Times New Roman"/>
          </w:rPr>
          <w:t xml:space="preserve"> </w:t>
        </w:r>
        <w:r w:rsidR="00AD7F58" w:rsidRPr="00C9444E">
          <w:rPr>
            <w:rFonts w:ascii="Times New Roman" w:hAnsi="Times New Roman" w:cs="Times New Roman"/>
          </w:rPr>
          <w:t>cancer phenotype</w:t>
        </w:r>
        <w:r w:rsidR="0090504D">
          <w:rPr>
            <w:rFonts w:ascii="Times New Roman" w:hAnsi="Times New Roman" w:cs="Times New Roman"/>
          </w:rPr>
          <w:t xml:space="preserve"> </w:t>
        </w:r>
        <w:r w:rsidR="00362E8E">
          <w:rPr>
            <w:rFonts w:ascii="Times New Roman" w:hAnsi="Times New Roman" w:cs="Times New Roman"/>
          </w:rPr>
          <w:t>is</w:t>
        </w:r>
      </w:ins>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del w:id="1114" w:author="Madeline Galbraith" w:date="2022-06-14T21:44:00Z">
        <w:r w:rsidR="00F472E6" w:rsidRPr="00C9444E">
          <w:rPr>
            <w:rFonts w:ascii="Times New Roman" w:hAnsi="Times New Roman" w:cs="Times New Roman"/>
          </w:rPr>
          <w:delText>metabolism</w:delText>
        </w:r>
        <w:r w:rsidR="00AD7F58" w:rsidRPr="00C9444E">
          <w:rPr>
            <w:rFonts w:ascii="Times New Roman" w:hAnsi="Times New Roman" w:cs="Times New Roman"/>
          </w:rPr>
          <w:delText>,</w:delText>
        </w:r>
        <w:r w:rsidR="00627FD2" w:rsidRPr="00C9444E">
          <w:rPr>
            <w:rFonts w:ascii="Times New Roman" w:hAnsi="Times New Roman" w:cs="Times New Roman"/>
          </w:rPr>
          <w:delText xml:space="preserve"> enabling a high degree of plasticity and thereby enabling metastatic spread and drug resistance</w:delText>
        </w:r>
        <w:r w:rsidR="00BF5914">
          <w:rPr>
            <w:rFonts w:ascii="Times New Roman" w:hAnsi="Times New Roman" w:cs="Times New Roman"/>
          </w:rPr>
          <w:delText xml:space="preserve"> </w:delText>
        </w:r>
      </w:del>
      <w:customXmlDelRangeStart w:id="1115" w:author="Madeline Galbraith" w:date="2022-06-14T21:44:00Z"/>
      <w:sdt>
        <w:sdtPr>
          <w:rPr>
            <w:rFonts w:ascii="Times New Roman" w:hAnsi="Times New Roman" w:cs="Times New Roman"/>
          </w:rPr>
          <w:alias w:val="SmartCite Citation"/>
          <w:tag w:val="703cb261-b0c2-4f52-8c43-8dc408bf3954:fcb7383a-2ae0-41f2-bd96-981141d24486+"/>
          <w:id w:val="522601381"/>
          <w:placeholder>
            <w:docPart w:val="A37D6AB81E2944038963087E4AB38FC0"/>
          </w:placeholder>
        </w:sdtPr>
        <w:sdtEndPr/>
        <w:sdtContent>
          <w:customXmlDelRangeEnd w:id="1115"/>
          <w:del w:id="1116" w:author="Madeline Galbraith" w:date="2022-06-14T21:44:00Z">
            <w:r w:rsidR="004C245F" w:rsidRPr="004C245F">
              <w:rPr>
                <w:rFonts w:ascii="Times New Roman" w:eastAsia="Times New Roman" w:hAnsi="Times New Roman" w:cs="Times New Roman"/>
                <w:color w:val="000000"/>
              </w:rPr>
              <w:delText>[30]</w:delText>
            </w:r>
          </w:del>
          <w:customXmlDelRangeStart w:id="1117" w:author="Madeline Galbraith" w:date="2022-06-14T21:44:00Z"/>
        </w:sdtContent>
      </w:sdt>
      <w:customXmlDelRangeEnd w:id="1117"/>
      <w:del w:id="1118" w:author="Madeline Galbraith" w:date="2022-06-14T21:44:00Z">
        <w:r w:rsidR="00627FD2" w:rsidRPr="00C9444E">
          <w:rPr>
            <w:rFonts w:ascii="Times New Roman" w:hAnsi="Times New Roman" w:cs="Times New Roman"/>
          </w:rPr>
          <w:delText>.</w:delText>
        </w:r>
      </w:del>
      <w:ins w:id="1119" w:author="Madeline Galbraith" w:date="2022-06-14T21:44:00Z">
        <w:r w:rsidR="00362E8E">
          <w:rPr>
            <w:rFonts w:ascii="Times New Roman" w:hAnsi="Times New Roman" w:cs="Times New Roman"/>
          </w:rPr>
          <w:t>W/O state</w:t>
        </w:r>
      </w:ins>
      <w:customXmlInsRangeStart w:id="1120" w:author="Madeline Galbraith" w:date="2022-06-14T21:44:00Z"/>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customXmlInsRangeEnd w:id="1120"/>
          <w:ins w:id="1121" w:author="Madeline Galbraith" w:date="2022-06-14T21:44:00Z">
            <w:r w:rsidR="00AE6CCC" w:rsidRPr="00AE6CCC">
              <w:rPr>
                <w:rFonts w:ascii="Times New Roman" w:eastAsia="Times New Roman" w:hAnsi="Times New Roman" w:cs="Times New Roman"/>
                <w:color w:val="000000"/>
              </w:rPr>
              <w:t>[29]</w:t>
            </w:r>
          </w:ins>
          <w:customXmlInsRangeStart w:id="1122" w:author="Madeline Galbraith" w:date="2022-06-14T21:44:00Z"/>
        </w:sdtContent>
      </w:sdt>
      <w:customXmlInsRangeEnd w:id="1122"/>
      <w:ins w:id="1123" w:author="Madeline Galbraith" w:date="2022-06-14T21:44:00Z">
        <w:r w:rsidR="00627FD2" w:rsidRPr="00C9444E">
          <w:rPr>
            <w:rFonts w:ascii="Times New Roman" w:hAnsi="Times New Roman" w:cs="Times New Roman"/>
          </w:rPr>
          <w:t>.</w:t>
        </w:r>
      </w:ins>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del w:id="1124" w:author="Madeline Galbraith" w:date="2022-06-14T21:44:00Z">
        <w:r w:rsidR="00AD7F58" w:rsidRPr="00C9444E">
          <w:rPr>
            <w:rFonts w:ascii="Times New Roman" w:hAnsi="Times New Roman" w:cs="Times New Roman"/>
          </w:rPr>
          <w:delText>in both directions</w:delText>
        </w:r>
      </w:del>
      <w:ins w:id="1125" w:author="Madeline Galbraith" w:date="2022-06-14T21:44:00Z">
        <w:r w:rsidR="00362E8E">
          <w:rPr>
            <w:rFonts w:ascii="Times New Roman" w:hAnsi="Times New Roman" w:cs="Times New Roman"/>
          </w:rPr>
          <w:t>between EMT and metabolism regulatory networks</w:t>
        </w:r>
      </w:ins>
      <w:r w:rsidR="00AD7F58" w:rsidRPr="00C9444E">
        <w:rPr>
          <w:rFonts w:ascii="Times New Roman" w:hAnsi="Times New Roman" w:cs="Times New Roman"/>
        </w:rPr>
        <w:t xml:space="preserve">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w:t>
      </w:r>
      <w:del w:id="1126" w:author="Madeline Galbraith" w:date="2022-06-14T21:44:00Z">
        <w:r w:rsidR="00AD7F58" w:rsidRPr="00C9444E">
          <w:rPr>
            <w:rFonts w:ascii="Times New Roman" w:hAnsi="Times New Roman" w:cs="Times New Roman"/>
          </w:rPr>
          <w:delText xml:space="preserve">presence of the </w:delText>
        </w:r>
      </w:del>
      <w:r w:rsidR="00AD7F58" w:rsidRPr="00C9444E">
        <w:rPr>
          <w:rFonts w:ascii="Times New Roman" w:hAnsi="Times New Roman" w:cs="Times New Roman"/>
        </w:rPr>
        <w:t>E/M-W/O state</w:t>
      </w:r>
      <w:r w:rsidR="00A94F67" w:rsidRPr="00C9444E">
        <w:rPr>
          <w:rFonts w:ascii="Times New Roman" w:hAnsi="Times New Roman" w:cs="Times New Roman"/>
        </w:rPr>
        <w:t xml:space="preserve"> and the possibility that it could be the only possible coupled state for </w:t>
      </w:r>
      <w:del w:id="1127" w:author="Madeline Galbraith" w:date="2022-06-14T21:44:00Z">
        <w:r w:rsidR="00A94F67" w:rsidRPr="00C9444E">
          <w:rPr>
            <w:rFonts w:ascii="Times New Roman" w:hAnsi="Times New Roman" w:cs="Times New Roman"/>
          </w:rPr>
          <w:delText>some set of parameters.</w:delText>
        </w:r>
      </w:del>
      <w:ins w:id="1128" w:author="Madeline Galbraith" w:date="2022-06-14T21:44:00Z">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w:t>
        </w:r>
      </w:ins>
      <w:r w:rsidR="00A94F67" w:rsidRPr="00C9444E">
        <w:rPr>
          <w:rFonts w:ascii="Times New Roman" w:hAnsi="Times New Roman" w:cs="Times New Roman"/>
        </w:rPr>
        <w:t xml:space="preserve"> </w:t>
      </w:r>
      <w:r w:rsidR="005A1E8E" w:rsidRPr="00C9444E">
        <w:rPr>
          <w:rFonts w:ascii="Times New Roman" w:hAnsi="Times New Roman" w:cs="Times New Roman"/>
        </w:rPr>
        <w:t>From our analysis of activating individual crosstalks</w:t>
      </w:r>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we deduce that</w:t>
      </w:r>
      <w:r w:rsidR="00BA4CCB" w:rsidRPr="00C9444E">
        <w:rPr>
          <w:rFonts w:ascii="Times New Roman" w:hAnsi="Times New Roman" w:cs="Times New Roman"/>
        </w:rPr>
        <w:t xml:space="preserve"> </w:t>
      </w:r>
      <w:del w:id="1129" w:author="Madeline Galbraith" w:date="2022-06-14T21:44:00Z">
        <w:r w:rsidR="00BA4CCB" w:rsidRPr="00C9444E">
          <w:rPr>
            <w:rFonts w:ascii="Times New Roman" w:hAnsi="Times New Roman" w:cs="Times New Roman"/>
          </w:rPr>
          <w:delText>a</w:delText>
        </w:r>
      </w:del>
      <w:ins w:id="1130" w:author="Madeline Galbraith" w:date="2022-06-14T21:44:00Z">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competing</w:t>
        </w:r>
      </w:ins>
      <w:r w:rsidR="00362E8E">
        <w:rPr>
          <w:rFonts w:ascii="Times New Roman" w:hAnsi="Times New Roman" w:cs="Times New Roman"/>
        </w:rPr>
        <w:t xml:space="preserve"> </w:t>
      </w:r>
      <w:r w:rsidR="00BA4CCB" w:rsidRPr="00C9444E">
        <w:rPr>
          <w:rFonts w:ascii="Times New Roman" w:hAnsi="Times New Roman" w:cs="Times New Roman"/>
        </w:rPr>
        <w:t xml:space="preserve">metabolic driven crosstalk and </w:t>
      </w:r>
      <w:del w:id="1131" w:author="Madeline Galbraith" w:date="2022-06-14T21:44:00Z">
        <w:r w:rsidR="00BA4CCB" w:rsidRPr="00C9444E">
          <w:rPr>
            <w:rFonts w:ascii="Times New Roman" w:hAnsi="Times New Roman" w:cs="Times New Roman"/>
          </w:rPr>
          <w:delText>two</w:delText>
        </w:r>
      </w:del>
      <w:ins w:id="1132" w:author="Madeline Galbraith" w:date="2022-06-14T21:44:00Z">
        <w:r w:rsidR="00362E8E">
          <w:rPr>
            <w:rFonts w:ascii="Times New Roman" w:hAnsi="Times New Roman" w:cs="Times New Roman"/>
          </w:rPr>
          <w:t>one</w:t>
        </w:r>
      </w:ins>
      <w:r w:rsidR="00BA4CCB" w:rsidRPr="00C9444E">
        <w:rPr>
          <w:rFonts w:ascii="Times New Roman" w:hAnsi="Times New Roman" w:cs="Times New Roman"/>
        </w:rPr>
        <w:t xml:space="preserve"> competing EMT driven crosstalks would be minimally necessary to fully stabilize the E/M-W/O state and suppress all other coupled states. </w:t>
      </w:r>
    </w:p>
    <w:p w14:paraId="3FFD2305" w14:textId="68FABEC2"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4B2609" w:rsidRPr="00C9444E">
        <w:rPr>
          <w:rFonts w:ascii="Times New Roman" w:hAnsi="Times New Roman" w:cs="Times New Roman"/>
        </w:rPr>
        <w:t>stabilized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1133"/>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1133"/>
      <w:r w:rsidR="001C784D">
        <w:rPr>
          <w:rStyle w:val="CommentReference"/>
        </w:rPr>
        <w:commentReference w:id="1133"/>
      </w:r>
      <w:r w:rsidRPr="00C9444E">
        <w:rPr>
          <w:rFonts w:ascii="Times New Roman" w:hAnsi="Times New Roman" w:cs="Times New Roman"/>
        </w:rPr>
        <w:t>.</w:t>
      </w:r>
      <w:r w:rsidR="00860476" w:rsidRPr="00C9444E">
        <w:rPr>
          <w:rFonts w:ascii="Times New Roman" w:hAnsi="Times New Roman" w:cs="Times New Roman"/>
        </w:rPr>
        <w:t xml:space="preserve"> The E/M-W/O </w:t>
      </w:r>
      <w:del w:id="1134" w:author="Madeline Galbraith" w:date="2022-06-14T21:44:00Z">
        <w:r w:rsidR="00860476" w:rsidRPr="00C9444E">
          <w:rPr>
            <w:rFonts w:ascii="Times New Roman" w:hAnsi="Times New Roman" w:cs="Times New Roman"/>
          </w:rPr>
          <w:delText>phenotype</w:delText>
        </w:r>
      </w:del>
      <w:ins w:id="1135" w:author="Madeline Galbraith" w:date="2022-06-14T21:44:00Z">
        <w:r w:rsidR="004E2DC1">
          <w:rPr>
            <w:rFonts w:ascii="Times New Roman" w:hAnsi="Times New Roman" w:cs="Times New Roman"/>
          </w:rPr>
          <w:t>state</w:t>
        </w:r>
      </w:ins>
      <w:r w:rsidR="00860476" w:rsidRPr="00C9444E">
        <w:rPr>
          <w:rFonts w:ascii="Times New Roman" w:hAnsi="Times New Roman" w:cs="Times New Roman"/>
        </w:rPr>
        <w:t xml:space="preserv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w:t>
      </w:r>
      <w:del w:id="1136" w:author="Madeline Galbraith" w:date="2022-06-14T21:44:00Z">
        <w:r w:rsidR="00123088" w:rsidRPr="00C9444E">
          <w:rPr>
            <w:rFonts w:ascii="Times New Roman" w:hAnsi="Times New Roman" w:cs="Times New Roman"/>
          </w:rPr>
          <w:delText xml:space="preserve">the downregulation of </w:delText>
        </w:r>
      </w:del>
      <w:r w:rsidR="00123088" w:rsidRPr="00C9444E">
        <w:rPr>
          <w:rFonts w:ascii="Times New Roman" w:hAnsi="Times New Roman" w:cs="Times New Roman"/>
        </w:rPr>
        <w:t xml:space="preserve">SNAIL </w:t>
      </w:r>
      <w:ins w:id="1137" w:author="Madeline Galbraith" w:date="2022-06-14T21:44:00Z">
        <w:r w:rsidR="008227C3">
          <w:rPr>
            <w:rFonts w:ascii="Times New Roman" w:hAnsi="Times New Roman" w:cs="Times New Roman"/>
          </w:rPr>
          <w:t xml:space="preserve">is significantly repressed </w:t>
        </w:r>
      </w:ins>
      <w:r w:rsidR="00123088" w:rsidRPr="00C9444E">
        <w:rPr>
          <w:rFonts w:ascii="Times New Roman" w:hAnsi="Times New Roman" w:cs="Times New Roman"/>
        </w:rPr>
        <w:t xml:space="preserve">by AMPK </w:t>
      </w:r>
      <w:del w:id="1138" w:author="Madeline Galbraith" w:date="2022-06-14T21:44:00Z">
        <w:r w:rsidR="00123088" w:rsidRPr="00C9444E">
          <w:rPr>
            <w:rFonts w:ascii="Times New Roman" w:hAnsi="Times New Roman" w:cs="Times New Roman"/>
          </w:rPr>
          <w:delText xml:space="preserve">has pushed the system to be in the nearly mesenchymal regime </w:delText>
        </w:r>
      </w:del>
      <w:r w:rsidR="00123088" w:rsidRPr="00C9444E">
        <w:rPr>
          <w:rFonts w:ascii="Times New Roman" w:hAnsi="Times New Roman" w:cs="Times New Roman"/>
        </w:rPr>
        <w:t>(λ</w:t>
      </w:r>
      <w:r w:rsidR="00123088" w:rsidRPr="00C9444E">
        <w:rPr>
          <w:rFonts w:ascii="Times New Roman" w:hAnsi="Times New Roman" w:cs="Times New Roman"/>
          <w:vertAlign w:val="subscript"/>
        </w:rPr>
        <w:t>AMPK-|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w:t>
      </w:r>
      <w:del w:id="1139" w:author="Madeline Galbraith" w:date="2022-06-14T21:44:00Z">
        <w:r w:rsidR="00860476" w:rsidRPr="00C9444E">
          <w:rPr>
            <w:rFonts w:ascii="Times New Roman" w:hAnsi="Times New Roman" w:cs="Times New Roman"/>
          </w:rPr>
          <w:delText>increased</w:delText>
        </w:r>
      </w:del>
      <w:ins w:id="1140" w:author="Madeline Galbraith" w:date="2022-06-14T21:44:00Z">
        <w:r w:rsidR="008227C3">
          <w:rPr>
            <w:rFonts w:ascii="Times New Roman" w:hAnsi="Times New Roman" w:cs="Times New Roman"/>
          </w:rPr>
          <w:t>upregulated</w:t>
        </w:r>
      </w:ins>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del w:id="1141" w:author="Madeline Galbraith" w:date="2022-06-14T21:44:00Z">
        <w:r w:rsidR="00860476" w:rsidRPr="00C9444E">
          <w:rPr>
            <w:rFonts w:ascii="Times New Roman" w:hAnsi="Times New Roman" w:cs="Times New Roman"/>
          </w:rPr>
          <w:delText>decreased</w:delText>
        </w:r>
      </w:del>
      <w:ins w:id="1142" w:author="Madeline Galbraith" w:date="2022-06-14T21:44:00Z">
        <w:r w:rsidR="008227C3">
          <w:rPr>
            <w:rFonts w:ascii="Times New Roman" w:hAnsi="Times New Roman" w:cs="Times New Roman"/>
          </w:rPr>
          <w:t xml:space="preserve">been </w:t>
        </w:r>
        <w:r w:rsidR="00B556E6">
          <w:rPr>
            <w:rFonts w:ascii="Times New Roman" w:hAnsi="Times New Roman" w:cs="Times New Roman"/>
          </w:rPr>
          <w:t>moderately</w:t>
        </w:r>
        <w:r w:rsidR="008227C3">
          <w:rPr>
            <w:rFonts w:ascii="Times New Roman" w:hAnsi="Times New Roman" w:cs="Times New Roman"/>
          </w:rPr>
          <w:t xml:space="preserve"> downregulated</w:t>
        </w:r>
      </w:ins>
      <w:r w:rsidR="00860476" w:rsidRPr="00C9444E">
        <w:rPr>
          <w:rFonts w:ascii="Times New Roman" w:hAnsi="Times New Roman" w:cs="Times New Roman"/>
        </w:rPr>
        <w:t xml:space="preserve"> (Fig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C9444E">
        <w:rPr>
          <w:rFonts w:ascii="Times New Roman" w:hAnsi="Times New Roman" w:cs="Times New Roman"/>
        </w:rPr>
        <w:t xml:space="preserve">, </w:t>
      </w:r>
      <w:del w:id="1143" w:author="Madeline Galbraith" w:date="2022-06-14T21:44:00Z">
        <w:r w:rsidR="00D4351B" w:rsidRPr="00C9444E">
          <w:rPr>
            <w:rFonts w:ascii="Times New Roman" w:hAnsi="Times New Roman" w:cs="Times New Roman"/>
          </w:rPr>
          <w:delText>the Input to</w:delText>
        </w:r>
      </w:del>
      <w:ins w:id="1144" w:author="Madeline Galbraith" w:date="2022-06-14T21:44:00Z">
        <w:r w:rsidR="009717F0">
          <w:rPr>
            <w:rFonts w:ascii="Times New Roman" w:hAnsi="Times New Roman" w:cs="Times New Roman"/>
          </w:rPr>
          <w:t>increasing</w:t>
        </w:r>
      </w:ins>
      <w:r w:rsidR="009717F0">
        <w:rPr>
          <w:rFonts w:ascii="Times New Roman" w:hAnsi="Times New Roman" w:cs="Times New Roman"/>
        </w:rPr>
        <w:t xml:space="preserve"> SNAIL </w:t>
      </w:r>
      <w:ins w:id="1145" w:author="Madeline Galbraith" w:date="2022-06-14T21:44:00Z">
        <w:r w:rsidR="009717F0">
          <w:rPr>
            <w:rFonts w:ascii="Times New Roman" w:hAnsi="Times New Roman" w:cs="Times New Roman"/>
          </w:rPr>
          <w:t xml:space="preserve">levels </w:t>
        </w:r>
      </w:ins>
      <w:r w:rsidR="009717F0">
        <w:rPr>
          <w:rFonts w:ascii="Times New Roman" w:hAnsi="Times New Roman" w:cs="Times New Roman"/>
        </w:rPr>
        <w:t xml:space="preserve">can </w:t>
      </w:r>
      <w:del w:id="1146" w:author="Madeline Galbraith" w:date="2022-06-14T21:44:00Z">
        <w:r w:rsidR="00D4351B" w:rsidRPr="00C9444E">
          <w:rPr>
            <w:rFonts w:ascii="Times New Roman" w:hAnsi="Times New Roman" w:cs="Times New Roman"/>
          </w:rPr>
          <w:delText>be increased</w:delText>
        </w:r>
        <w:r w:rsidR="004E1A5E" w:rsidRPr="00C9444E">
          <w:rPr>
            <w:rFonts w:ascii="Times New Roman" w:hAnsi="Times New Roman" w:cs="Times New Roman"/>
          </w:rPr>
          <w:delText>, causing</w:delText>
        </w:r>
      </w:del>
      <w:ins w:id="1147" w:author="Madeline Galbraith" w:date="2022-06-14T21:44:00Z">
        <w:r w:rsidR="009717F0">
          <w:rPr>
            <w:rFonts w:ascii="Times New Roman" w:hAnsi="Times New Roman" w:cs="Times New Roman"/>
          </w:rPr>
          <w:t>promote</w:t>
        </w:r>
      </w:ins>
      <w:r w:rsidR="004E1A5E" w:rsidRPr="00C9444E">
        <w:rPr>
          <w:rFonts w:ascii="Times New Roman" w:hAnsi="Times New Roman" w:cs="Times New Roman"/>
        </w:rPr>
        <w:t xml:space="preserve"> the E/M-W/O state to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del w:id="1148" w:author="Madeline Galbraith" w:date="2022-06-14T21:44:00Z">
        <w:r w:rsidR="000B08A7" w:rsidRPr="00C9444E">
          <w:rPr>
            <w:rFonts w:ascii="Times New Roman" w:hAnsi="Times New Roman" w:cs="Times New Roman"/>
          </w:rPr>
          <w:delText xml:space="preserve">dominant </w:delText>
        </w:r>
      </w:del>
      <w:ins w:id="1149" w:author="Madeline Galbraith" w:date="2022-06-14T21:44:00Z">
        <w:r w:rsidR="009717F0">
          <w:rPr>
            <w:rFonts w:ascii="Times New Roman" w:hAnsi="Times New Roman" w:cs="Times New Roman"/>
          </w:rPr>
          <w:t>prevalent</w:t>
        </w:r>
      </w:ins>
      <w:r w:rsidR="004E1A5E" w:rsidRPr="00C9444E">
        <w:rPr>
          <w:rFonts w:ascii="Times New Roman" w:hAnsi="Times New Roman" w:cs="Times New Roman"/>
        </w:rPr>
        <w:t xml:space="preserve"> (Fig. </w:t>
      </w:r>
      <w:r w:rsidR="00B7401C" w:rsidRPr="00C9444E">
        <w:rPr>
          <w:rFonts w:ascii="Times New Roman" w:hAnsi="Times New Roman" w:cs="Times New Roman"/>
        </w:rPr>
        <w:t>7</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del w:id="1150" w:author="Madeline Galbraith" w:date="2022-06-14T21:44:00Z">
        <w:r w:rsidR="00652967" w:rsidRPr="00C9444E">
          <w:rPr>
            <w:rFonts w:ascii="Times New Roman" w:hAnsi="Times New Roman" w:cs="Times New Roman"/>
          </w:rPr>
          <w:delText>,</w:delText>
        </w:r>
      </w:del>
      <w:ins w:id="1151" w:author="Madeline Galbraith" w:date="2022-06-14T21:44:00Z">
        <w:r w:rsidR="00B86BE4">
          <w:rPr>
            <w:rFonts w:ascii="Times New Roman" w:hAnsi="Times New Roman" w:cs="Times New Roman"/>
          </w:rPr>
          <w:t xml:space="preserve"> (Fig. 7A and B)</w:t>
        </w:r>
        <w:r w:rsidR="00652967" w:rsidRPr="00C9444E">
          <w:rPr>
            <w:rFonts w:ascii="Times New Roman" w:hAnsi="Times New Roman" w:cs="Times New Roman"/>
          </w:rPr>
          <w:t>,</w:t>
        </w:r>
      </w:ins>
      <w:r w:rsidR="00652967" w:rsidRPr="00C9444E">
        <w:rPr>
          <w:rFonts w:ascii="Times New Roman" w:hAnsi="Times New Roman" w:cs="Times New Roman"/>
        </w:rPr>
        <w:t xml:space="preserve"> neither was able to fully stabilize the E/M-W/O state and suppress all other states. </w:t>
      </w:r>
    </w:p>
    <w:p w14:paraId="501CC7F2" w14:textId="37FAD194"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del w:id="1152" w:author="Madeline Galbraith" w:date="2022-06-14T21:44:00Z">
        <w:r w:rsidRPr="00C9444E">
          <w:rPr>
            <w:rFonts w:ascii="Times New Roman" w:hAnsi="Times New Roman" w:cs="Times New Roman"/>
          </w:rPr>
          <w:delText>hybrid</w:delText>
        </w:r>
      </w:del>
      <w:ins w:id="1153" w:author="Madeline Galbraith" w:date="2022-06-14T21:44:00Z">
        <w:r w:rsidR="00C80668">
          <w:rPr>
            <w:rFonts w:ascii="Times New Roman" w:hAnsi="Times New Roman" w:cs="Times New Roman"/>
          </w:rPr>
          <w:t>coupled</w:t>
        </w:r>
      </w:ins>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tory links</w:t>
      </w:r>
      <w:r w:rsidRPr="00C9444E">
        <w:rPr>
          <w:rFonts w:ascii="Times New Roman" w:hAnsi="Times New Roman" w:cs="Times New Roman"/>
        </w:rPr>
        <w:t>;</w:t>
      </w:r>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del w:id="1154" w:author="Madeline Galbraith" w:date="2022-06-14T21:44:00Z">
        <w:r w:rsidR="00F340BE" w:rsidRPr="00C9444E">
          <w:rPr>
            <w:rFonts w:ascii="Times New Roman" w:hAnsi="Times New Roman" w:cs="Times New Roman"/>
          </w:rPr>
          <w:delText>I</w:delText>
        </w:r>
        <w:r w:rsidR="00AD7F58" w:rsidRPr="00C9444E">
          <w:rPr>
            <w:rFonts w:ascii="Times New Roman" w:hAnsi="Times New Roman" w:cs="Times New Roman"/>
          </w:rPr>
          <w:delText xml:space="preserve">nput to </w:delText>
        </w:r>
        <w:r w:rsidR="005506B5" w:rsidRPr="00C9444E">
          <w:rPr>
            <w:rFonts w:ascii="Times New Roman" w:hAnsi="Times New Roman" w:cs="Times New Roman"/>
          </w:rPr>
          <w:delText>SNAIL</w:delText>
        </w:r>
      </w:del>
      <w:ins w:id="1155" w:author="Madeline Galbraith" w:date="2022-06-14T21:44:00Z">
        <w:r w:rsidR="007C753D">
          <w:rPr>
            <w:rFonts w:ascii="Times New Roman" w:hAnsi="Times New Roman" w:cs="Times New Roman"/>
          </w:rPr>
          <w:t>EMT-inducing signal</w:t>
        </w:r>
      </w:ins>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w:t>
      </w:r>
      <w:r w:rsidRPr="00C9444E">
        <w:rPr>
          <w:rFonts w:ascii="Times New Roman" w:hAnsi="Times New Roman" w:cs="Times New Roman"/>
        </w:rPr>
        <w:lastRenderedPageBreak/>
        <w:t xml:space="preserve">only three regulatory links </w:t>
      </w:r>
      <w:r w:rsidR="00BC74B2" w:rsidRPr="00C9444E">
        <w:rPr>
          <w:rFonts w:ascii="Times New Roman" w:hAnsi="Times New Roman" w:cs="Times New Roman"/>
        </w:rPr>
        <w:t xml:space="preserve">seems to </w:t>
      </w:r>
      <w:del w:id="1156" w:author="Madeline Galbraith" w:date="2022-06-14T21:44:00Z">
        <w:r w:rsidR="00BC74B2" w:rsidRPr="00C9444E">
          <w:rPr>
            <w:rFonts w:ascii="Times New Roman" w:hAnsi="Times New Roman" w:cs="Times New Roman"/>
          </w:rPr>
          <w:delText>suppress all states except</w:delText>
        </w:r>
      </w:del>
      <w:ins w:id="1157" w:author="Madeline Galbraith" w:date="2022-06-14T21:44:00Z">
        <w:r w:rsidR="008B2870">
          <w:rPr>
            <w:rFonts w:ascii="Times New Roman" w:hAnsi="Times New Roman" w:cs="Times New Roman"/>
          </w:rPr>
          <w:t>enable only</w:t>
        </w:r>
      </w:ins>
      <w:r w:rsidR="00BC74B2" w:rsidRPr="00C9444E">
        <w:rPr>
          <w:rFonts w:ascii="Times New Roman" w:hAnsi="Times New Roman" w:cs="Times New Roman"/>
        </w:rPr>
        <w:t xml:space="preserve"> the E/M-W/O state</w:t>
      </w:r>
      <w:del w:id="1158" w:author="Madeline Galbraith" w:date="2022-06-14T21:44:00Z">
        <w:r w:rsidR="00BC74B2" w:rsidRPr="00C9444E">
          <w:rPr>
            <w:rFonts w:ascii="Times New Roman" w:hAnsi="Times New Roman" w:cs="Times New Roman"/>
          </w:rPr>
          <w:delText xml:space="preserve">, even if a crosstalk is replaced by modulating the </w:delText>
        </w:r>
        <w:r w:rsidR="00F340BE" w:rsidRPr="00C9444E">
          <w:rPr>
            <w:rFonts w:ascii="Times New Roman" w:hAnsi="Times New Roman" w:cs="Times New Roman"/>
          </w:rPr>
          <w:delText>I</w:delText>
        </w:r>
        <w:r w:rsidR="00BC74B2" w:rsidRPr="00C9444E">
          <w:rPr>
            <w:rFonts w:ascii="Times New Roman" w:hAnsi="Times New Roman" w:cs="Times New Roman"/>
          </w:rPr>
          <w:delText>nput to SNAIL.</w:delText>
        </w:r>
      </w:del>
      <w:ins w:id="1159" w:author="Madeline Galbraith" w:date="2022-06-14T21:44:00Z">
        <w:r w:rsidR="008B2870">
          <w:rPr>
            <w:rFonts w:ascii="Times New Roman" w:hAnsi="Times New Roman" w:cs="Times New Roman"/>
          </w:rPr>
          <w:t>(</w:t>
        </w:r>
        <w:commentRangeStart w:id="1160"/>
        <w:r w:rsidR="008B2870">
          <w:rPr>
            <w:rFonts w:ascii="Times New Roman" w:hAnsi="Times New Roman" w:cs="Times New Roman"/>
          </w:rPr>
          <w:t>Fig</w:t>
        </w:r>
        <w:commentRangeEnd w:id="1160"/>
        <w:r w:rsidR="008B2870">
          <w:rPr>
            <w:rStyle w:val="CommentReference"/>
          </w:rPr>
          <w:commentReference w:id="1160"/>
        </w:r>
        <w:r w:rsidR="008B2870">
          <w:rPr>
            <w:rFonts w:ascii="Times New Roman" w:hAnsi="Times New Roman" w:cs="Times New Roman"/>
          </w:rPr>
          <w:t>. S?)</w:t>
        </w:r>
        <w:r w:rsidR="00BC74B2" w:rsidRPr="00C9444E">
          <w:rPr>
            <w:rFonts w:ascii="Times New Roman" w:hAnsi="Times New Roman" w:cs="Times New Roman"/>
          </w:rPr>
          <w:t>.</w:t>
        </w:r>
      </w:ins>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r w:rsidR="00AD7F58" w:rsidRPr="00C9444E">
        <w:rPr>
          <w:rFonts w:ascii="Times New Roman" w:hAnsi="Times New Roman" w:cs="Times New Roman"/>
        </w:rPr>
        <w:t>crosstalks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015598D3"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just E/M-W/O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del w:id="1161" w:author="Madeline Galbraith" w:date="2022-06-14T21:44:00Z">
        <w:r w:rsidR="00C33EC0" w:rsidRPr="00C9444E">
          <w:rPr>
            <w:rFonts w:ascii="Times New Roman" w:hAnsi="Times New Roman" w:cs="Times New Roman"/>
          </w:rPr>
          <w:delText>is driven by</w:delText>
        </w:r>
      </w:del>
      <w:ins w:id="1162" w:author="Madeline Galbraith" w:date="2022-06-14T21:44:00Z">
        <w:r w:rsidR="006230F7">
          <w:rPr>
            <w:rFonts w:ascii="Times New Roman" w:hAnsi="Times New Roman" w:cs="Times New Roman"/>
          </w:rPr>
          <w:t>requires</w:t>
        </w:r>
      </w:ins>
      <w:r w:rsidR="00C33EC0" w:rsidRPr="00C9444E">
        <w:rPr>
          <w:rFonts w:ascii="Times New Roman" w:hAnsi="Times New Roman" w:cs="Times New Roman"/>
        </w:rPr>
        <w:t xml:space="preserve"> mutual activation </w:t>
      </w:r>
      <w:del w:id="1163" w:author="Madeline Galbraith" w:date="2022-06-14T21:44:00Z">
        <w:r w:rsidR="00C33EC0" w:rsidRPr="00C9444E">
          <w:rPr>
            <w:rFonts w:ascii="Times New Roman" w:hAnsi="Times New Roman" w:cs="Times New Roman"/>
          </w:rPr>
          <w:delText>of</w:delText>
        </w:r>
      </w:del>
      <w:ins w:id="1164" w:author="Madeline Galbraith" w:date="2022-06-14T21:44:00Z">
        <w:r w:rsidR="006230F7">
          <w:rPr>
            <w:rFonts w:ascii="Times New Roman" w:hAnsi="Times New Roman" w:cs="Times New Roman"/>
          </w:rPr>
          <w:t>between</w:t>
        </w:r>
      </w:ins>
      <w:r w:rsidR="00C33EC0" w:rsidRPr="00C9444E">
        <w:rPr>
          <w:rFonts w:ascii="Times New Roman" w:hAnsi="Times New Roman" w:cs="Times New Roman"/>
        </w:rPr>
        <w:t xml:space="preserve"> metabolic reprogramming and EMT. </w:t>
      </w:r>
      <w:del w:id="1165" w:author="Madeline Galbraith" w:date="2022-06-14T21:44:00Z">
        <w:r w:rsidR="00C33EC0" w:rsidRPr="00C9444E">
          <w:rPr>
            <w:rFonts w:ascii="Times New Roman" w:hAnsi="Times New Roman" w:cs="Times New Roman"/>
          </w:rPr>
          <w:delText xml:space="preserve"> </w:delText>
        </w:r>
      </w:del>
      <w:r w:rsidR="00C33EC0" w:rsidRPr="00C9444E">
        <w:rPr>
          <w:rFonts w:ascii="Times New Roman" w:hAnsi="Times New Roman" w:cs="Times New Roman"/>
        </w:rPr>
        <w:t xml:space="preserve">When the E/M-W/O state </w:t>
      </w:r>
      <w:del w:id="1166" w:author="Madeline Galbraith" w:date="2022-06-14T21:44:00Z">
        <w:r w:rsidR="00C33EC0" w:rsidRPr="00C9444E">
          <w:rPr>
            <w:rFonts w:ascii="Times New Roman" w:hAnsi="Times New Roman" w:cs="Times New Roman"/>
          </w:rPr>
          <w:delText>is</w:delText>
        </w:r>
      </w:del>
      <w:ins w:id="1167" w:author="Madeline Galbraith" w:date="2022-06-14T21:44:00Z">
        <w:r w:rsidR="006230F7">
          <w:rPr>
            <w:rFonts w:ascii="Times New Roman" w:hAnsi="Times New Roman" w:cs="Times New Roman"/>
          </w:rPr>
          <w:t>can be</w:t>
        </w:r>
      </w:ins>
      <w:r w:rsidR="00C33EC0" w:rsidRPr="00C9444E">
        <w:rPr>
          <w:rFonts w:ascii="Times New Roman" w:hAnsi="Times New Roman" w:cs="Times New Roman"/>
        </w:rPr>
        <w:t xml:space="preserve"> the only </w:t>
      </w:r>
      <w:del w:id="1168" w:author="Madeline Galbraith" w:date="2022-06-14T21:44:00Z">
        <w:r w:rsidR="00C33EC0" w:rsidRPr="00C9444E">
          <w:rPr>
            <w:rFonts w:ascii="Times New Roman" w:hAnsi="Times New Roman" w:cs="Times New Roman"/>
          </w:rPr>
          <w:delText xml:space="preserve">one </w:delText>
        </w:r>
      </w:del>
      <w:r w:rsidR="00C33EC0" w:rsidRPr="00C9444E">
        <w:rPr>
          <w:rFonts w:ascii="Times New Roman" w:hAnsi="Times New Roman" w:cs="Times New Roman"/>
        </w:rPr>
        <w:t>available</w:t>
      </w:r>
      <w:r w:rsidR="006230F7">
        <w:rPr>
          <w:rFonts w:ascii="Times New Roman" w:hAnsi="Times New Roman" w:cs="Times New Roman"/>
        </w:rPr>
        <w:t xml:space="preserve"> </w:t>
      </w:r>
      <w:ins w:id="1169" w:author="Madeline Galbraith" w:date="2022-06-14T21:44:00Z">
        <w:r w:rsidR="006230F7">
          <w:rPr>
            <w:rFonts w:ascii="Times New Roman" w:hAnsi="Times New Roman" w:cs="Times New Roman"/>
          </w:rPr>
          <w:t>state</w:t>
        </w:r>
        <w:r w:rsidR="00FD0100" w:rsidRPr="00C9444E">
          <w:rPr>
            <w:rFonts w:ascii="Times New Roman" w:hAnsi="Times New Roman" w:cs="Times New Roman"/>
          </w:rPr>
          <w:t xml:space="preserve"> </w:t>
        </w:r>
      </w:ins>
      <w:r w:rsidR="00FD0100" w:rsidRPr="00C9444E">
        <w:rPr>
          <w:rFonts w:ascii="Times New Roman" w:hAnsi="Times New Roman" w:cs="Times New Roman"/>
        </w:rPr>
        <w:t xml:space="preserve">(Fig. </w:t>
      </w:r>
      <w:r w:rsidR="00B7401C" w:rsidRPr="00C9444E">
        <w:rPr>
          <w:rFonts w:ascii="Times New Roman" w:hAnsi="Times New Roman" w:cs="Times New Roman"/>
        </w:rPr>
        <w:t>7</w:t>
      </w:r>
      <w:r w:rsidR="00FD0100" w:rsidRPr="00C9444E">
        <w:rPr>
          <w:rFonts w:ascii="Times New Roman" w:hAnsi="Times New Roman" w:cs="Times New Roman"/>
        </w:rPr>
        <w:t xml:space="preserve">C and </w:t>
      </w:r>
      <w:r w:rsidR="00B7401C" w:rsidRPr="00C9444E">
        <w:rPr>
          <w:rFonts w:ascii="Times New Roman" w:hAnsi="Times New Roman" w:cs="Times New Roman"/>
        </w:rPr>
        <w:t>7</w:t>
      </w:r>
      <w:r w:rsidR="00FD0100" w:rsidRPr="00C9444E">
        <w:rPr>
          <w:rFonts w:ascii="Times New Roman" w:hAnsi="Times New Roman" w:cs="Times New Roman"/>
        </w:rPr>
        <w:t>D)</w:t>
      </w:r>
      <w:r w:rsidR="00C33EC0" w:rsidRPr="00C9444E">
        <w:rPr>
          <w:rFonts w:ascii="Times New Roman" w:hAnsi="Times New Roman" w:cs="Times New Roman"/>
        </w:rPr>
        <w:t xml:space="preserve">, the </w:t>
      </w:r>
      <w:del w:id="1170" w:author="Madeline Galbraith" w:date="2022-06-14T21:44:00Z">
        <w:r w:rsidR="00C33EC0" w:rsidRPr="00C9444E">
          <w:rPr>
            <w:rFonts w:ascii="Times New Roman" w:hAnsi="Times New Roman" w:cs="Times New Roman"/>
          </w:rPr>
          <w:delText>nearby</w:delText>
        </w:r>
      </w:del>
      <w:ins w:id="1171" w:author="Madeline Galbraith" w:date="2022-06-14T21:44:00Z">
        <w:r w:rsidR="006230F7">
          <w:rPr>
            <w:rFonts w:ascii="Times New Roman" w:hAnsi="Times New Roman" w:cs="Times New Roman"/>
          </w:rPr>
          <w:t>surrounding</w:t>
        </w:r>
      </w:ins>
      <w:r w:rsidR="00C33EC0" w:rsidRPr="00C9444E">
        <w:rPr>
          <w:rFonts w:ascii="Times New Roman" w:hAnsi="Times New Roman" w:cs="Times New Roman"/>
        </w:rPr>
        <w:t xml:space="preserve">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three crosstalks or all crosstalks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del w:id="1172" w:author="Madeline Galbraith" w:date="2022-06-14T21:44:00Z">
        <w:r w:rsidR="00AD7F58" w:rsidRPr="00C9444E">
          <w:rPr>
            <w:rFonts w:ascii="Times New Roman" w:hAnsi="Times New Roman" w:cs="Times New Roman"/>
          </w:rPr>
          <w:delText>is a progression that must</w:delText>
        </w:r>
      </w:del>
      <w:ins w:id="1173" w:author="Madeline Galbraith" w:date="2022-06-14T21:44:00Z">
        <w:r w:rsidR="006230F7">
          <w:rPr>
            <w:rFonts w:ascii="Times New Roman" w:hAnsi="Times New Roman" w:cs="Times New Roman"/>
          </w:rPr>
          <w:t>may</w:t>
        </w:r>
      </w:ins>
      <w:r w:rsidR="006230F7">
        <w:rPr>
          <w:rFonts w:ascii="Times New Roman" w:hAnsi="Times New Roman" w:cs="Times New Roman"/>
        </w:rPr>
        <w:t xml:space="preserve"> be </w:t>
      </w:r>
      <w:del w:id="1174" w:author="Madeline Galbraith" w:date="2022-06-14T21:44:00Z">
        <w:r w:rsidR="00AD7F58" w:rsidRPr="00C9444E">
          <w:rPr>
            <w:rFonts w:ascii="Times New Roman" w:hAnsi="Times New Roman" w:cs="Times New Roman"/>
          </w:rPr>
          <w:delText>followed</w:delText>
        </w:r>
      </w:del>
      <w:ins w:id="1175" w:author="Madeline Galbraith" w:date="2022-06-14T21:44:00Z">
        <w:r w:rsidR="006230F7">
          <w:rPr>
            <w:rFonts w:ascii="Times New Roman" w:hAnsi="Times New Roman" w:cs="Times New Roman"/>
          </w:rPr>
          <w:t>a sequential path</w:t>
        </w:r>
      </w:ins>
      <w:r w:rsidR="006230F7">
        <w:rPr>
          <w:rFonts w:ascii="Times New Roman" w:hAnsi="Times New Roman" w:cs="Times New Roman"/>
        </w:rPr>
        <w:t xml:space="preserve">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del w:id="1176" w:author="Madeline Galbraith" w:date="2022-06-14T21:44:00Z">
        <w:r w:rsidR="003E71F4" w:rsidRPr="00C9444E">
          <w:rPr>
            <w:rFonts w:ascii="Times New Roman" w:hAnsi="Times New Roman" w:cs="Times New Roman"/>
          </w:rPr>
          <w:delText xml:space="preserve">only </w:delText>
        </w:r>
        <w:r w:rsidR="00956780" w:rsidRPr="00C9444E">
          <w:rPr>
            <w:rFonts w:ascii="Times New Roman" w:hAnsi="Times New Roman" w:cs="Times New Roman"/>
          </w:rPr>
          <w:delText xml:space="preserve">increased in importance but </w:delText>
        </w:r>
      </w:del>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A and </w:t>
      </w:r>
      <w:r w:rsidR="00B7401C" w:rsidRPr="00C9444E">
        <w:rPr>
          <w:rFonts w:ascii="Times New Roman" w:hAnsi="Times New Roman" w:cs="Times New Roman"/>
        </w:rPr>
        <w:t>7</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del w:id="1177" w:author="Madeline Galbraith" w:date="2022-06-14T21:44:00Z">
        <w:r w:rsidR="003E71F4" w:rsidRPr="00C9444E">
          <w:rPr>
            <w:rFonts w:ascii="Times New Roman" w:hAnsi="Times New Roman" w:cs="Times New Roman"/>
          </w:rPr>
          <w:delText xml:space="preserve">mesenchymal </w:delText>
        </w:r>
      </w:del>
      <w:ins w:id="1178" w:author="Madeline Galbraith" w:date="2022-06-14T21:44:00Z">
        <w:r w:rsidR="006230F7">
          <w:rPr>
            <w:rFonts w:ascii="Times New Roman" w:hAnsi="Times New Roman" w:cs="Times New Roman"/>
          </w:rPr>
          <w:t>M-</w:t>
        </w:r>
      </w:ins>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w:t>
      </w:r>
      <w:r w:rsidR="006230F7">
        <w:rPr>
          <w:rFonts w:ascii="Times New Roman" w:hAnsi="Times New Roman" w:cs="Times New Roman"/>
        </w:rPr>
        <w:t xml:space="preserve"> </w:t>
      </w:r>
      <w:ins w:id="1179" w:author="Madeline Galbraith" w:date="2022-06-14T21:44:00Z">
        <w:r w:rsidR="006230F7">
          <w:rPr>
            <w:rFonts w:ascii="Times New Roman" w:hAnsi="Times New Roman" w:cs="Times New Roman"/>
          </w:rPr>
          <w:t>E-coupled</w:t>
        </w:r>
        <w:r w:rsidR="00FD0100" w:rsidRPr="00C9444E">
          <w:rPr>
            <w:rFonts w:ascii="Times New Roman" w:hAnsi="Times New Roman" w:cs="Times New Roman"/>
          </w:rPr>
          <w:t xml:space="preserve"> </w:t>
        </w:r>
      </w:ins>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del w:id="1180" w:author="Madeline Galbraith" w:date="2022-06-14T21:44:00Z">
        <w:r w:rsidR="005E66A5" w:rsidRPr="00C9444E">
          <w:rPr>
            <w:rFonts w:ascii="Times New Roman" w:hAnsi="Times New Roman" w:cs="Times New Roman"/>
          </w:rPr>
          <w:delText xml:space="preserve">This suggests </w:delText>
        </w:r>
        <w:r w:rsidR="00956780" w:rsidRPr="00C9444E">
          <w:rPr>
            <w:rFonts w:ascii="Times New Roman" w:hAnsi="Times New Roman" w:cs="Times New Roman"/>
          </w:rPr>
          <w:delText>that</w:delText>
        </w:r>
      </w:del>
      <w:ins w:id="1181" w:author="Madeline Galbraith" w:date="2022-06-14T21:44:00Z">
        <w:r w:rsidR="0090725F">
          <w:rPr>
            <w:rFonts w:ascii="Times New Roman" w:hAnsi="Times New Roman" w:cs="Times New Roman"/>
          </w:rPr>
          <w:t>Together the results</w:t>
        </w:r>
        <w:r w:rsidR="0090725F" w:rsidRPr="00C9444E">
          <w:rPr>
            <w:rFonts w:ascii="Times New Roman" w:hAnsi="Times New Roman" w:cs="Times New Roman"/>
          </w:rPr>
          <w:t xml:space="preserve"> </w:t>
        </w:r>
        <w:r w:rsidR="005E66A5" w:rsidRPr="00C9444E">
          <w:rPr>
            <w:rFonts w:ascii="Times New Roman" w:hAnsi="Times New Roman" w:cs="Times New Roman"/>
          </w:rPr>
          <w:t xml:space="preserve">suggest </w:t>
        </w:r>
        <w:r w:rsidR="00956780" w:rsidRPr="00C9444E">
          <w:rPr>
            <w:rFonts w:ascii="Times New Roman" w:hAnsi="Times New Roman" w:cs="Times New Roman"/>
          </w:rPr>
          <w:t>that</w:t>
        </w:r>
        <w:r w:rsidR="0090725F">
          <w:rPr>
            <w:rFonts w:ascii="Times New Roman" w:hAnsi="Times New Roman" w:cs="Times New Roman"/>
          </w:rPr>
          <w:t xml:space="preserve"> to reach the E/M-W/O state for epithelial cancer,</w:t>
        </w:r>
      </w:ins>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w:t>
      </w:r>
      <w:del w:id="1182" w:author="Madeline Galbraith" w:date="2022-06-14T21:44:00Z">
        <w:r w:rsidR="005E66A5" w:rsidRPr="00C9444E">
          <w:rPr>
            <w:rFonts w:ascii="Times New Roman" w:hAnsi="Times New Roman" w:cs="Times New Roman"/>
          </w:rPr>
          <w:delText>occurs (E-W/O)</w:delText>
        </w:r>
      </w:del>
      <w:ins w:id="1183" w:author="Madeline Galbraith" w:date="2022-06-14T21:44:00Z">
        <w:r w:rsidR="0090725F">
          <w:rPr>
            <w:rFonts w:ascii="Times New Roman" w:hAnsi="Times New Roman" w:cs="Times New Roman"/>
          </w:rPr>
          <w:t>should</w:t>
        </w:r>
        <w:r w:rsidR="005E66A5" w:rsidRPr="00C9444E">
          <w:rPr>
            <w:rFonts w:ascii="Times New Roman" w:hAnsi="Times New Roman" w:cs="Times New Roman"/>
          </w:rPr>
          <w:t xml:space="preserve"> occur</w:t>
        </w:r>
        <w:r w:rsidR="0090725F">
          <w:rPr>
            <w:rFonts w:ascii="Times New Roman" w:hAnsi="Times New Roman" w:cs="Times New Roman"/>
          </w:rPr>
          <w:t xml:space="preserve"> and the </w:t>
        </w:r>
        <w:r w:rsidR="005E66A5" w:rsidRPr="00C9444E">
          <w:rPr>
            <w:rFonts w:ascii="Times New Roman" w:hAnsi="Times New Roman" w:cs="Times New Roman"/>
          </w:rPr>
          <w:t>E-W/</w:t>
        </w:r>
        <w:r w:rsidR="001179E4">
          <w:rPr>
            <w:rFonts w:ascii="Times New Roman" w:hAnsi="Times New Roman" w:cs="Times New Roman"/>
          </w:rPr>
          <w:t>O state</w:t>
        </w:r>
        <w:r w:rsidR="0090725F">
          <w:rPr>
            <w:rFonts w:ascii="Times New Roman" w:hAnsi="Times New Roman" w:cs="Times New Roman"/>
          </w:rPr>
          <w:t xml:space="preserve"> should be acquired,</w:t>
        </w:r>
      </w:ins>
      <w:r w:rsidR="005E66A5" w:rsidRPr="00C9444E">
        <w:rPr>
          <w:rFonts w:ascii="Times New Roman" w:hAnsi="Times New Roman" w:cs="Times New Roman"/>
        </w:rPr>
        <w:t xml:space="preserve"> followed by a partial EMT (E/M-W/O).</w:t>
      </w:r>
      <w:del w:id="1184" w:author="Madeline Galbraith" w:date="2022-06-14T21:44:00Z">
        <w:r w:rsidR="005E66A5" w:rsidRPr="00C9444E">
          <w:rPr>
            <w:rFonts w:ascii="Times New Roman" w:hAnsi="Times New Roman" w:cs="Times New Roman"/>
          </w:rPr>
          <w:delText xml:space="preserve"> </w:delText>
        </w:r>
        <w:r w:rsidR="00960B9A" w:rsidRPr="00C9444E">
          <w:rPr>
            <w:rFonts w:ascii="Times New Roman" w:hAnsi="Times New Roman" w:cs="Times New Roman"/>
          </w:rPr>
          <w:delText xml:space="preserve">Consequently, this suggests </w:delText>
        </w:r>
        <w:r w:rsidR="00257613" w:rsidRPr="00C9444E">
          <w:rPr>
            <w:rFonts w:ascii="Times New Roman" w:hAnsi="Times New Roman" w:cs="Times New Roman"/>
          </w:rPr>
          <w:delText>the system can only fully transition to E/M-W/O if the cells are initially in the E-O state</w:delText>
        </w:r>
        <w:r w:rsidR="00A152AD" w:rsidRPr="00C9444E">
          <w:rPr>
            <w:rFonts w:ascii="Times New Roman" w:hAnsi="Times New Roman" w:cs="Times New Roman"/>
          </w:rPr>
          <w:delText xml:space="preserve">, but the </w:delText>
        </w:r>
        <w:r w:rsidR="00C31AA7" w:rsidRPr="00C9444E">
          <w:rPr>
            <w:rFonts w:ascii="Times New Roman" w:hAnsi="Times New Roman" w:cs="Times New Roman"/>
          </w:rPr>
          <w:delText xml:space="preserve">population of the </w:delText>
        </w:r>
        <w:r w:rsidR="00A152AD" w:rsidRPr="00C9444E">
          <w:rPr>
            <w:rFonts w:ascii="Times New Roman" w:hAnsi="Times New Roman" w:cs="Times New Roman"/>
          </w:rPr>
          <w:delText xml:space="preserve">E/M-W/O state can be  </w:delText>
        </w:r>
        <w:r w:rsidR="00C31AA7" w:rsidRPr="00C9444E">
          <w:rPr>
            <w:rFonts w:ascii="Times New Roman" w:hAnsi="Times New Roman" w:cs="Times New Roman"/>
          </w:rPr>
          <w:delText xml:space="preserve">enhanced </w:delText>
        </w:r>
        <w:r w:rsidR="00A152AD" w:rsidRPr="00C9444E">
          <w:rPr>
            <w:rFonts w:ascii="Times New Roman" w:hAnsi="Times New Roman" w:cs="Times New Roman"/>
          </w:rPr>
          <w:delText>if the cells are in other states at the start of the transition</w:delText>
        </w:r>
        <w:r w:rsidR="00257613" w:rsidRPr="00C9444E">
          <w:rPr>
            <w:rFonts w:ascii="Times New Roman" w:hAnsi="Times New Roman" w:cs="Times New Roman"/>
          </w:rPr>
          <w:delText>.</w:delText>
        </w:r>
      </w:del>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crosstalks</w:t>
      </w:r>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crosstalks that can </w:t>
      </w:r>
      <w:del w:id="1185" w:author="Madeline Galbraith" w:date="2022-06-14T21:44:00Z">
        <w:r w:rsidR="00AD7F58" w:rsidRPr="00C9444E">
          <w:rPr>
            <w:rFonts w:ascii="Times New Roman" w:hAnsi="Times New Roman" w:cs="Times New Roman"/>
          </w:rPr>
          <w:delText>suppress all states except</w:delText>
        </w:r>
      </w:del>
      <w:ins w:id="1186" w:author="Madeline Galbraith" w:date="2022-06-14T21:44:00Z">
        <w:r w:rsidR="0090725F">
          <w:rPr>
            <w:rFonts w:ascii="Times New Roman" w:hAnsi="Times New Roman" w:cs="Times New Roman"/>
          </w:rPr>
          <w:t>enable only</w:t>
        </w:r>
      </w:ins>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4BD47599" w14:textId="77777777" w:rsidR="00EB59CD" w:rsidRPr="00C9444E" w:rsidRDefault="00AD7F58" w:rsidP="00EB59CD">
      <w:pPr>
        <w:pStyle w:val="CaptionedFigure"/>
        <w:rPr>
          <w:del w:id="1187" w:author="Madeline Galbraith" w:date="2022-06-14T21:44:00Z"/>
          <w:rFonts w:ascii="Times New Roman" w:hAnsi="Times New Roman" w:cs="Times New Roman"/>
        </w:rPr>
      </w:pPr>
      <w:del w:id="1188" w:author="Madeline Galbraith" w:date="2022-06-14T21:44:00Z">
        <w:r w:rsidRPr="00C9444E">
          <w:rPr>
            <w:rFonts w:ascii="Times New Roman" w:hAnsi="Times New Roman" w:cs="Times New Roman"/>
            <w:noProof/>
          </w:rPr>
          <w:lastRenderedPageBreak/>
          <w:drawing>
            <wp:inline distT="0" distB="0" distL="0" distR="0" wp14:anchorId="30B04919" wp14:editId="75F11334">
              <wp:extent cx="5534644" cy="4017081"/>
              <wp:effectExtent l="0" t="0" r="9525" b="2540"/>
              <wp:docPr id="1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34644" cy="4017081"/>
                      </a:xfrm>
                      <a:prstGeom prst="rect">
                        <a:avLst/>
                      </a:prstGeom>
                      <a:noFill/>
                      <a:ln w="9525">
                        <a:noFill/>
                        <a:headEnd/>
                        <a:tailEnd/>
                      </a:ln>
                    </pic:spPr>
                  </pic:pic>
                </a:graphicData>
              </a:graphic>
            </wp:inline>
          </w:drawing>
        </w:r>
      </w:del>
    </w:p>
    <w:p w14:paraId="5D5075B4" w14:textId="77777777" w:rsidR="00EB59CD" w:rsidRPr="00C9444E" w:rsidRDefault="00AD7F58" w:rsidP="00EB59CD">
      <w:pPr>
        <w:pStyle w:val="CaptionedFigure"/>
        <w:rPr>
          <w:ins w:id="1189" w:author="Madeline Galbraith" w:date="2022-06-14T21:44:00Z"/>
          <w:rFonts w:ascii="Times New Roman" w:hAnsi="Times New Roman" w:cs="Times New Roman"/>
        </w:rPr>
      </w:pPr>
      <w:ins w:id="1190" w:author="Madeline Galbraith" w:date="2022-06-14T21:44:00Z">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ins>
    </w:p>
    <w:p w14:paraId="22BE4075" w14:textId="3F072F25"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lastRenderedPageBreak/>
        <w:t xml:space="preserve">Figure </w:t>
      </w:r>
      <w:r w:rsidR="0018197D" w:rsidRPr="00C9444E">
        <w:rPr>
          <w:rFonts w:ascii="Times New Roman" w:hAnsi="Times New Roman" w:cs="Times New Roman"/>
          <w:b/>
          <w:bCs/>
          <w:i w:val="0"/>
          <w:iCs/>
        </w:rPr>
        <w:t>7</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ins w:id="1191" w:author="Madeline Galbraith" w:date="2022-06-14T21:44:00Z">
        <w:r w:rsidR="00F04E9C">
          <w:rPr>
            <w:rFonts w:ascii="Times New Roman" w:hAnsi="Times New Roman" w:cs="Times New Roman"/>
            <w:b/>
            <w:bCs/>
            <w:i w:val="0"/>
            <w:iCs/>
          </w:rPr>
          <w:t xml:space="preserve">coupling of the </w:t>
        </w:r>
      </w:ins>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w:t>
      </w:r>
      <w:del w:id="1192" w:author="Madeline Galbraith" w:date="2022-06-14T21:44:00Z">
        <w:r w:rsidR="002104C6" w:rsidRPr="00C9444E">
          <w:rPr>
            <w:rFonts w:ascii="Times New Roman" w:hAnsi="Times New Roman" w:cs="Times New Roman"/>
            <w:b/>
            <w:bCs/>
            <w:i w:val="0"/>
            <w:iCs/>
          </w:rPr>
          <w:delText xml:space="preserve">crosstalks </w:delText>
        </w:r>
      </w:del>
      <w:r w:rsidR="00F04E9C">
        <w:rPr>
          <w:rFonts w:ascii="Times New Roman" w:hAnsi="Times New Roman" w:cs="Times New Roman"/>
          <w:b/>
          <w:bCs/>
          <w:i w:val="0"/>
          <w:iCs/>
        </w:rPr>
        <w:t xml:space="preserve">can </w:t>
      </w:r>
      <w:del w:id="1193" w:author="Madeline Galbraith" w:date="2022-06-14T21:44:00Z">
        <w:r w:rsidR="002104C6" w:rsidRPr="00C9444E">
          <w:rPr>
            <w:rFonts w:ascii="Times New Roman" w:hAnsi="Times New Roman" w:cs="Times New Roman"/>
            <w:b/>
            <w:bCs/>
            <w:i w:val="0"/>
            <w:iCs/>
          </w:rPr>
          <w:delText xml:space="preserve">drive the system to the </w:delText>
        </w:r>
      </w:del>
      <w:ins w:id="1194" w:author="Madeline Galbraith" w:date="2022-06-14T21:44:00Z">
        <w:r w:rsidR="00F04E9C">
          <w:rPr>
            <w:rFonts w:ascii="Times New Roman" w:hAnsi="Times New Roman" w:cs="Times New Roman"/>
            <w:b/>
            <w:bCs/>
            <w:i w:val="0"/>
            <w:iCs/>
          </w:rPr>
          <w:t xml:space="preserve">enable a coupled </w:t>
        </w:r>
      </w:ins>
      <w:r w:rsidR="00F04E9C">
        <w:rPr>
          <w:rFonts w:ascii="Times New Roman" w:hAnsi="Times New Roman" w:cs="Times New Roman"/>
          <w:b/>
          <w:bCs/>
          <w:i w:val="0"/>
          <w:iCs/>
        </w:rPr>
        <w:t>hybrid E/M-</w:t>
      </w:r>
      <w:r w:rsidR="002104C6" w:rsidRPr="00C9444E">
        <w:rPr>
          <w:rFonts w:ascii="Times New Roman" w:hAnsi="Times New Roman" w:cs="Times New Roman"/>
          <w:b/>
          <w:bCs/>
          <w:i w:val="0"/>
          <w:iCs/>
        </w:rPr>
        <w:t xml:space="preserve">W/O </w:t>
      </w:r>
      <w:del w:id="1195" w:author="Madeline Galbraith" w:date="2022-06-14T21:44:00Z">
        <w:r w:rsidR="002104C6" w:rsidRPr="00C9444E">
          <w:rPr>
            <w:rFonts w:ascii="Times New Roman" w:hAnsi="Times New Roman" w:cs="Times New Roman"/>
            <w:b/>
            <w:bCs/>
            <w:i w:val="0"/>
            <w:iCs/>
          </w:rPr>
          <w:delText xml:space="preserve">coupled </w:delText>
        </w:r>
      </w:del>
      <w:r w:rsidR="002104C6" w:rsidRPr="00C9444E">
        <w:rPr>
          <w:rFonts w:ascii="Times New Roman" w:hAnsi="Times New Roman" w:cs="Times New Roman"/>
          <w:b/>
          <w:bCs/>
          <w:i w:val="0"/>
          <w:iCs/>
        </w:rPr>
        <w:t>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w:t>
      </w:r>
      <w:del w:id="1196" w:author="Madeline Galbraith" w:date="2022-06-14T21:44:00Z">
        <w:r w:rsidR="005D0C41" w:rsidRPr="00C9444E">
          <w:rPr>
            <w:rFonts w:ascii="Times New Roman" w:hAnsi="Times New Roman" w:cs="Times New Roman"/>
            <w:i w:val="0"/>
            <w:iCs/>
          </w:rPr>
          <w:delText>crosstalks</w:delText>
        </w:r>
      </w:del>
      <w:ins w:id="1197" w:author="Madeline Galbraith" w:date="2022-06-14T21:44:00Z">
        <w:r w:rsidR="005D0C41" w:rsidRPr="00C9444E">
          <w:rPr>
            <w:rFonts w:ascii="Times New Roman" w:hAnsi="Times New Roman" w:cs="Times New Roman"/>
            <w:i w:val="0"/>
            <w:iCs/>
          </w:rPr>
          <w:t>crosstalk</w:t>
        </w:r>
      </w:ins>
      <w:r w:rsidR="005D0C41" w:rsidRPr="00C9444E">
        <w:rPr>
          <w:rFonts w:ascii="Times New Roman" w:hAnsi="Times New Roman" w:cs="Times New Roman"/>
          <w:i w:val="0"/>
          <w:iCs/>
        </w:rPr>
        <w:t xml:space="preserve"> can upregulate the E/M-W/O state, but to </w:t>
      </w:r>
      <w:del w:id="1198" w:author="Madeline Galbraith" w:date="2022-06-14T21:44:00Z">
        <w:r w:rsidR="005D0C41" w:rsidRPr="00C9444E">
          <w:rPr>
            <w:rFonts w:ascii="Times New Roman" w:hAnsi="Times New Roman" w:cs="Times New Roman"/>
            <w:i w:val="0"/>
            <w:iCs/>
          </w:rPr>
          <w:delText xml:space="preserve">stabilize only </w:delText>
        </w:r>
      </w:del>
      <w:ins w:id="1199" w:author="Madeline Galbraith" w:date="2022-06-14T21:44:00Z">
        <w:r w:rsidR="00B6538C">
          <w:rPr>
            <w:rFonts w:ascii="Times New Roman" w:hAnsi="Times New Roman" w:cs="Times New Roman"/>
            <w:i w:val="0"/>
            <w:iCs/>
          </w:rPr>
          <w:t xml:space="preserve">enable </w:t>
        </w:r>
      </w:ins>
      <w:r w:rsidR="005D0C41" w:rsidRPr="00C9444E">
        <w:rPr>
          <w:rFonts w:ascii="Times New Roman" w:hAnsi="Times New Roman" w:cs="Times New Roman"/>
          <w:i w:val="0"/>
          <w:iCs/>
        </w:rPr>
        <w:t xml:space="preserve">the E/M-W/O state </w:t>
      </w:r>
      <w:del w:id="1200" w:author="Madeline Galbraith" w:date="2022-06-14T21:44:00Z">
        <w:r w:rsidR="005D0C41" w:rsidRPr="00C9444E">
          <w:rPr>
            <w:rFonts w:ascii="Times New Roman" w:hAnsi="Times New Roman" w:cs="Times New Roman"/>
            <w:i w:val="0"/>
            <w:iCs/>
          </w:rPr>
          <w:delText xml:space="preserve">it seems that </w:delText>
        </w:r>
      </w:del>
      <w:ins w:id="1201" w:author="Madeline Galbraith" w:date="2022-06-14T21:44:00Z">
        <w:r w:rsidR="00503ACB">
          <w:rPr>
            <w:rFonts w:ascii="Times New Roman" w:hAnsi="Times New Roman" w:cs="Times New Roman"/>
            <w:i w:val="0"/>
            <w:iCs/>
          </w:rPr>
          <w:t xml:space="preserve">to be the only stable state, three crosstalk are necessary – </w:t>
        </w:r>
      </w:ins>
      <m:oMath>
        <m:sSub>
          <m:sSubPr>
            <m:ctrlPr>
              <w:ins w:id="1202" w:author="Madeline Galbraith" w:date="2022-06-14T21:44:00Z">
                <w:rPr>
                  <w:rFonts w:ascii="Cambria Math" w:hAnsi="Cambria Math" w:cs="Times New Roman"/>
                </w:rPr>
              </w:ins>
            </m:ctrlPr>
          </m:sSubPr>
          <m:e>
            <m:r>
              <w:ins w:id="1203" w:author="Madeline Galbraith" w:date="2022-06-14T21:44:00Z">
                <w:rPr>
                  <w:rFonts w:ascii="Cambria Math" w:hAnsi="Cambria Math" w:cs="Times New Roman"/>
                </w:rPr>
                <m:t>μ</m:t>
              </w:ins>
            </m:r>
          </m:e>
          <m:sub>
            <m:r>
              <w:ins w:id="1204" w:author="Madeline Galbraith" w:date="2022-06-14T21:44:00Z">
                <w:rPr>
                  <w:rFonts w:ascii="Cambria Math" w:hAnsi="Cambria Math" w:cs="Times New Roman"/>
                </w:rPr>
                <m:t>34</m:t>
              </w:ins>
            </m:r>
          </m:sub>
        </m:sSub>
      </m:oMath>
      <w:ins w:id="1205" w:author="Madeline Galbraith" w:date="2022-06-14T21:44:00Z">
        <w:r w:rsidR="00503ACB">
          <w:rPr>
            <w:rFonts w:ascii="Times New Roman" w:hAnsi="Times New Roman" w:cs="Times New Roman"/>
            <w:i w:val="0"/>
            <w:iCs/>
          </w:rPr>
          <w:t xml:space="preserve"> upregulating </w:t>
        </w:r>
      </w:ins>
      <w:r w:rsidR="00503ACB">
        <w:rPr>
          <w:rFonts w:ascii="Times New Roman" w:hAnsi="Times New Roman" w:cs="Times New Roman"/>
          <w:i w:val="0"/>
          <w:iCs/>
        </w:rPr>
        <w:t>mtROS</w:t>
      </w:r>
      <w:del w:id="1206" w:author="Madeline Galbraith" w:date="2022-06-14T21:44:00Z">
        <w:r w:rsidR="005D0C41" w:rsidRPr="00C9444E">
          <w:rPr>
            <w:rFonts w:ascii="Times New Roman" w:hAnsi="Times New Roman" w:cs="Times New Roman"/>
            <w:i w:val="0"/>
            <w:iCs/>
          </w:rPr>
          <w:delText xml:space="preserve"> must be upregulated,</w:delText>
        </w:r>
      </w:del>
      <w:ins w:id="1207" w:author="Madeline Galbraith" w:date="2022-06-14T21:44:00Z">
        <w:r w:rsidR="00503ACB">
          <w:rPr>
            <w:rFonts w:ascii="Times New Roman" w:hAnsi="Times New Roman" w:cs="Times New Roman"/>
            <w:i w:val="0"/>
            <w:iCs/>
          </w:rPr>
          <w:t>, HIF-1 inhibiting</w:t>
        </w:r>
      </w:ins>
      <w:r w:rsidR="00503ACB">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del w:id="1208" w:author="Madeline Galbraith" w:date="2022-06-14T21:44:00Z">
        <w:r w:rsidR="005D0C41" w:rsidRPr="00C9444E">
          <w:rPr>
            <w:rFonts w:ascii="Times New Roman" w:eastAsiaTheme="minorEastAsia" w:hAnsi="Times New Roman" w:cs="Times New Roman"/>
            <w:i w:val="0"/>
            <w:iCs/>
          </w:rPr>
          <w:delText xml:space="preserve"> must be inhibited</w:delText>
        </w:r>
      </w:del>
      <w:ins w:id="1209" w:author="Madeline Galbraith" w:date="2022-06-14T21:44:00Z">
        <w:r w:rsidR="00503ACB">
          <w:rPr>
            <w:rFonts w:ascii="Times New Roman" w:eastAsiaTheme="minorEastAsia" w:hAnsi="Times New Roman" w:cs="Times New Roman"/>
            <w:i w:val="0"/>
            <w:iCs/>
          </w:rPr>
          <w:t>,</w:t>
        </w:r>
      </w:ins>
      <w:r w:rsidR="00503ACB">
        <w:rPr>
          <w:rFonts w:ascii="Times New Roman" w:eastAsiaTheme="minorEastAsia" w:hAnsi="Times New Roman" w:cs="Times New Roman"/>
          <w:i w:val="0"/>
          <w:iCs/>
        </w:rPr>
        <w:t xml:space="preserve"> and </w:t>
      </w:r>
      <w:del w:id="1210" w:author="Madeline Galbraith" w:date="2022-06-14T21:44:00Z">
        <w:r w:rsidR="005D0C41" w:rsidRPr="00C9444E">
          <w:rPr>
            <w:rFonts w:ascii="Times New Roman" w:eastAsiaTheme="minorEastAsia" w:hAnsi="Times New Roman" w:cs="Times New Roman"/>
            <w:i w:val="0"/>
            <w:iCs/>
          </w:rPr>
          <w:delText xml:space="preserve">the Input to </w:delText>
        </w:r>
      </w:del>
      <w:ins w:id="1211" w:author="Madeline Galbraith" w:date="2022-06-14T21:44:00Z">
        <w:r w:rsidR="00503ACB">
          <w:rPr>
            <w:rFonts w:ascii="Times New Roman" w:eastAsiaTheme="minorEastAsia" w:hAnsi="Times New Roman" w:cs="Times New Roman"/>
            <w:i w:val="0"/>
            <w:iCs/>
          </w:rPr>
          <w:t xml:space="preserve">EMT-inducing signaling that regulate </w:t>
        </w:r>
      </w:ins>
      <w:r w:rsidR="00503ACB">
        <w:rPr>
          <w:rFonts w:ascii="Times New Roman" w:eastAsiaTheme="minorEastAsia" w:hAnsi="Times New Roman" w:cs="Times New Roman"/>
          <w:i w:val="0"/>
          <w:iCs/>
        </w:rPr>
        <w:t>SNAIL</w:t>
      </w:r>
      <w:del w:id="1212" w:author="Madeline Galbraith" w:date="2022-06-14T21:44:00Z">
        <w:r w:rsidR="005D0C41" w:rsidRPr="00C9444E">
          <w:rPr>
            <w:rFonts w:ascii="Times New Roman" w:eastAsiaTheme="minorEastAsia" w:hAnsi="Times New Roman" w:cs="Times New Roman"/>
            <w:i w:val="0"/>
            <w:iCs/>
          </w:rPr>
          <w:delText xml:space="preserve"> should be decreased. Additionally, based on</w:delText>
        </w:r>
      </w:del>
      <w:ins w:id="1213" w:author="Madeline Galbraith" w:date="2022-06-14T21:44:00Z">
        <w:r w:rsidR="00503ACB">
          <w:rPr>
            <w:rFonts w:ascii="Times New Roman" w:eastAsiaTheme="minorEastAsia" w:hAnsi="Times New Roman" w:cs="Times New Roman"/>
            <w:i w:val="0"/>
            <w:iCs/>
          </w:rPr>
          <w:t>.</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w:t>
        </w:r>
      </w:ins>
      <w:r w:rsidR="00BD2A15">
        <w:rPr>
          <w:rFonts w:ascii="Times New Roman" w:hAnsi="Times New Roman" w:cs="Times New Roman"/>
          <w:i w:val="0"/>
          <w:iCs/>
        </w:rPr>
        <w:t xml:space="preserve"> t</w:t>
      </w:r>
      <w:r w:rsidR="007755AD" w:rsidRPr="00C9444E">
        <w:rPr>
          <w:rFonts w:ascii="Times New Roman" w:hAnsi="Times New Roman" w:cs="Times New Roman"/>
          <w:i w:val="0"/>
          <w:iCs/>
        </w:rPr>
        <w:t xml:space="preserve">he </w:t>
      </w:r>
      <w:del w:id="1214" w:author="Madeline Galbraith" w:date="2022-06-14T21:44:00Z">
        <w:r w:rsidR="005D0C41" w:rsidRPr="00C9444E">
          <w:rPr>
            <w:rFonts w:ascii="Times New Roman" w:eastAsiaTheme="minorEastAsia" w:hAnsi="Times New Roman" w:cs="Times New Roman"/>
            <w:i w:val="0"/>
            <w:iCs/>
          </w:rPr>
          <w:delText>states surrounding the E/M-W/O phase</w:delText>
        </w:r>
        <w:r w:rsidR="006F1CAD" w:rsidRPr="00C9444E">
          <w:rPr>
            <w:rFonts w:ascii="Times New Roman" w:eastAsiaTheme="minorEastAsia" w:hAnsi="Times New Roman" w:cs="Times New Roman"/>
            <w:i w:val="0"/>
            <w:iCs/>
          </w:rPr>
          <w:delText xml:space="preserve"> (E-O leading to E-W/O and stabilizing at E/M-W/O)</w:delText>
        </w:r>
        <w:r w:rsidR="005D0C41" w:rsidRPr="00C9444E">
          <w:rPr>
            <w:rFonts w:ascii="Times New Roman" w:eastAsiaTheme="minorEastAsia" w:hAnsi="Times New Roman" w:cs="Times New Roman"/>
            <w:i w:val="0"/>
            <w:iCs/>
          </w:rPr>
          <w:delText xml:space="preserve">, metabolic reprogramming drives EMT. </w:delText>
        </w:r>
        <w:r w:rsidR="00AD7F58" w:rsidRPr="00C9444E">
          <w:rPr>
            <w:rFonts w:ascii="Times New Roman" w:hAnsi="Times New Roman" w:cs="Times New Roman"/>
            <w:b/>
            <w:bCs/>
            <w:i w:val="0"/>
            <w:iCs/>
          </w:rPr>
          <w:delText>(A)</w:delText>
        </w:r>
        <w:r w:rsidR="00AD7F58" w:rsidRPr="00C9444E">
          <w:rPr>
            <w:rFonts w:ascii="Times New Roman" w:hAnsi="Times New Roman" w:cs="Times New Roman"/>
            <w:i w:val="0"/>
            <w:iCs/>
          </w:rPr>
          <w:delText xml:space="preserve"> </w:delText>
        </w:r>
        <w:r w:rsidR="007755AD" w:rsidRPr="00C9444E">
          <w:rPr>
            <w:rFonts w:ascii="Times New Roman" w:hAnsi="Times New Roman" w:cs="Times New Roman"/>
            <w:i w:val="0"/>
            <w:iCs/>
          </w:rPr>
          <w:delText xml:space="preserve">The </w:delText>
        </w:r>
      </w:del>
      <w:r w:rsidR="007755AD" w:rsidRPr="00C9444E">
        <w:rPr>
          <w:rFonts w:ascii="Times New Roman" w:hAnsi="Times New Roman" w:cs="Times New Roman"/>
          <w:i w:val="0"/>
          <w:iCs/>
        </w:rPr>
        <w:t>coupled states when</w:t>
      </w:r>
      <w:r w:rsidR="00BD2A15">
        <w:rPr>
          <w:rFonts w:ascii="Times New Roman" w:hAnsi="Times New Roman" w:cs="Times New Roman"/>
          <w:i w:val="0"/>
          <w:iCs/>
        </w:rPr>
        <w:t xml:space="preserve"> </w:t>
      </w:r>
      <w:ins w:id="1215" w:author="Madeline Galbraith" w:date="2022-06-14T21:44:00Z">
        <w:r w:rsidR="00BD2A15">
          <w:rPr>
            <w:rFonts w:ascii="Times New Roman" w:hAnsi="Times New Roman" w:cs="Times New Roman"/>
            <w:i w:val="0"/>
            <w:iCs/>
          </w:rPr>
          <w:t>considering three crosstalk;</w:t>
        </w:r>
        <w:r w:rsidR="007755AD" w:rsidRPr="00C9444E">
          <w:rPr>
            <w:rFonts w:ascii="Times New Roman" w:hAnsi="Times New Roman" w:cs="Times New Roman"/>
            <w:i w:val="0"/>
            <w:iCs/>
          </w:rPr>
          <w:t xml:space="preserve"> </w:t>
        </w:r>
      </w:ins>
      <w:r w:rsidR="007755AD" w:rsidRPr="00C9444E">
        <w:rPr>
          <w:rFonts w:ascii="Times New Roman" w:hAnsi="Times New Roman" w:cs="Times New Roman"/>
          <w:i w:val="0"/>
          <w:iCs/>
        </w:rPr>
        <w:t xml:space="preserve">the </w:t>
      </w:r>
      <w:commentRangeStart w:id="1216"/>
      <w:r w:rsidR="007755AD" w:rsidRPr="00C9444E">
        <w:rPr>
          <w:rFonts w:ascii="Times New Roman" w:hAnsi="Times New Roman" w:cs="Times New Roman"/>
          <w:i w:val="0"/>
          <w:iCs/>
        </w:rPr>
        <w:t>Input</w:t>
      </w:r>
      <w:commentRangeEnd w:id="1216"/>
      <w:r w:rsidR="00BE245D">
        <w:rPr>
          <w:rStyle w:val="CommentReference"/>
          <w:i w:val="0"/>
        </w:rPr>
        <w:commentReference w:id="1216"/>
      </w:r>
      <w:r w:rsidR="007755AD" w:rsidRPr="00C9444E">
        <w:rPr>
          <w:rFonts w:ascii="Times New Roman" w:hAnsi="Times New Roman" w:cs="Times New Roman"/>
          <w:i w:val="0"/>
          <w:iCs/>
        </w:rPr>
        <w:t>=60000</w:t>
      </w:r>
      <w:ins w:id="1217" w:author="Madeline Galbraith" w:date="2022-06-14T21:44:00Z">
        <w:r w:rsidR="00BE245D">
          <w:rPr>
            <w:rFonts w:ascii="Times New Roman" w:hAnsi="Times New Roman" w:cs="Times New Roman"/>
            <w:i w:val="0"/>
            <w:iCs/>
          </w:rPr>
          <w:t xml:space="preserve"> molecules</w:t>
        </w:r>
      </w:ins>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del w:id="1218" w:author="Madeline Galbraith" w:date="2022-06-14T21:44:00Z">
        <w:r w:rsidR="00BF7EDF" w:rsidRPr="00C9444E">
          <w:rPr>
            <w:rFonts w:ascii="Times New Roman" w:hAnsi="Times New Roman" w:cs="Times New Roman"/>
            <w:i w:val="0"/>
            <w:iCs/>
          </w:rPr>
          <w:delText>plane</w:delText>
        </w:r>
      </w:del>
      <w:ins w:id="1219" w:author="Madeline Galbraith" w:date="2022-06-14T21:44:00Z">
        <w:r w:rsidR="006E6615">
          <w:rPr>
            <w:rFonts w:ascii="Times New Roman" w:hAnsi="Times New Roman" w:cs="Times New Roman"/>
            <w:i w:val="0"/>
            <w:iCs/>
          </w:rPr>
          <w:t>diagram of the coupled states</w:t>
        </w:r>
      </w:ins>
      <w:r w:rsidR="006E6615">
        <w:rPr>
          <w:rFonts w:ascii="Times New Roman" w:hAnsi="Times New Roman" w:cs="Times New Roman"/>
          <w:i w:val="0"/>
          <w:iCs/>
        </w:rPr>
        <w:t xml:space="preserve"> </w:t>
      </w:r>
      <w:r w:rsidR="00BF7EDF" w:rsidRPr="00C9444E">
        <w:rPr>
          <w:rFonts w:ascii="Times New Roman" w:hAnsi="Times New Roman" w:cs="Times New Roman"/>
          <w:i w:val="0"/>
          <w:iCs/>
        </w:rPr>
        <w:t xml:space="preserve">when </w:t>
      </w:r>
      <w:ins w:id="1220" w:author="Madeline Galbraith" w:date="2022-06-14T21:44:00Z">
        <w:r w:rsidR="006E6615">
          <w:rPr>
            <w:rFonts w:ascii="Times New Roman" w:hAnsi="Times New Roman" w:cs="Times New Roman"/>
            <w:i w:val="0"/>
            <w:iCs/>
          </w:rPr>
          <w:t>considering the inhibition of SNAIL by AMPK (</w:t>
        </w:r>
      </w:ins>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 SNAIL</w:t>
      </w:r>
      <w:r w:rsidR="00BF7EDF" w:rsidRPr="00C9444E">
        <w:rPr>
          <w:rFonts w:ascii="Times New Roman" w:hAnsi="Times New Roman" w:cs="Times New Roman"/>
          <w:i w:val="0"/>
          <w:iCs/>
        </w:rPr>
        <w:t>=0.2</w:t>
      </w:r>
      <w:del w:id="1221" w:author="Madeline Galbraith" w:date="2022-06-14T21:44:00Z">
        <w:r w:rsidR="00BF7EDF" w:rsidRPr="00C9444E">
          <w:rPr>
            <w:rFonts w:ascii="Times New Roman" w:hAnsi="Times New Roman" w:cs="Times New Roman"/>
            <w:i w:val="0"/>
            <w:iCs/>
          </w:rPr>
          <w:delText>,</w:delText>
        </w:r>
      </w:del>
      <w:ins w:id="1222" w:author="Madeline Galbraith" w:date="2022-06-14T21:44:00Z">
        <w:r w:rsidR="006E6615">
          <w:rPr>
            <w:rFonts w:ascii="Times New Roman" w:hAnsi="Times New Roman" w:cs="Times New Roman"/>
            <w:i w:val="0"/>
            <w:iCs/>
          </w:rPr>
          <w:t>)</w:t>
        </w:r>
        <w:r w:rsidR="00BF7EDF" w:rsidRPr="00C9444E">
          <w:rPr>
            <w:rFonts w:ascii="Times New Roman" w:hAnsi="Times New Roman" w:cs="Times New Roman"/>
            <w:i w:val="0"/>
            <w:iCs/>
          </w:rPr>
          <w:t>,</w:t>
        </w:r>
      </w:ins>
      <w:r w:rsidR="00BF7EDF" w:rsidRPr="00C9444E">
        <w:rPr>
          <w:rFonts w:ascii="Times New Roman" w:hAnsi="Times New Roman" w:cs="Times New Roman"/>
          <w:i w:val="0"/>
          <w:iCs/>
        </w:rPr>
        <w:t xml:space="preserve"> HIF-1 </w:t>
      </w:r>
      <w:del w:id="1223" w:author="Madeline Galbraith" w:date="2022-06-14T21:44:00Z">
        <w:r w:rsidR="00BF7EDF" w:rsidRPr="00C9444E">
          <w:rPr>
            <w:rFonts w:ascii="Times New Roman" w:hAnsi="Times New Roman" w:cs="Times New Roman"/>
            <w:i w:val="0"/>
            <w:iCs/>
          </w:rPr>
          <w:delText>inhibits</w:delText>
        </w:r>
      </w:del>
      <w:ins w:id="1224" w:author="Madeline Galbraith" w:date="2022-06-14T21:44:00Z">
        <w:r w:rsidR="00BF7EDF" w:rsidRPr="00C9444E">
          <w:rPr>
            <w:rFonts w:ascii="Times New Roman" w:hAnsi="Times New Roman" w:cs="Times New Roman"/>
            <w:i w:val="0"/>
            <w:iCs/>
          </w:rPr>
          <w:t>inhibit</w:t>
        </w:r>
        <w:r w:rsidR="006E6615">
          <w:rPr>
            <w:rFonts w:ascii="Times New Roman" w:hAnsi="Times New Roman" w:cs="Times New Roman"/>
            <w:i w:val="0"/>
            <w:iCs/>
          </w:rPr>
          <w:t>ing</w:t>
        </w:r>
      </w:ins>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del w:id="1225" w:author="Madeline Galbraith" w:date="2022-06-14T21:44:00Z">
        <w:r w:rsidR="00BF7EDF" w:rsidRPr="00C9444E">
          <w:rPr>
            <w:rFonts w:ascii="Times New Roman" w:hAnsi="Times New Roman" w:cs="Times New Roman"/>
            <w:i w:val="0"/>
            <w:iCs/>
          </w:rPr>
          <w:delText xml:space="preserve"> production</w:delText>
        </w:r>
      </w:del>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del w:id="1226" w:author="Madeline Galbraith" w:date="2022-06-14T21:44:00Z">
        <w:r w:rsidR="00BF7EDF" w:rsidRPr="00C9444E">
          <w:rPr>
            <w:rFonts w:ascii="Times New Roman" w:hAnsi="Times New Roman" w:cs="Times New Roman"/>
            <w:i w:val="0"/>
            <w:iCs/>
          </w:rPr>
          <w:delText>upregulates</w:delText>
        </w:r>
      </w:del>
      <w:ins w:id="1227" w:author="Madeline Galbraith" w:date="2022-06-14T21:44:00Z">
        <w:r w:rsidR="006E6615">
          <w:rPr>
            <w:rFonts w:ascii="Times New Roman" w:hAnsi="Times New Roman" w:cs="Times New Roman"/>
            <w:i w:val="0"/>
            <w:iCs/>
          </w:rPr>
          <w:t>upregulating</w:t>
        </w:r>
      </w:ins>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 xml:space="preserve">When </w:t>
      </w:r>
      <w:del w:id="1228" w:author="Madeline Galbraith" w:date="2022-06-14T21:44:00Z">
        <w:r w:rsidR="00AD7F58" w:rsidRPr="00C9444E">
          <w:rPr>
            <w:rFonts w:ascii="Times New Roman" w:hAnsi="Times New Roman" w:cs="Times New Roman"/>
            <w:i w:val="0"/>
            <w:iCs/>
          </w:rPr>
          <w:delText xml:space="preserve">crosstalks </w:delText>
        </w:r>
        <w:r w:rsidR="002C6587" w:rsidRPr="00C9444E">
          <w:rPr>
            <w:rFonts w:ascii="Times New Roman" w:hAnsi="Times New Roman" w:cs="Times New Roman"/>
            <w:i w:val="0"/>
            <w:iCs/>
          </w:rPr>
          <w:delText>mutually drive</w:delText>
        </w:r>
      </w:del>
      <w:ins w:id="1229" w:author="Madeline Galbraith" w:date="2022-06-14T21:44:00Z">
        <w:r w:rsidR="006E6615">
          <w:rPr>
            <w:rFonts w:ascii="Times New Roman" w:hAnsi="Times New Roman" w:cs="Times New Roman"/>
            <w:i w:val="0"/>
            <w:iCs/>
          </w:rPr>
          <w:t>considering the bi-directional regulation between</w:t>
        </w:r>
      </w:ins>
      <w:r w:rsidR="006E6615">
        <w:rPr>
          <w:rFonts w:ascii="Times New Roman" w:hAnsi="Times New Roman" w:cs="Times New Roman"/>
          <w:i w:val="0"/>
          <w:iCs/>
        </w:rPr>
        <w:t xml:space="preserve"> EMT and </w:t>
      </w:r>
      <w:del w:id="1230" w:author="Madeline Galbraith" w:date="2022-06-14T21:44:00Z">
        <w:r w:rsidR="002C6587" w:rsidRPr="00C9444E">
          <w:rPr>
            <w:rFonts w:ascii="Times New Roman" w:hAnsi="Times New Roman" w:cs="Times New Roman"/>
            <w:i w:val="0"/>
            <w:iCs/>
          </w:rPr>
          <w:delText>metabolic reprogramming</w:delText>
        </w:r>
      </w:del>
      <w:ins w:id="1231" w:author="Madeline Galbraith" w:date="2022-06-14T21:44:00Z">
        <w:r w:rsidR="006E6615">
          <w:rPr>
            <w:rFonts w:ascii="Times New Roman" w:hAnsi="Times New Roman" w:cs="Times New Roman"/>
            <w:i w:val="0"/>
            <w:iCs/>
          </w:rPr>
          <w:t>metabolism by the three minimally necessary regulatory links</w:t>
        </w:r>
      </w:ins>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crosstalks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1232" w:name="normal-cells-can-become-cancerous-when-c"/>
    </w:p>
    <w:p w14:paraId="20E18387" w14:textId="58FEB0BD" w:rsidR="004C25DE" w:rsidRDefault="00AD7F58" w:rsidP="004C25DE">
      <w:pPr>
        <w:pStyle w:val="BodyText"/>
        <w:spacing w:line="480" w:lineRule="auto"/>
        <w:rPr>
          <w:ins w:id="1233" w:author="Madeline Galbraith" w:date="2022-06-14T21:44:00Z"/>
          <w:rFonts w:ascii="Times New Roman" w:hAnsi="Times New Roman" w:cs="Times New Roman"/>
        </w:rPr>
      </w:pPr>
      <w:del w:id="1234" w:author="Madeline Galbraith" w:date="2022-06-14T21:44:00Z">
        <w:r w:rsidRPr="00C9444E">
          <w:rPr>
            <w:rFonts w:ascii="Times New Roman" w:hAnsi="Times New Roman" w:cs="Times New Roman"/>
            <w:b/>
            <w:bCs/>
          </w:rPr>
          <w:delText>Normal</w:delText>
        </w:r>
      </w:del>
      <w:ins w:id="1235" w:author="Madeline Galbraith" w:date="2022-06-14T21:44:00Z">
        <w:r w:rsidR="00B72FAD">
          <w:rPr>
            <w:rFonts w:ascii="Times New Roman" w:hAnsi="Times New Roman" w:cs="Times New Roman"/>
            <w:b/>
            <w:bCs/>
          </w:rPr>
          <w:t>Hybrid phenotypes are enabled by crosstalk in</w:t>
        </w:r>
      </w:ins>
      <w:r w:rsidR="00B72FAD">
        <w:rPr>
          <w:rFonts w:ascii="Times New Roman" w:hAnsi="Times New Roman" w:cs="Times New Roman"/>
          <w:b/>
          <w:bCs/>
        </w:rPr>
        <w:t xml:space="preserve"> cells </w:t>
      </w:r>
      <w:del w:id="1236" w:author="Madeline Galbraith" w:date="2022-06-14T21:44:00Z">
        <w:r w:rsidRPr="00C9444E">
          <w:rPr>
            <w:rFonts w:ascii="Times New Roman" w:hAnsi="Times New Roman" w:cs="Times New Roman"/>
            <w:b/>
            <w:bCs/>
          </w:rPr>
          <w:delText xml:space="preserve">can </w:delText>
        </w:r>
        <w:r w:rsidR="006D7641" w:rsidRPr="00C9444E">
          <w:rPr>
            <w:rFonts w:ascii="Times New Roman" w:hAnsi="Times New Roman" w:cs="Times New Roman"/>
            <w:b/>
            <w:bCs/>
          </w:rPr>
          <w:delText xml:space="preserve">exhibit </w:delText>
        </w:r>
        <w:r w:rsidR="00531F14" w:rsidRPr="00C9444E">
          <w:rPr>
            <w:rFonts w:ascii="Times New Roman" w:hAnsi="Times New Roman" w:cs="Times New Roman"/>
            <w:b/>
            <w:bCs/>
          </w:rPr>
          <w:delText xml:space="preserve">hybrid </w:delText>
        </w:r>
        <w:r w:rsidR="006D7641" w:rsidRPr="00C9444E">
          <w:rPr>
            <w:rFonts w:ascii="Times New Roman" w:hAnsi="Times New Roman" w:cs="Times New Roman"/>
            <w:b/>
            <w:bCs/>
          </w:rPr>
          <w:delText>properties</w:delText>
        </w:r>
        <w:r w:rsidRPr="00C9444E">
          <w:rPr>
            <w:rFonts w:ascii="Times New Roman" w:hAnsi="Times New Roman" w:cs="Times New Roman"/>
            <w:b/>
            <w:bCs/>
          </w:rPr>
          <w:delText xml:space="preserve"> when crosstalks introduced</w:delText>
        </w:r>
      </w:del>
      <w:ins w:id="1237" w:author="Madeline Galbraith" w:date="2022-06-14T21:44:00Z">
        <w:r w:rsidR="00B72FAD">
          <w:rPr>
            <w:rFonts w:ascii="Times New Roman" w:hAnsi="Times New Roman" w:cs="Times New Roman"/>
            <w:b/>
            <w:bCs/>
          </w:rPr>
          <w:t>initially without the E/M or W/O state</w:t>
        </w:r>
      </w:ins>
      <w:bookmarkEnd w:id="1232"/>
      <w:r w:rsidR="00F2770C" w:rsidRPr="00C9444E">
        <w:rPr>
          <w:rFonts w:ascii="Times New Roman" w:hAnsi="Times New Roman" w:cs="Times New Roman"/>
          <w:b/>
          <w:bCs/>
        </w:rPr>
        <w:t xml:space="preserve">: </w:t>
      </w:r>
      <w:r w:rsidRPr="00C9444E">
        <w:rPr>
          <w:rFonts w:ascii="Times New Roman" w:hAnsi="Times New Roman" w:cs="Times New Roman"/>
        </w:rPr>
        <w:t xml:space="preserve">We have </w:t>
      </w:r>
      <w:del w:id="1238" w:author="Madeline Galbraith" w:date="2022-06-14T21:44:00Z">
        <w:r w:rsidRPr="00C9444E">
          <w:rPr>
            <w:rFonts w:ascii="Times New Roman" w:hAnsi="Times New Roman" w:cs="Times New Roman"/>
          </w:rPr>
          <w:delText>confirmed</w:delText>
        </w:r>
      </w:del>
      <w:ins w:id="1239" w:author="Madeline Galbraith" w:date="2022-06-14T21:44:00Z">
        <w:r w:rsidR="0054726F">
          <w:rPr>
            <w:rFonts w:ascii="Times New Roman" w:hAnsi="Times New Roman" w:cs="Times New Roman"/>
          </w:rPr>
          <w:t>showed</w:t>
        </w:r>
      </w:ins>
      <w:r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Pr="00C9444E">
        <w:rPr>
          <w:rFonts w:ascii="Times New Roman" w:hAnsi="Times New Roman" w:cs="Times New Roman"/>
        </w:rPr>
        <w:t>tates suppressed.</w:t>
      </w:r>
      <w:r w:rsidR="0054726F">
        <w:rPr>
          <w:rFonts w:ascii="Times New Roman" w:hAnsi="Times New Roman" w:cs="Times New Roman"/>
        </w:rPr>
        <w:t xml:space="preserve"> </w:t>
      </w:r>
      <w:del w:id="1240" w:author="Madeline Galbraith" w:date="2022-06-14T21:44:00Z">
        <w:r w:rsidR="009F7ACF" w:rsidRPr="00C9444E">
          <w:rPr>
            <w:rFonts w:ascii="Times New Roman" w:hAnsi="Times New Roman" w:cs="Times New Roman"/>
          </w:rPr>
          <w:delText xml:space="preserve">However, these results </w:delText>
        </w:r>
        <w:r w:rsidR="006D7641" w:rsidRPr="00C9444E">
          <w:rPr>
            <w:rFonts w:ascii="Times New Roman" w:hAnsi="Times New Roman" w:cs="Times New Roman"/>
          </w:rPr>
          <w:delText>were obtained</w:delText>
        </w:r>
        <w:r w:rsidR="009F7ACF" w:rsidRPr="00C9444E">
          <w:rPr>
            <w:rFonts w:ascii="Times New Roman" w:hAnsi="Times New Roman" w:cs="Times New Roman"/>
          </w:rPr>
          <w:delText xml:space="preserve"> for a network model in </w:delText>
        </w:r>
      </w:del>
      <w:ins w:id="1241" w:author="Madeline Galbraith" w:date="2022-06-14T21:44:00Z">
        <w:r w:rsidR="0054726F">
          <w:rPr>
            <w:rFonts w:ascii="Times New Roman" w:hAnsi="Times New Roman" w:cs="Times New Roman"/>
          </w:rPr>
          <w:t xml:space="preserve">Next, to investigate whether </w:t>
        </w:r>
      </w:ins>
      <w:r w:rsidR="0054726F">
        <w:rPr>
          <w:rFonts w:ascii="Times New Roman" w:hAnsi="Times New Roman" w:cs="Times New Roman"/>
        </w:rPr>
        <w:t xml:space="preserve">the </w:t>
      </w:r>
      <w:del w:id="1242" w:author="Madeline Galbraith" w:date="2022-06-14T21:44:00Z">
        <w:r w:rsidR="009F7ACF" w:rsidRPr="00C9444E">
          <w:rPr>
            <w:rFonts w:ascii="Times New Roman" w:hAnsi="Times New Roman" w:cs="Times New Roman"/>
          </w:rPr>
          <w:delText xml:space="preserve">parameter regime </w:delText>
        </w:r>
        <w:r w:rsidR="00B02BF3" w:rsidRPr="00C9444E">
          <w:rPr>
            <w:rFonts w:ascii="Times New Roman" w:hAnsi="Times New Roman" w:cs="Times New Roman"/>
          </w:rPr>
          <w:delText xml:space="preserve">typical </w:delText>
        </w:r>
        <w:r w:rsidR="009F7ACF" w:rsidRPr="00C9444E">
          <w:rPr>
            <w:rFonts w:ascii="Times New Roman" w:hAnsi="Times New Roman" w:cs="Times New Roman"/>
          </w:rPr>
          <w:delText>of</w:delText>
        </w:r>
      </w:del>
      <w:ins w:id="1243" w:author="Madeline Galbraith" w:date="2022-06-14T21:44:00Z">
        <w:r w:rsidR="0054726F">
          <w:rPr>
            <w:rFonts w:ascii="Times New Roman" w:hAnsi="Times New Roman" w:cs="Times New Roman"/>
          </w:rPr>
          <w:t>crosstalk between EMT and metabolism enables</w:t>
        </w:r>
      </w:ins>
      <w:r w:rsidR="0054726F">
        <w:rPr>
          <w:rFonts w:ascii="Times New Roman" w:hAnsi="Times New Roman" w:cs="Times New Roman"/>
        </w:rPr>
        <w:t xml:space="preserve"> cancer </w:t>
      </w:r>
      <w:del w:id="1244" w:author="Madeline Galbraith" w:date="2022-06-14T21:44:00Z">
        <w:r w:rsidR="009F7ACF" w:rsidRPr="00C9444E">
          <w:rPr>
            <w:rFonts w:ascii="Times New Roman" w:hAnsi="Times New Roman" w:cs="Times New Roman"/>
          </w:rPr>
          <w:delText>cells</w:delText>
        </w:r>
        <w:r w:rsidR="00992102" w:rsidRPr="00C9444E">
          <w:rPr>
            <w:rFonts w:ascii="Times New Roman" w:hAnsi="Times New Roman" w:cs="Times New Roman"/>
          </w:rPr>
          <w:delText xml:space="preserve"> (i.</w:delText>
        </w:r>
      </w:del>
      <w:ins w:id="1245" w:author="Madeline Galbraith" w:date="2022-06-14T21:44:00Z">
        <w:r w:rsidR="0054726F">
          <w:rPr>
            <w:rFonts w:ascii="Times New Roman" w:hAnsi="Times New Roman" w:cs="Times New Roman"/>
          </w:rPr>
          <w:t xml:space="preserve">plasticity </w:t>
        </w:r>
      </w:ins>
      <w:r w:rsidR="0054726F">
        <w:rPr>
          <w:rFonts w:ascii="Times New Roman" w:hAnsi="Times New Roman" w:cs="Times New Roman"/>
        </w:rPr>
        <w:t>e</w:t>
      </w:r>
      <w:del w:id="1246" w:author="Madeline Galbraith" w:date="2022-06-14T21:44:00Z">
        <w:r w:rsidR="00992102" w:rsidRPr="00C9444E">
          <w:rPr>
            <w:rFonts w:ascii="Times New Roman" w:hAnsi="Times New Roman" w:cs="Times New Roman"/>
          </w:rPr>
          <w:delText>.</w:delText>
        </w:r>
        <w:r w:rsidR="00BD1AE2" w:rsidRPr="00C9444E">
          <w:rPr>
            <w:rFonts w:ascii="Times New Roman" w:hAnsi="Times New Roman" w:cs="Times New Roman"/>
          </w:rPr>
          <w:delText>,</w:delText>
        </w:r>
        <w:r w:rsidR="00992102" w:rsidRPr="00C9444E">
          <w:rPr>
            <w:rFonts w:ascii="Times New Roman" w:hAnsi="Times New Roman" w:cs="Times New Roman"/>
          </w:rPr>
          <w:delText xml:space="preserve"> tristable circuits with a </w:delText>
        </w:r>
      </w:del>
      <w:ins w:id="1247" w:author="Madeline Galbraith" w:date="2022-06-14T21:44:00Z">
        <w:r w:rsidR="0054726F">
          <w:rPr>
            <w:rFonts w:ascii="Times New Roman" w:hAnsi="Times New Roman" w:cs="Times New Roman"/>
          </w:rPr>
          <w:t xml:space="preserve">.g., by acquiring the </w:t>
        </w:r>
      </w:ins>
      <w:r w:rsidR="0054726F">
        <w:rPr>
          <w:rFonts w:ascii="Times New Roman" w:hAnsi="Times New Roman" w:cs="Times New Roman"/>
        </w:rPr>
        <w:t xml:space="preserve">hybrid </w:t>
      </w:r>
      <w:del w:id="1248" w:author="Madeline Galbraith" w:date="2022-06-14T21:44:00Z">
        <w:r w:rsidR="00992102" w:rsidRPr="00C9444E">
          <w:rPr>
            <w:rFonts w:ascii="Times New Roman" w:hAnsi="Times New Roman" w:cs="Times New Roman"/>
          </w:rPr>
          <w:delText>intermediate state)</w:delText>
        </w:r>
        <w:r w:rsidR="009F7ACF" w:rsidRPr="00C9444E">
          <w:rPr>
            <w:rFonts w:ascii="Times New Roman" w:hAnsi="Times New Roman" w:cs="Times New Roman"/>
          </w:rPr>
          <w:delText xml:space="preserve">. </w:delText>
        </w:r>
        <w:r w:rsidR="00B02BF3" w:rsidRPr="00C9444E">
          <w:rPr>
            <w:rFonts w:ascii="Times New Roman" w:hAnsi="Times New Roman" w:cs="Times New Roman"/>
          </w:rPr>
          <w:delText xml:space="preserve">Under </w:delText>
        </w:r>
      </w:del>
      <w:ins w:id="1249" w:author="Madeline Galbraith" w:date="2022-06-14T21:44:00Z">
        <w:r w:rsidR="0054726F">
          <w:rPr>
            <w:rFonts w:ascii="Times New Roman" w:hAnsi="Times New Roman" w:cs="Times New Roman"/>
          </w:rPr>
          <w:t>states. We simulate scenarios where the individual EMT and metabolism networks cannot acquire a hybrid state, corresponding to</w:t>
        </w:r>
        <w:r w:rsidR="00B02BF3" w:rsidRPr="00C9444E">
          <w:rPr>
            <w:rFonts w:ascii="Times New Roman" w:hAnsi="Times New Roman" w:cs="Times New Roman"/>
          </w:rPr>
          <w:t xml:space="preserve"> </w:t>
        </w:r>
      </w:ins>
      <w:r w:rsidR="00B02BF3" w:rsidRPr="00C9444E">
        <w:rPr>
          <w:rFonts w:ascii="Times New Roman" w:hAnsi="Times New Roman" w:cs="Times New Roman"/>
        </w:rPr>
        <w:t>normal physiological conditions</w:t>
      </w:r>
      <w:del w:id="1250" w:author="Madeline Galbraith" w:date="2022-06-14T21:44:00Z">
        <w:r w:rsidR="00B02BF3" w:rsidRPr="00C9444E">
          <w:rPr>
            <w:rFonts w:ascii="Times New Roman" w:hAnsi="Times New Roman" w:cs="Times New Roman"/>
          </w:rPr>
          <w:delText>,</w:delText>
        </w:r>
      </w:del>
      <w:ins w:id="1251" w:author="Madeline Galbraith" w:date="2022-06-14T21:44:00Z">
        <w:r w:rsidR="00B02BF3" w:rsidRPr="00C9444E">
          <w:rPr>
            <w:rFonts w:ascii="Times New Roman" w:hAnsi="Times New Roman" w:cs="Times New Roman"/>
          </w:rPr>
          <w:t xml:space="preserve"> w</w:t>
        </w:r>
        <w:r w:rsidR="0054726F">
          <w:rPr>
            <w:rFonts w:ascii="Times New Roman" w:hAnsi="Times New Roman" w:cs="Times New Roman"/>
          </w:rPr>
          <w:t>here</w:t>
        </w:r>
      </w:ins>
      <w:r w:rsidR="0054726F">
        <w:rPr>
          <w:rFonts w:ascii="Times New Roman" w:hAnsi="Times New Roman" w:cs="Times New Roman"/>
        </w:rPr>
        <w:t xml:space="preserve"> w</w:t>
      </w:r>
      <w:r w:rsidR="00B02BF3" w:rsidRPr="00C9444E">
        <w:rPr>
          <w:rFonts w:ascii="Times New Roman" w:hAnsi="Times New Roman" w:cs="Times New Roman"/>
        </w:rPr>
        <w:t xml:space="preserve">e expect </w:t>
      </w:r>
      <w:del w:id="1252" w:author="Madeline Galbraith" w:date="2022-06-14T21:44:00Z">
        <w:r w:rsidR="00B02BF3" w:rsidRPr="00C9444E">
          <w:rPr>
            <w:rFonts w:ascii="Times New Roman" w:hAnsi="Times New Roman" w:cs="Times New Roman"/>
          </w:rPr>
          <w:delText xml:space="preserve">that </w:delText>
        </w:r>
      </w:del>
      <w:r w:rsidR="00B02BF3" w:rsidRPr="00C9444E">
        <w:rPr>
          <w:rFonts w:ascii="Times New Roman" w:hAnsi="Times New Roman" w:cs="Times New Roman"/>
        </w:rPr>
        <w:t>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del w:id="1253" w:author="Madeline Galbraith" w:date="2022-06-14T21:44:00Z">
            <w:r w:rsidR="004C245F" w:rsidRPr="004C245F">
              <w:rPr>
                <w:rFonts w:ascii="Times New Roman" w:eastAsia="Times New Roman" w:hAnsi="Times New Roman" w:cs="Times New Roman"/>
                <w:color w:val="000000"/>
              </w:rPr>
              <w:delText>[68]</w:delText>
            </w:r>
          </w:del>
          <w:ins w:id="1254" w:author="Madeline Galbraith" w:date="2022-06-14T21:44:00Z">
            <w:r w:rsidR="00AE6CCC" w:rsidRPr="00AE6CCC">
              <w:rPr>
                <w:rFonts w:ascii="Times New Roman" w:eastAsia="Times New Roman" w:hAnsi="Times New Roman" w:cs="Times New Roman"/>
                <w:color w:val="000000"/>
              </w:rPr>
              <w:t>[70]</w:t>
            </w:r>
          </w:ins>
        </w:sdtContent>
      </w:sdt>
      <w:del w:id="1255" w:author="Madeline Galbraith" w:date="2022-06-14T21:44:00Z">
        <w:r w:rsidR="00B02BF3" w:rsidRPr="00C9444E">
          <w:rPr>
            <w:rFonts w:ascii="Times New Roman" w:hAnsi="Times New Roman" w:cs="Times New Roman"/>
          </w:rPr>
          <w:delText xml:space="preserve">. </w:delText>
        </w:r>
        <w:r w:rsidR="002A18BD" w:rsidRPr="00C9444E">
          <w:rPr>
            <w:rFonts w:ascii="Times New Roman" w:hAnsi="Times New Roman" w:cs="Times New Roman"/>
          </w:rPr>
          <w:delText xml:space="preserve">To </w:delText>
        </w:r>
        <w:r w:rsidR="002A18BD" w:rsidRPr="00C9444E">
          <w:rPr>
            <w:rFonts w:ascii="Times New Roman" w:hAnsi="Times New Roman" w:cs="Times New Roman"/>
          </w:rPr>
          <w:lastRenderedPageBreak/>
          <w:delText>determine</w:delText>
        </w:r>
      </w:del>
      <w:ins w:id="1256" w:author="Madeline Galbraith" w:date="2022-06-14T21:44:00Z">
        <w:r w:rsidR="00B02BF3" w:rsidRPr="00C9444E">
          <w:rPr>
            <w:rFonts w:ascii="Times New Roman" w:hAnsi="Times New Roman" w:cs="Times New Roman"/>
          </w:rPr>
          <w:t xml:space="preserve">. </w:t>
        </w:r>
        <w:r w:rsidR="0054726F">
          <w:rPr>
            <w:rFonts w:ascii="Times New Roman" w:hAnsi="Times New Roman" w:cs="Times New Roman"/>
          </w:rPr>
          <w:t>Then we systematically analyze</w:t>
        </w:r>
      </w:ins>
      <w:r w:rsidR="0054726F">
        <w:rPr>
          <w:rFonts w:ascii="Times New Roman" w:hAnsi="Times New Roman" w:cs="Times New Roman"/>
        </w:rPr>
        <w:t xml:space="preserve"> whether </w:t>
      </w:r>
      <w:del w:id="1257" w:author="Madeline Galbraith" w:date="2022-06-14T21:44:00Z">
        <w:r w:rsidR="00D430EB" w:rsidRPr="00C9444E">
          <w:rPr>
            <w:rFonts w:ascii="Times New Roman" w:hAnsi="Times New Roman" w:cs="Times New Roman"/>
          </w:rPr>
          <w:delText>under these conditions</w:delText>
        </w:r>
      </w:del>
      <w:ins w:id="1258" w:author="Madeline Galbraith" w:date="2022-06-14T21:44:00Z">
        <w:r w:rsidR="0054726F">
          <w:rPr>
            <w:rFonts w:ascii="Times New Roman" w:hAnsi="Times New Roman" w:cs="Times New Roman"/>
          </w:rPr>
          <w:t>any crosstalk can enable the hybrid state to emerge.</w:t>
        </w:r>
      </w:ins>
    </w:p>
    <w:p w14:paraId="732AA8D4" w14:textId="699A25EB" w:rsidR="00E469AE" w:rsidRPr="00C9444E" w:rsidRDefault="004C25DE" w:rsidP="00255F3E">
      <w:pPr>
        <w:pStyle w:val="BodyText"/>
        <w:spacing w:line="480" w:lineRule="auto"/>
        <w:ind w:firstLine="720"/>
        <w:rPr>
          <w:rFonts w:ascii="Times New Roman" w:hAnsi="Times New Roman" w:cs="Times New Roman"/>
        </w:rPr>
      </w:pPr>
      <w:ins w:id="1259" w:author="Madeline Galbraith" w:date="2022-06-14T21:44:00Z">
        <w:r>
          <w:rPr>
            <w:rFonts w:ascii="Times New Roman" w:hAnsi="Times New Roman" w:cs="Times New Roman"/>
          </w:rPr>
          <w:t>First, w</w:t>
        </w:r>
        <w:r w:rsidR="00D94830" w:rsidRPr="00C9444E">
          <w:rPr>
            <w:rFonts w:ascii="Times New Roman" w:hAnsi="Times New Roman" w:cs="Times New Roman"/>
          </w:rPr>
          <w:t>e confirmed both the</w:t>
        </w:r>
      </w:ins>
      <w:r w:rsidR="00D94830" w:rsidRPr="00C9444E">
        <w:rPr>
          <w:rFonts w:ascii="Times New Roman" w:hAnsi="Times New Roman" w:cs="Times New Roman"/>
        </w:rPr>
        <w:t xml:space="preserve"> EMT </w:t>
      </w:r>
      <w:del w:id="1260" w:author="Madeline Galbraith" w:date="2022-06-14T21:44:00Z">
        <w:r w:rsidR="002A18BD" w:rsidRPr="00C9444E">
          <w:rPr>
            <w:rFonts w:ascii="Times New Roman" w:hAnsi="Times New Roman" w:cs="Times New Roman"/>
          </w:rPr>
          <w:delText>can drive</w:delText>
        </w:r>
      </w:del>
      <w:ins w:id="1261" w:author="Madeline Galbraith" w:date="2022-06-14T21:44:00Z">
        <w:r w:rsidR="00275C5C">
          <w:rPr>
            <w:rFonts w:ascii="Times New Roman" w:hAnsi="Times New Roman" w:cs="Times New Roman"/>
          </w:rPr>
          <w:t xml:space="preserve">network </w:t>
        </w:r>
        <w:r w:rsidR="00D94830" w:rsidRPr="00C9444E">
          <w:rPr>
            <w:rFonts w:ascii="Times New Roman" w:hAnsi="Times New Roman" w:cs="Times New Roman"/>
          </w:rPr>
          <w:t>and</w:t>
        </w:r>
      </w:ins>
      <w:r w:rsidR="00D94830" w:rsidRPr="00C9444E">
        <w:rPr>
          <w:rFonts w:ascii="Times New Roman" w:hAnsi="Times New Roman" w:cs="Times New Roman"/>
        </w:rPr>
        <w:t xml:space="preserve"> metabolic </w:t>
      </w:r>
      <w:del w:id="1262" w:author="Madeline Galbraith" w:date="2022-06-14T21:44:00Z">
        <w:r w:rsidR="002A18BD" w:rsidRPr="00C9444E">
          <w:rPr>
            <w:rFonts w:ascii="Times New Roman" w:hAnsi="Times New Roman" w:cs="Times New Roman"/>
          </w:rPr>
          <w:delText xml:space="preserve">reprogramming, and vice versa, we modify the </w:delText>
        </w:r>
      </w:del>
      <w:r w:rsidR="00D94830" w:rsidRPr="00C9444E">
        <w:rPr>
          <w:rFonts w:ascii="Times New Roman" w:hAnsi="Times New Roman" w:cs="Times New Roman"/>
        </w:rPr>
        <w:t xml:space="preserve">network </w:t>
      </w:r>
      <w:del w:id="1263" w:author="Madeline Galbraith" w:date="2022-06-14T21:44:00Z">
        <w:r w:rsidR="002A18BD" w:rsidRPr="00C9444E">
          <w:rPr>
            <w:rFonts w:ascii="Times New Roman" w:hAnsi="Times New Roman" w:cs="Times New Roman"/>
          </w:rPr>
          <w:delText xml:space="preserve">to be in </w:delText>
        </w:r>
        <w:r w:rsidR="0027479E" w:rsidRPr="00C9444E">
          <w:rPr>
            <w:rFonts w:ascii="Times New Roman" w:hAnsi="Times New Roman" w:cs="Times New Roman"/>
          </w:rPr>
          <w:delText>the parameter regime of normal cells (i.e., bistable systems with no hybrid state).</w:delText>
        </w:r>
        <w:r w:rsidR="002A18BD" w:rsidRPr="00C9444E">
          <w:rPr>
            <w:rFonts w:ascii="Times New Roman" w:hAnsi="Times New Roman" w:cs="Times New Roman"/>
          </w:rPr>
          <w:delText xml:space="preserve"> </w:delText>
        </w:r>
        <w:r w:rsidR="00AB428B" w:rsidRPr="00C9444E">
          <w:rPr>
            <w:rFonts w:ascii="Times New Roman" w:hAnsi="Times New Roman" w:cs="Times New Roman"/>
          </w:rPr>
          <w:delText xml:space="preserve">A few key parameters were modified to affect SNAIL regulating </w:delText>
        </w:r>
      </w:del>
      <m:oMath>
        <m:sSub>
          <m:sSubPr>
            <m:ctrlPr>
              <w:del w:id="1264" w:author="Madeline Galbraith" w:date="2022-06-14T21:44:00Z">
                <w:rPr>
                  <w:rFonts w:ascii="Cambria Math" w:hAnsi="Cambria Math" w:cs="Times New Roman"/>
                </w:rPr>
              </w:del>
            </m:ctrlPr>
          </m:sSubPr>
          <m:e>
            <m:r>
              <w:del w:id="1265" w:author="Madeline Galbraith" w:date="2022-06-14T21:44:00Z">
                <w:rPr>
                  <w:rFonts w:ascii="Cambria Math" w:hAnsi="Cambria Math" w:cs="Times New Roman"/>
                </w:rPr>
                <m:t>μ</m:t>
              </w:del>
            </m:r>
          </m:e>
          <m:sub>
            <m:r>
              <w:del w:id="1266" w:author="Madeline Galbraith" w:date="2022-06-14T21:44:00Z">
                <w:rPr>
                  <w:rFonts w:ascii="Cambria Math" w:hAnsi="Cambria Math" w:cs="Times New Roman"/>
                </w:rPr>
                <m:t>200</m:t>
              </w:del>
            </m:r>
          </m:sub>
        </m:sSub>
      </m:oMath>
      <w:del w:id="1267" w:author="Madeline Galbraith" w:date="2022-06-14T21:44:00Z">
        <w:r w:rsidR="00AB428B" w:rsidRPr="00C9444E">
          <w:rPr>
            <w:rFonts w:ascii="Times New Roman" w:hAnsi="Times New Roman" w:cs="Times New Roman"/>
          </w:rPr>
          <w:delText>, SNAIL regulating ZEB, HIF-1 degradation, HIF-1 mRNA degradation, and the competitive regulation of mtROS by AMPK and HIF-1</w:delText>
        </w:r>
        <w:r w:rsidR="00BB6800" w:rsidRPr="00C9444E">
          <w:rPr>
            <w:rFonts w:ascii="Times New Roman" w:hAnsi="Times New Roman" w:cs="Times New Roman"/>
          </w:rPr>
          <w:delText xml:space="preserve"> (see Section S1.</w:delText>
        </w:r>
        <w:r w:rsidR="00C2452F" w:rsidRPr="00C9444E">
          <w:rPr>
            <w:rFonts w:ascii="Times New Roman" w:hAnsi="Times New Roman" w:cs="Times New Roman"/>
          </w:rPr>
          <w:delText>5</w:delText>
        </w:r>
        <w:r w:rsidR="00BB6800" w:rsidRPr="00C9444E">
          <w:rPr>
            <w:rFonts w:ascii="Times New Roman" w:hAnsi="Times New Roman" w:cs="Times New Roman"/>
          </w:rPr>
          <w:delText xml:space="preserve"> for parameters)</w:delText>
        </w:r>
        <w:r w:rsidR="00AB428B" w:rsidRPr="00C9444E">
          <w:rPr>
            <w:rFonts w:ascii="Times New Roman" w:hAnsi="Times New Roman" w:cs="Times New Roman"/>
          </w:rPr>
          <w:delText xml:space="preserve">. </w:delText>
        </w:r>
        <w:r w:rsidR="00D94830" w:rsidRPr="00C9444E">
          <w:rPr>
            <w:rFonts w:ascii="Times New Roman" w:hAnsi="Times New Roman" w:cs="Times New Roman"/>
          </w:rPr>
          <w:delText xml:space="preserve">We confirmed both the EMT and metabolic networks </w:delText>
        </w:r>
      </w:del>
      <w:r w:rsidR="00D94830" w:rsidRPr="00C9444E">
        <w:rPr>
          <w:rFonts w:ascii="Times New Roman" w:hAnsi="Times New Roman" w:cs="Times New Roman"/>
        </w:rPr>
        <w:t xml:space="preserve">are independently bistable when the </w:t>
      </w:r>
      <w:del w:id="1268" w:author="Madeline Galbraith" w:date="2022-06-14T21:44:00Z">
        <w:r w:rsidR="00D94830" w:rsidRPr="00C9444E">
          <w:rPr>
            <w:rFonts w:ascii="Times New Roman" w:hAnsi="Times New Roman" w:cs="Times New Roman"/>
          </w:rPr>
          <w:delText>crossstalks are</w:delText>
        </w:r>
      </w:del>
      <w:ins w:id="1269" w:author="Madeline Galbraith" w:date="2022-06-14T21:44:00Z">
        <w:r w:rsidR="00D94830" w:rsidRPr="00C9444E">
          <w:rPr>
            <w:rFonts w:ascii="Times New Roman" w:hAnsi="Times New Roman" w:cs="Times New Roman"/>
          </w:rPr>
          <w:t xml:space="preserve">crossstalk </w:t>
        </w:r>
        <w:r w:rsidR="00275C5C">
          <w:rPr>
            <w:rFonts w:ascii="Times New Roman" w:hAnsi="Times New Roman" w:cs="Times New Roman"/>
          </w:rPr>
          <w:t>is</w:t>
        </w:r>
      </w:ins>
      <w:r w:rsidR="00D94830" w:rsidRPr="00C9444E">
        <w:rPr>
          <w:rFonts w:ascii="Times New Roman" w:hAnsi="Times New Roman" w:cs="Times New Roman"/>
        </w:rPr>
        <w:t xml:space="preserve"> </w:t>
      </w:r>
      <w:r w:rsidR="00D430EB" w:rsidRPr="00C9444E">
        <w:rPr>
          <w:rFonts w:ascii="Times New Roman" w:hAnsi="Times New Roman" w:cs="Times New Roman"/>
        </w:rPr>
        <w:t>inactiv</w:t>
      </w:r>
      <w:r w:rsidR="00D94830" w:rsidRPr="00C9444E">
        <w:rPr>
          <w:rFonts w:ascii="Times New Roman" w:hAnsi="Times New Roman" w:cs="Times New Roman"/>
        </w:rPr>
        <w:t>e</w:t>
      </w:r>
      <w:del w:id="1270" w:author="Madeline Galbraith" w:date="2022-06-14T21:44:00Z">
        <w:r w:rsidR="00D430EB" w:rsidRPr="00C9444E">
          <w:rPr>
            <w:rFonts w:ascii="Times New Roman" w:hAnsi="Times New Roman" w:cs="Times New Roman"/>
          </w:rPr>
          <w:delText>,</w:delText>
        </w:r>
        <w:r w:rsidR="00AD7F58" w:rsidRPr="00C9444E">
          <w:rPr>
            <w:rFonts w:ascii="Times New Roman" w:hAnsi="Times New Roman" w:cs="Times New Roman"/>
          </w:rPr>
          <w:delText xml:space="preserve"> by calculating the nullclines</w:delText>
        </w:r>
        <w:r w:rsidR="00D94830" w:rsidRPr="00C9444E">
          <w:rPr>
            <w:rFonts w:ascii="Times New Roman" w:hAnsi="Times New Roman" w:cs="Times New Roman"/>
          </w:rPr>
          <w:delText xml:space="preserve"> for the system</w:delText>
        </w:r>
        <w:r w:rsidR="00AD7F58" w:rsidRPr="00C9444E">
          <w:rPr>
            <w:rFonts w:ascii="Times New Roman" w:hAnsi="Times New Roman" w:cs="Times New Roman"/>
          </w:rPr>
          <w:delText xml:space="preserve"> </w:delText>
        </w:r>
      </w:del>
      <w:r w:rsidR="00AD7F58" w:rsidRPr="00C9444E">
        <w:rPr>
          <w:rFonts w:ascii="Times New Roman" w:hAnsi="Times New Roman" w:cs="Times New Roman"/>
        </w:rPr>
        <w:t>( Fig</w:t>
      </w:r>
      <w:r w:rsidR="00815647" w:rsidRPr="00C9444E">
        <w:rPr>
          <w:rFonts w:ascii="Times New Roman" w:hAnsi="Times New Roman" w:cs="Times New Roman"/>
        </w:rPr>
        <w:t>.</w:t>
      </w:r>
      <w:r w:rsidR="00AD7F58" w:rsidRPr="00C9444E">
        <w:rPr>
          <w:rFonts w:ascii="Times New Roman" w:hAnsi="Times New Roman" w:cs="Times New Roman"/>
        </w:rPr>
        <w:t xml:space="preserve"> S</w:t>
      </w:r>
      <w:r w:rsidR="008C060B" w:rsidRPr="00C9444E">
        <w:rPr>
          <w:rFonts w:ascii="Times New Roman" w:hAnsi="Times New Roman" w:cs="Times New Roman"/>
        </w:rPr>
        <w:t>20</w:t>
      </w:r>
      <w:r w:rsidR="00A4588D" w:rsidRPr="00C9444E">
        <w:rPr>
          <w:rFonts w:ascii="Times New Roman" w:hAnsi="Times New Roman" w:cs="Times New Roman"/>
        </w:rPr>
        <w:t>)</w:t>
      </w:r>
      <w:r w:rsidR="00D430EB" w:rsidRPr="00C9444E">
        <w:rPr>
          <w:rFonts w:ascii="Times New Roman" w:hAnsi="Times New Roman" w:cs="Times New Roman"/>
        </w:rPr>
        <w:t>,</w:t>
      </w:r>
      <w:r w:rsidR="00A4588D" w:rsidRPr="00C9444E">
        <w:rPr>
          <w:rFonts w:ascii="Times New Roman" w:hAnsi="Times New Roman" w:cs="Times New Roman"/>
        </w:rPr>
        <w:t xml:space="preserve"> and ensured the solutions from the initial conditions were evenly divided between the steady states (Fig. S2</w:t>
      </w:r>
      <w:r w:rsidR="008C060B" w:rsidRPr="00C9444E">
        <w:rPr>
          <w:rFonts w:ascii="Times New Roman" w:hAnsi="Times New Roman" w:cs="Times New Roman"/>
        </w:rPr>
        <w:t>1</w:t>
      </w:r>
      <w:r w:rsidR="00AD7F58" w:rsidRPr="00C9444E">
        <w:rPr>
          <w:rFonts w:ascii="Times New Roman" w:hAnsi="Times New Roman" w:cs="Times New Roman"/>
        </w:rPr>
        <w:t>-S</w:t>
      </w:r>
      <w:r w:rsidR="0089719C" w:rsidRPr="00C9444E">
        <w:rPr>
          <w:rFonts w:ascii="Times New Roman" w:hAnsi="Times New Roman" w:cs="Times New Roman"/>
        </w:rPr>
        <w:t>2</w:t>
      </w:r>
      <w:r w:rsidR="008C060B" w:rsidRPr="00C9444E">
        <w:rPr>
          <w:rFonts w:ascii="Times New Roman" w:hAnsi="Times New Roman" w:cs="Times New Roman"/>
        </w:rPr>
        <w:t>2</w:t>
      </w:r>
      <w:r w:rsidR="00AD7F58" w:rsidRPr="00C9444E">
        <w:rPr>
          <w:rFonts w:ascii="Times New Roman" w:hAnsi="Times New Roman" w:cs="Times New Roman"/>
        </w:rPr>
        <w:t>).</w:t>
      </w:r>
      <w:r w:rsidR="00CB6C38" w:rsidRPr="00C9444E">
        <w:rPr>
          <w:rFonts w:ascii="Times New Roman" w:hAnsi="Times New Roman" w:cs="Times New Roman"/>
        </w:rPr>
        <w:t xml:space="preserve"> </w:t>
      </w:r>
      <w:r w:rsidR="00531F14" w:rsidRPr="00C9444E">
        <w:rPr>
          <w:rFonts w:ascii="Times New Roman" w:hAnsi="Times New Roman" w:cs="Times New Roman"/>
        </w:rPr>
        <w:t>W</w:t>
      </w:r>
      <w:r w:rsidR="00CB6C38" w:rsidRPr="00C9444E">
        <w:rPr>
          <w:rFonts w:ascii="Times New Roman" w:hAnsi="Times New Roman" w:cs="Times New Roman"/>
        </w:rPr>
        <w:t xml:space="preserve">e </w:t>
      </w:r>
      <w:r w:rsidR="00531F14" w:rsidRPr="00C9444E">
        <w:rPr>
          <w:rFonts w:ascii="Times New Roman" w:hAnsi="Times New Roman" w:cs="Times New Roman"/>
        </w:rPr>
        <w:t>can then proceed to determine</w:t>
      </w:r>
      <w:r w:rsidR="00CB6C38" w:rsidRPr="00C9444E">
        <w:rPr>
          <w:rFonts w:ascii="Times New Roman" w:hAnsi="Times New Roman" w:cs="Times New Roman"/>
        </w:rPr>
        <w:t xml:space="preserve"> </w:t>
      </w:r>
      <w:r w:rsidR="00531F14" w:rsidRPr="00C9444E">
        <w:rPr>
          <w:rFonts w:ascii="Times New Roman" w:hAnsi="Times New Roman" w:cs="Times New Roman"/>
        </w:rPr>
        <w:t xml:space="preserve">the consequences if </w:t>
      </w:r>
      <w:r w:rsidR="00CB6C38" w:rsidRPr="00C9444E">
        <w:rPr>
          <w:rFonts w:ascii="Times New Roman" w:hAnsi="Times New Roman" w:cs="Times New Roman"/>
        </w:rPr>
        <w:t xml:space="preserve"> EMT </w:t>
      </w:r>
      <w:del w:id="1271" w:author="Madeline Galbraith" w:date="2022-06-14T21:44:00Z">
        <w:r w:rsidR="00CB6C38" w:rsidRPr="00C9444E">
          <w:rPr>
            <w:rFonts w:ascii="Times New Roman" w:hAnsi="Times New Roman" w:cs="Times New Roman"/>
          </w:rPr>
          <w:delText>drive</w:delText>
        </w:r>
        <w:r w:rsidR="00531F14" w:rsidRPr="00C9444E">
          <w:rPr>
            <w:rFonts w:ascii="Times New Roman" w:hAnsi="Times New Roman" w:cs="Times New Roman"/>
          </w:rPr>
          <w:delText>s</w:delText>
        </w:r>
        <w:r w:rsidR="00CB6C38" w:rsidRPr="00C9444E">
          <w:rPr>
            <w:rFonts w:ascii="Times New Roman" w:hAnsi="Times New Roman" w:cs="Times New Roman"/>
          </w:rPr>
          <w:delText xml:space="preserve"> metabolic reprogramming, metab</w:delText>
        </w:r>
        <w:r w:rsidR="004B7C35" w:rsidRPr="00C9444E">
          <w:rPr>
            <w:rFonts w:ascii="Times New Roman" w:hAnsi="Times New Roman" w:cs="Times New Roman"/>
          </w:rPr>
          <w:delText>olic reprogramming</w:delText>
        </w:r>
        <w:r w:rsidR="00531F14" w:rsidRPr="00C9444E">
          <w:rPr>
            <w:rFonts w:ascii="Times New Roman" w:hAnsi="Times New Roman" w:cs="Times New Roman"/>
          </w:rPr>
          <w:delText xml:space="preserve"> </w:delText>
        </w:r>
        <w:r w:rsidR="004B7C35" w:rsidRPr="00C9444E">
          <w:rPr>
            <w:rFonts w:ascii="Times New Roman" w:hAnsi="Times New Roman" w:cs="Times New Roman"/>
          </w:rPr>
          <w:delText>drive</w:delText>
        </w:r>
        <w:r w:rsidR="00531F14" w:rsidRPr="00C9444E">
          <w:rPr>
            <w:rFonts w:ascii="Times New Roman" w:hAnsi="Times New Roman" w:cs="Times New Roman"/>
          </w:rPr>
          <w:delText>s</w:delText>
        </w:r>
        <w:r w:rsidR="004B7C35" w:rsidRPr="00C9444E">
          <w:rPr>
            <w:rFonts w:ascii="Times New Roman" w:hAnsi="Times New Roman" w:cs="Times New Roman"/>
          </w:rPr>
          <w:delText xml:space="preserve"> EMT, </w:delText>
        </w:r>
        <w:r w:rsidR="00531F14" w:rsidRPr="00C9444E">
          <w:rPr>
            <w:rFonts w:ascii="Times New Roman" w:hAnsi="Times New Roman" w:cs="Times New Roman"/>
          </w:rPr>
          <w:delText xml:space="preserve">or both </w:delText>
        </w:r>
      </w:del>
      <w:ins w:id="1272" w:author="Madeline Galbraith" w:date="2022-06-14T21:44:00Z">
        <w:r w:rsidR="00275C5C">
          <w:rPr>
            <w:rFonts w:ascii="Times New Roman" w:hAnsi="Times New Roman" w:cs="Times New Roman"/>
          </w:rPr>
          <w:t>and metabolism mutually regulate each other</w:t>
        </w:r>
      </w:ins>
      <w:r w:rsidR="00275C5C">
        <w:rPr>
          <w:rFonts w:ascii="Times New Roman" w:hAnsi="Times New Roman" w:cs="Times New Roman"/>
        </w:rPr>
        <w:t>.</w:t>
      </w:r>
      <w:r w:rsidR="004B7C35" w:rsidRPr="00C9444E">
        <w:rPr>
          <w:rFonts w:ascii="Times New Roman" w:hAnsi="Times New Roman" w:cs="Times New Roman"/>
        </w:rPr>
        <w:t xml:space="preserve"> </w:t>
      </w:r>
    </w:p>
    <w:p w14:paraId="6A0304F1" w14:textId="7BDAECCF"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As already mentioned, the EMT network can drive metabolic reprogramming via microRNA</w:t>
      </w:r>
      <w:del w:id="1273" w:author="Madeline Galbraith" w:date="2022-06-14T21:44:00Z">
        <w:r w:rsidR="000D42DD" w:rsidRPr="00C9444E">
          <w:rPr>
            <w:rFonts w:ascii="Times New Roman" w:hAnsi="Times New Roman" w:cs="Times New Roman"/>
          </w:rPr>
          <w:delText xml:space="preserve"> dependent</w:delText>
        </w:r>
      </w:del>
      <w:ins w:id="1274" w:author="Madeline Galbraith" w:date="2022-06-14T21:44:00Z">
        <w:r>
          <w:rPr>
            <w:rFonts w:ascii="Times New Roman" w:hAnsi="Times New Roman" w:cs="Times New Roman"/>
          </w:rPr>
          <w:t>-mediated</w:t>
        </w:r>
      </w:ins>
      <w:r>
        <w:rPr>
          <w:rFonts w:ascii="Times New Roman" w:hAnsi="Times New Roman" w:cs="Times New Roman"/>
        </w:rPr>
        <w:t xml:space="preserve"> links. We first </w:t>
      </w:r>
      <w:del w:id="1275" w:author="Madeline Galbraith" w:date="2022-06-14T21:44:00Z">
        <w:r w:rsidR="004A10A5" w:rsidRPr="00C9444E">
          <w:rPr>
            <w:rFonts w:ascii="Times New Roman" w:hAnsi="Times New Roman" w:cs="Times New Roman"/>
          </w:rPr>
          <w:delText xml:space="preserve"> </w:delText>
        </w:r>
      </w:del>
      <w:r>
        <w:rPr>
          <w:rFonts w:ascii="Times New Roman" w:hAnsi="Times New Roman" w:cs="Times New Roman"/>
        </w:rPr>
        <w:t xml:space="preserve">kept the </w:t>
      </w:r>
      <w:del w:id="1276" w:author="Madeline Galbraith" w:date="2022-06-14T21:44:00Z">
        <w:r w:rsidR="004A10A5" w:rsidRPr="00C9444E">
          <w:rPr>
            <w:rFonts w:ascii="Times New Roman" w:hAnsi="Times New Roman" w:cs="Times New Roman"/>
          </w:rPr>
          <w:delText>EMT</w:delText>
        </w:r>
      </w:del>
      <w:ins w:id="1277" w:author="Madeline Galbraith" w:date="2022-06-14T21:44:00Z">
        <w:r>
          <w:rPr>
            <w:rFonts w:ascii="Times New Roman" w:hAnsi="Times New Roman" w:cs="Times New Roman"/>
          </w:rPr>
          <w:t>metabolic</w:t>
        </w:r>
      </w:ins>
      <w:r>
        <w:rPr>
          <w:rFonts w:ascii="Times New Roman" w:hAnsi="Times New Roman" w:cs="Times New Roman"/>
        </w:rPr>
        <w:t xml:space="preserve"> circuit as a </w:t>
      </w:r>
      <w:del w:id="1278" w:author="Madeline Galbraith" w:date="2022-06-14T21:44:00Z">
        <w:r w:rsidR="004A10A5" w:rsidRPr="00C9444E">
          <w:rPr>
            <w:rFonts w:ascii="Times New Roman" w:hAnsi="Times New Roman" w:cs="Times New Roman"/>
          </w:rPr>
          <w:delText>tristable network but change</w:delText>
        </w:r>
        <w:r w:rsidR="000D42DD" w:rsidRPr="00C9444E">
          <w:rPr>
            <w:rFonts w:ascii="Times New Roman" w:hAnsi="Times New Roman" w:cs="Times New Roman"/>
          </w:rPr>
          <w:delText>d</w:delText>
        </w:r>
        <w:r w:rsidR="004A10A5" w:rsidRPr="00C9444E">
          <w:rPr>
            <w:rFonts w:ascii="Times New Roman" w:hAnsi="Times New Roman" w:cs="Times New Roman"/>
          </w:rPr>
          <w:delText xml:space="preserve"> the parameters of the metabolic circuit to reflect normal cells</w:delText>
        </w:r>
        <w:r w:rsidR="00430F7A" w:rsidRPr="00C9444E">
          <w:rPr>
            <w:rFonts w:ascii="Times New Roman" w:hAnsi="Times New Roman" w:cs="Times New Roman"/>
          </w:rPr>
          <w:delText xml:space="preserve"> (</w:delText>
        </w:r>
      </w:del>
      <w:ins w:id="1279" w:author="Madeline Galbraith" w:date="2022-06-14T21:44:00Z">
        <w:r>
          <w:rPr>
            <w:rFonts w:ascii="Times New Roman" w:hAnsi="Times New Roman" w:cs="Times New Roman"/>
          </w:rPr>
          <w:t xml:space="preserve">bistable system where only W and O are the available stable states, </w:t>
        </w:r>
      </w:ins>
      <w:r>
        <w:rPr>
          <w:rFonts w:ascii="Times New Roman" w:hAnsi="Times New Roman" w:cs="Times New Roman"/>
        </w:rPr>
        <w:t xml:space="preserve">i.e., no hybrid W/O state </w:t>
      </w:r>
      <w:del w:id="1280" w:author="Madeline Galbraith" w:date="2022-06-14T21:44:00Z">
        <w:r w:rsidR="00430F7A" w:rsidRPr="00C9444E">
          <w:rPr>
            <w:rFonts w:ascii="Times New Roman" w:hAnsi="Times New Roman" w:cs="Times New Roman"/>
          </w:rPr>
          <w:delText>in</w:delText>
        </w:r>
      </w:del>
      <w:ins w:id="1281" w:author="Madeline Galbraith" w:date="2022-06-14T21:44:00Z">
        <w:r>
          <w:rPr>
            <w:rFonts w:ascii="Times New Roman" w:hAnsi="Times New Roman" w:cs="Times New Roman"/>
          </w:rPr>
          <w:t>when</w:t>
        </w:r>
      </w:ins>
      <w:r>
        <w:rPr>
          <w:rFonts w:ascii="Times New Roman" w:hAnsi="Times New Roman" w:cs="Times New Roman"/>
        </w:rPr>
        <w:t xml:space="preserve"> the </w:t>
      </w:r>
      <w:ins w:id="1282" w:author="Madeline Galbraith" w:date="2022-06-14T21:44:00Z">
        <w:r>
          <w:rPr>
            <w:rFonts w:ascii="Times New Roman" w:hAnsi="Times New Roman" w:cs="Times New Roman"/>
          </w:rPr>
          <w:t xml:space="preserve">cross-talk is </w:t>
        </w:r>
      </w:ins>
      <w:r>
        <w:rPr>
          <w:rFonts w:ascii="Times New Roman" w:hAnsi="Times New Roman" w:cs="Times New Roman"/>
        </w:rPr>
        <w:t>inactive</w:t>
      </w:r>
      <w:del w:id="1283" w:author="Madeline Galbraith" w:date="2022-06-14T21:44:00Z">
        <w:r w:rsidR="00430F7A" w:rsidRPr="00C9444E">
          <w:rPr>
            <w:rFonts w:ascii="Times New Roman" w:hAnsi="Times New Roman" w:cs="Times New Roman"/>
          </w:rPr>
          <w:delText xml:space="preserve"> network)</w:delText>
        </w:r>
        <w:r w:rsidR="004A10A5" w:rsidRPr="00C9444E">
          <w:rPr>
            <w:rFonts w:ascii="Times New Roman" w:hAnsi="Times New Roman" w:cs="Times New Roman"/>
          </w:rPr>
          <w:delText>.</w:delText>
        </w:r>
      </w:del>
      <w:ins w:id="1284" w:author="Madeline Galbraith" w:date="2022-06-14T21:44:00Z">
        <w:r>
          <w:rPr>
            <w:rFonts w:ascii="Times New Roman" w:hAnsi="Times New Roman" w:cs="Times New Roman"/>
          </w:rPr>
          <w:t>.</w:t>
        </w:r>
      </w:ins>
      <w:r>
        <w:rPr>
          <w:rFonts w:ascii="Times New Roman" w:hAnsi="Times New Roman" w:cs="Times New Roman"/>
        </w:rPr>
        <w:t xml:space="preserve"> Then we analyzed the coupled </w:t>
      </w:r>
      <w:del w:id="1285" w:author="Madeline Galbraith" w:date="2022-06-14T21:44:00Z">
        <w:r w:rsidR="004A10A5" w:rsidRPr="00C9444E">
          <w:rPr>
            <w:rFonts w:ascii="Times New Roman" w:hAnsi="Times New Roman" w:cs="Times New Roman"/>
          </w:rPr>
          <w:delText>phenotypes when either</w:delText>
        </w:r>
      </w:del>
      <w:ins w:id="1286" w:author="Madeline Galbraith" w:date="2022-06-14T21:44:00Z">
        <w:r>
          <w:rPr>
            <w:rFonts w:ascii="Times New Roman" w:hAnsi="Times New Roman" w:cs="Times New Roman"/>
          </w:rPr>
          <w:t>states considering links -</w:t>
        </w:r>
      </w:ins>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w:t>
      </w:r>
      <w:del w:id="1287" w:author="Madeline Galbraith" w:date="2022-06-14T21:44:00Z">
        <w:r w:rsidR="004A10A5" w:rsidRPr="00C9444E">
          <w:rPr>
            <w:rFonts w:ascii="Times New Roman" w:hAnsi="Times New Roman" w:cs="Times New Roman"/>
          </w:rPr>
          <w:delText>upregulates</w:delText>
        </w:r>
      </w:del>
      <w:ins w:id="1288" w:author="Madeline Galbraith" w:date="2022-06-14T21:44:00Z">
        <w:r>
          <w:rPr>
            <w:rFonts w:ascii="Times New Roman" w:hAnsi="Times New Roman" w:cs="Times New Roman"/>
          </w:rPr>
          <w:t>upregulating</w:t>
        </w:r>
      </w:ins>
      <w:r>
        <w:rPr>
          <w:rFonts w:ascii="Times New Roman" w:hAnsi="Times New Roman" w:cs="Times New Roman"/>
        </w:rPr>
        <w:t xml:space="preserve">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w:t>
      </w:r>
      <w:del w:id="1289" w:author="Madeline Galbraith" w:date="2022-06-14T21:44:00Z">
        <w:r w:rsidR="004A10A5" w:rsidRPr="00C9444E">
          <w:rPr>
            <w:rFonts w:ascii="Times New Roman" w:hAnsi="Times New Roman" w:cs="Times New Roman"/>
          </w:rPr>
          <w:delText>downregulates</w:delText>
        </w:r>
      </w:del>
      <w:ins w:id="1290" w:author="Madeline Galbraith" w:date="2022-06-14T21:44:00Z">
        <w:r>
          <w:rPr>
            <w:rFonts w:ascii="Times New Roman" w:hAnsi="Times New Roman" w:cs="Times New Roman"/>
          </w:rPr>
          <w:t>downregulating</w:t>
        </w:r>
      </w:ins>
      <w:r>
        <w:rPr>
          <w:rFonts w:ascii="Times New Roman" w:hAnsi="Times New Roman" w:cs="Times New Roman"/>
        </w:rPr>
        <w:t xml:space="preserve">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w:t>
      </w:r>
      <w:del w:id="1291" w:author="Madeline Galbraith" w:date="2022-06-14T21:44:00Z">
        <w:r w:rsidR="004A10A5" w:rsidRPr="00C9444E">
          <w:rPr>
            <w:rFonts w:ascii="Times New Roman" w:hAnsi="Times New Roman" w:cs="Times New Roman"/>
          </w:rPr>
          <w:delText>upregulates</w:delText>
        </w:r>
      </w:del>
      <w:ins w:id="1292" w:author="Madeline Galbraith" w:date="2022-06-14T21:44:00Z">
        <w:r>
          <w:rPr>
            <w:rFonts w:ascii="Times New Roman" w:hAnsi="Times New Roman" w:cs="Times New Roman"/>
          </w:rPr>
          <w:t>upregulating</w:t>
        </w:r>
      </w:ins>
      <w:r>
        <w:rPr>
          <w:rFonts w:ascii="Times New Roman" w:hAnsi="Times New Roman" w:cs="Times New Roman"/>
        </w:rPr>
        <w:t xml:space="preserve"> noxROS. </w:t>
      </w:r>
      <w:del w:id="1293" w:author="Madeline Galbraith" w:date="2022-06-14T21:44:00Z">
        <w:r w:rsidR="005F5376" w:rsidRPr="00C9444E">
          <w:rPr>
            <w:rFonts w:ascii="Times New Roman" w:hAnsi="Times New Roman" w:cs="Times New Roman"/>
          </w:rPr>
          <w:delText>The</w:delText>
        </w:r>
      </w:del>
      <w:ins w:id="1294" w:author="Madeline Galbraith" w:date="2022-06-14T21:44:00Z">
        <w:r>
          <w:rPr>
            <w:rFonts w:ascii="Times New Roman" w:hAnsi="Times New Roman" w:cs="Times New Roman"/>
          </w:rPr>
          <w:t>We found that the</w:t>
        </w:r>
      </w:ins>
      <w:r>
        <w:rPr>
          <w:rFonts w:ascii="Times New Roman" w:hAnsi="Times New Roman" w:cs="Times New Roman"/>
        </w:rPr>
        <w:t xml:space="preserve"> metabolic circuit becomes tristable</w:t>
      </w:r>
      <w:del w:id="1295" w:author="Madeline Galbraith" w:date="2022-06-14T21:44:00Z">
        <w:r w:rsidR="005F5376" w:rsidRPr="00C9444E">
          <w:rPr>
            <w:rFonts w:ascii="Times New Roman" w:hAnsi="Times New Roman" w:cs="Times New Roman"/>
          </w:rPr>
          <w:delText xml:space="preserve"> (generates</w:delText>
        </w:r>
      </w:del>
      <w:ins w:id="1296" w:author="Madeline Galbraith" w:date="2022-06-14T21:44:00Z">
        <w:r>
          <w:rPr>
            <w:rFonts w:ascii="Times New Roman" w:hAnsi="Times New Roman" w:cs="Times New Roman"/>
          </w:rPr>
          <w:t>, i.e.,</w:t>
        </w:r>
      </w:ins>
      <w:r>
        <w:rPr>
          <w:rFonts w:ascii="Times New Roman" w:hAnsi="Times New Roman" w:cs="Times New Roman"/>
        </w:rPr>
        <w:t xml:space="preserve"> the </w:t>
      </w:r>
      <w:del w:id="1297" w:author="Madeline Galbraith" w:date="2022-06-14T21:44:00Z">
        <w:r w:rsidR="005F5376" w:rsidRPr="00C9444E">
          <w:rPr>
            <w:rFonts w:ascii="Times New Roman" w:hAnsi="Times New Roman" w:cs="Times New Roman"/>
          </w:rPr>
          <w:delText>mixed</w:delText>
        </w:r>
      </w:del>
      <w:ins w:id="1298" w:author="Madeline Galbraith" w:date="2022-06-14T21:44:00Z">
        <w:r>
          <w:rPr>
            <w:rFonts w:ascii="Times New Roman" w:hAnsi="Times New Roman" w:cs="Times New Roman"/>
          </w:rPr>
          <w:t>hybrid</w:t>
        </w:r>
      </w:ins>
      <w:r>
        <w:rPr>
          <w:rFonts w:ascii="Times New Roman" w:hAnsi="Times New Roman" w:cs="Times New Roman"/>
        </w:rPr>
        <w:t xml:space="preserve"> W/O </w:t>
      </w:r>
      <w:del w:id="1299" w:author="Madeline Galbraith" w:date="2022-06-14T21:44:00Z">
        <w:r w:rsidR="005F5376" w:rsidRPr="00C9444E">
          <w:rPr>
            <w:rFonts w:ascii="Times New Roman" w:hAnsi="Times New Roman" w:cs="Times New Roman"/>
          </w:rPr>
          <w:delText>phenotype)</w:delText>
        </w:r>
        <w:r w:rsidR="00AD7F58" w:rsidRPr="00C9444E">
          <w:rPr>
            <w:rFonts w:ascii="Times New Roman" w:hAnsi="Times New Roman" w:cs="Times New Roman"/>
          </w:rPr>
          <w:delText xml:space="preserve"> at high levels of mtROS upregulation (Fig</w:delText>
        </w:r>
        <w:r w:rsidR="00815647" w:rsidRPr="00C9444E">
          <w:rPr>
            <w:rFonts w:ascii="Times New Roman" w:hAnsi="Times New Roman" w:cs="Times New Roman"/>
          </w:rPr>
          <w:delText>.</w:delText>
        </w:r>
        <w:r w:rsidR="00AD7F58" w:rsidRPr="00C9444E">
          <w:rPr>
            <w:rFonts w:ascii="Times New Roman" w:hAnsi="Times New Roman" w:cs="Times New Roman"/>
          </w:rPr>
          <w:delText xml:space="preserve"> </w:delText>
        </w:r>
        <w:r w:rsidR="00990679" w:rsidRPr="00C9444E">
          <w:rPr>
            <w:rFonts w:ascii="Times New Roman" w:hAnsi="Times New Roman" w:cs="Times New Roman"/>
          </w:rPr>
          <w:delText>8</w:delText>
        </w:r>
        <w:r w:rsidR="00AD7F58" w:rsidRPr="00C9444E">
          <w:rPr>
            <w:rFonts w:ascii="Times New Roman" w:hAnsi="Times New Roman" w:cs="Times New Roman"/>
          </w:rPr>
          <w:delText>A). Additionally</w:delText>
        </w:r>
      </w:del>
      <w:ins w:id="1300" w:author="Madeline Galbraith" w:date="2022-06-14T21:44:00Z">
        <w:r>
          <w:rPr>
            <w:rFonts w:ascii="Times New Roman" w:hAnsi="Times New Roman" w:cs="Times New Roman"/>
          </w:rPr>
          <w:t>state emerges</w:t>
        </w:r>
      </w:ins>
      <w:r>
        <w:rPr>
          <w:rFonts w:ascii="Times New Roman" w:hAnsi="Times New Roman" w:cs="Times New Roman"/>
        </w:rPr>
        <w:t xml:space="preserve">, when </w:t>
      </w:r>
      <w:ins w:id="1301" w:author="Madeline Galbraith" w:date="2022-06-14T21:44:00Z">
        <w:r>
          <w:rPr>
            <w:rFonts w:ascii="Times New Roman" w:hAnsi="Times New Roman" w:cs="Times New Roman"/>
          </w:rPr>
          <w:t xml:space="preserve">mtROS is upregulated by </w:t>
        </w:r>
      </w:ins>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w:t>
      </w:r>
      <w:del w:id="1302" w:author="Madeline Galbraith" w:date="2022-06-14T21:44:00Z">
        <w:r w:rsidR="00AD7F58" w:rsidRPr="00C9444E">
          <w:rPr>
            <w:rFonts w:ascii="Times New Roman" w:hAnsi="Times New Roman" w:cs="Times New Roman"/>
          </w:rPr>
          <w:delText xml:space="preserve">activates mtROS it can even upregulate the E/M-W/O </w:delText>
        </w:r>
        <w:r w:rsidR="003C4FFE" w:rsidRPr="00C9444E">
          <w:rPr>
            <w:rFonts w:ascii="Times New Roman" w:hAnsi="Times New Roman" w:cs="Times New Roman"/>
          </w:rPr>
          <w:delText>state</w:delText>
        </w:r>
        <w:r w:rsidR="00145200" w:rsidRPr="00C9444E">
          <w:rPr>
            <w:rFonts w:ascii="Times New Roman" w:hAnsi="Times New Roman" w:cs="Times New Roman"/>
          </w:rPr>
          <w:delText xml:space="preserve"> </w:delText>
        </w:r>
        <w:r w:rsidR="009946B2" w:rsidRPr="00C9444E">
          <w:rPr>
            <w:rFonts w:ascii="Times New Roman" w:hAnsi="Times New Roman" w:cs="Times New Roman"/>
          </w:rPr>
          <w:delText xml:space="preserve">so that all E/M phenotypes </w:delText>
        </w:r>
        <w:r w:rsidR="004C5076" w:rsidRPr="00C9444E">
          <w:rPr>
            <w:rFonts w:ascii="Times New Roman" w:hAnsi="Times New Roman" w:cs="Times New Roman"/>
          </w:rPr>
          <w:delText>become</w:delText>
        </w:r>
        <w:r w:rsidR="009946B2" w:rsidRPr="00C9444E">
          <w:rPr>
            <w:rFonts w:ascii="Times New Roman" w:hAnsi="Times New Roman" w:cs="Times New Roman"/>
          </w:rPr>
          <w:delText xml:space="preserve"> coupled </w:delText>
        </w:r>
        <w:r w:rsidR="009946B2" w:rsidRPr="00C9444E">
          <w:rPr>
            <w:rFonts w:ascii="Times New Roman" w:hAnsi="Times New Roman" w:cs="Times New Roman"/>
          </w:rPr>
          <w:lastRenderedPageBreak/>
          <w:delText>with the hybrid metabolic W/O phenotype</w:delText>
        </w:r>
        <w:r w:rsidR="00AD7F58" w:rsidRPr="00C9444E">
          <w:rPr>
            <w:rFonts w:ascii="Times New Roman" w:hAnsi="Times New Roman" w:cs="Times New Roman"/>
          </w:rPr>
          <w:delText xml:space="preserve">. </w:delText>
        </w:r>
        <w:r w:rsidR="00BA5160" w:rsidRPr="00C9444E">
          <w:rPr>
            <w:rFonts w:ascii="Times New Roman" w:hAnsi="Times New Roman" w:cs="Times New Roman"/>
          </w:rPr>
          <w:delText>However, t</w:delText>
        </w:r>
        <w:r w:rsidR="00AD7F58" w:rsidRPr="00C9444E">
          <w:rPr>
            <w:rFonts w:ascii="Times New Roman" w:hAnsi="Times New Roman" w:cs="Times New Roman"/>
          </w:rPr>
          <w:delText>he system remains bistable</w:delText>
        </w:r>
        <w:r w:rsidR="00BA5160" w:rsidRPr="00C9444E">
          <w:rPr>
            <w:rFonts w:ascii="Times New Roman" w:hAnsi="Times New Roman" w:cs="Times New Roman"/>
          </w:rPr>
          <w:delText xml:space="preserve"> and the hybrid metabolic phenotype is not generated</w:delText>
        </w:r>
      </w:del>
      <w:ins w:id="1303" w:author="Madeline Galbraith" w:date="2022-06-14T21:44:00Z">
        <w:r>
          <w:rPr>
            <w:rFonts w:ascii="Times New Roman" w:hAnsi="Times New Roman" w:cs="Times New Roman"/>
          </w:rPr>
          <w:t>(Fig. 8A) but doesn’t appear</w:t>
        </w:r>
      </w:ins>
      <w:r>
        <w:rPr>
          <w:rFonts w:ascii="Times New Roman" w:hAnsi="Times New Roman" w:cs="Times New Roman"/>
        </w:rPr>
        <w:t xml:space="preserve">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w:t>
      </w:r>
      <w:del w:id="1304" w:author="Madeline Galbraith" w:date="2022-06-14T21:44:00Z">
        <w:r w:rsidR="00BA5160" w:rsidRPr="00C9444E">
          <w:rPr>
            <w:rFonts w:ascii="Times New Roman" w:hAnsi="Times New Roman" w:cs="Times New Roman"/>
          </w:rPr>
          <w:delText>Interestingly, minimal change occurs for the coupled phenotypes when</w:delText>
        </w:r>
      </w:del>
      <w:ins w:id="1305" w:author="Madeline Galbraith" w:date="2022-06-14T21:44:00Z">
        <w:r>
          <w:rPr>
            <w:rFonts w:ascii="Times New Roman" w:hAnsi="Times New Roman" w:cs="Times New Roman"/>
          </w:rPr>
          <w:t>Additionally, the upregulation of mtROS by</w:t>
        </w:r>
      </w:ins>
      <w:r>
        <w:rPr>
          <w:rFonts w:ascii="Times New Roman" w:hAnsi="Times New Roman" w:cs="Times New Roman"/>
        </w:rPr>
        <w:t xml:space="preserve"> </w:t>
      </w:r>
      <m:oMath>
        <m:sSub>
          <m:sSubPr>
            <m:ctrlPr>
              <w:del w:id="1306" w:author="Madeline Galbraith" w:date="2022-06-14T21:44:00Z">
                <w:rPr>
                  <w:rFonts w:ascii="Cambria Math" w:hAnsi="Cambria Math" w:cs="Times New Roman"/>
                </w:rPr>
              </w:del>
            </m:ctrlPr>
          </m:sSubPr>
          <m:e>
            <m:r>
              <w:del w:id="1307" w:author="Madeline Galbraith" w:date="2022-06-14T21:44:00Z">
                <w:rPr>
                  <w:rFonts w:ascii="Cambria Math" w:hAnsi="Cambria Math" w:cs="Times New Roman"/>
                </w:rPr>
                <m:t>μ</m:t>
              </w:del>
            </m:r>
          </m:e>
          <m:sub>
            <m:r>
              <w:del w:id="1308" w:author="Madeline Galbraith" w:date="2022-06-14T21:44:00Z">
                <w:rPr>
                  <w:rFonts w:ascii="Cambria Math" w:hAnsi="Cambria Math" w:cs="Times New Roman"/>
                </w:rPr>
                <m:t>200</m:t>
              </w:del>
            </m:r>
          </m:sub>
        </m:sSub>
      </m:oMath>
      <w:del w:id="1309" w:author="Madeline Galbraith" w:date="2022-06-14T21:44:00Z">
        <w:r w:rsidR="00BA5160" w:rsidRPr="00C9444E">
          <w:rPr>
            <w:rFonts w:ascii="Times New Roman" w:hAnsi="Times New Roman" w:cs="Times New Roman"/>
          </w:rPr>
          <w:delText xml:space="preserve"> silences HIF-1 mRNA</w:delText>
        </w:r>
        <w:r w:rsidR="004C5076" w:rsidRPr="00C9444E">
          <w:rPr>
            <w:rFonts w:ascii="Times New Roman" w:hAnsi="Times New Roman" w:cs="Times New Roman"/>
          </w:rPr>
          <w:delText>.</w:delText>
        </w:r>
      </w:del>
      <m:oMath>
        <m:sSub>
          <m:sSubPr>
            <m:ctrlPr>
              <w:ins w:id="1310" w:author="Madeline Galbraith" w:date="2022-06-14T21:44:00Z">
                <w:rPr>
                  <w:rFonts w:ascii="Cambria Math" w:hAnsi="Cambria Math" w:cs="Times New Roman"/>
                </w:rPr>
              </w:ins>
            </m:ctrlPr>
          </m:sSubPr>
          <m:e>
            <m:r>
              <w:ins w:id="1311" w:author="Madeline Galbraith" w:date="2022-06-14T21:44:00Z">
                <w:rPr>
                  <w:rFonts w:ascii="Cambria Math" w:hAnsi="Cambria Math" w:cs="Times New Roman"/>
                </w:rPr>
                <m:t>μ</m:t>
              </w:ins>
            </m:r>
          </m:e>
          <m:sub>
            <m:r>
              <w:ins w:id="1312" w:author="Madeline Galbraith" w:date="2022-06-14T21:44:00Z">
                <w:rPr>
                  <w:rFonts w:ascii="Cambria Math" w:hAnsi="Cambria Math" w:cs="Times New Roman"/>
                </w:rPr>
                <m:t>34</m:t>
              </w:ins>
            </m:r>
          </m:sub>
        </m:sSub>
      </m:oMath>
      <w:ins w:id="1313" w:author="Madeline Galbraith" w:date="2022-06-14T21:44:00Z">
        <w:r>
          <w:rPr>
            <w:rFonts w:ascii="Times New Roman" w:hAnsi="Times New Roman" w:cs="Times New Roman"/>
          </w:rPr>
          <w:t xml:space="preserve"> can further stab</w:t>
        </w:r>
        <w:r w:rsidR="005C2EC8">
          <w:rPr>
            <w:rFonts w:ascii="Times New Roman" w:hAnsi="Times New Roman" w:cs="Times New Roman"/>
          </w:rPr>
          <w:t>i</w:t>
        </w:r>
        <w:r>
          <w:rPr>
            <w:rFonts w:ascii="Times New Roman" w:hAnsi="Times New Roman" w:cs="Times New Roman"/>
          </w:rPr>
          <w:t>lize the coupled</w:t>
        </w:r>
        <w:r w:rsidR="005C2EC8">
          <w:rPr>
            <w:rFonts w:ascii="Times New Roman" w:hAnsi="Times New Roman" w:cs="Times New Roman"/>
          </w:rPr>
          <w:t xml:space="preserve"> </w:t>
        </w:r>
        <w:r>
          <w:rPr>
            <w:rFonts w:ascii="Times New Roman" w:hAnsi="Times New Roman" w:cs="Times New Roman"/>
          </w:rPr>
          <w:t xml:space="preserve">E/M-W/O state so that all E/M </w:t>
        </w:r>
        <w:r w:rsidR="004E2DC1">
          <w:rPr>
            <w:rFonts w:ascii="Times New Roman" w:hAnsi="Times New Roman" w:cs="Times New Roman"/>
          </w:rPr>
          <w:t>states</w:t>
        </w:r>
        <w:r>
          <w:rPr>
            <w:rFonts w:ascii="Times New Roman" w:hAnsi="Times New Roman" w:cs="Times New Roman"/>
          </w:rPr>
          <w:t xml:space="preserve"> become coupled with the W/O </w:t>
        </w:r>
        <w:r w:rsidR="004E2DC1">
          <w:rPr>
            <w:rFonts w:ascii="Times New Roman" w:hAnsi="Times New Roman" w:cs="Times New Roman"/>
          </w:rPr>
          <w:t>states</w:t>
        </w:r>
        <w:r>
          <w:rPr>
            <w:rFonts w:ascii="Times New Roman" w:hAnsi="Times New Roman" w:cs="Times New Roman"/>
          </w:rPr>
          <w:t>.</w:t>
        </w:r>
      </w:ins>
      <w:r>
        <w:rPr>
          <w:rFonts w:ascii="Times New Roman" w:hAnsi="Times New Roman" w:cs="Times New Roman"/>
        </w:rPr>
        <w:t xml:space="preserve"> Furthermore, the upregulation of noxROS in the bistable circuit causes an increase in </w:t>
      </w:r>
      <w:del w:id="1314" w:author="Madeline Galbraith" w:date="2022-06-14T21:44:00Z">
        <w:r w:rsidR="008B71DF" w:rsidRPr="00C9444E">
          <w:rPr>
            <w:rFonts w:ascii="Times New Roman" w:hAnsi="Times New Roman" w:cs="Times New Roman"/>
          </w:rPr>
          <w:delText>OXPHOS metabolism</w:delText>
        </w:r>
      </w:del>
      <w:ins w:id="1315" w:author="Madeline Galbraith" w:date="2022-06-14T21:44:00Z">
        <w:r>
          <w:rPr>
            <w:rFonts w:ascii="Times New Roman" w:hAnsi="Times New Roman" w:cs="Times New Roman"/>
          </w:rPr>
          <w:t>the frequency of the O state</w:t>
        </w:r>
      </w:ins>
      <w:r>
        <w:rPr>
          <w:rFonts w:ascii="Times New Roman" w:hAnsi="Times New Roman" w:cs="Times New Roman"/>
        </w:rPr>
        <w:t xml:space="preserve">, in contrast to an increase of the </w:t>
      </w:r>
      <w:ins w:id="1316" w:author="Madeline Galbraith" w:date="2022-06-14T21:44:00Z">
        <w:r>
          <w:rPr>
            <w:rFonts w:ascii="Times New Roman" w:hAnsi="Times New Roman" w:cs="Times New Roman"/>
          </w:rPr>
          <w:t xml:space="preserve">frequency of the </w:t>
        </w:r>
      </w:ins>
      <w:r>
        <w:rPr>
          <w:rFonts w:ascii="Times New Roman" w:hAnsi="Times New Roman" w:cs="Times New Roman"/>
        </w:rPr>
        <w:t>hybrid W/O state in the tristable circuit</w:t>
      </w:r>
      <w:del w:id="1317" w:author="Madeline Galbraith" w:date="2022-06-14T21:44:00Z">
        <w:r w:rsidR="008B71DF" w:rsidRPr="00C9444E">
          <w:rPr>
            <w:rFonts w:ascii="Times New Roman" w:hAnsi="Times New Roman" w:cs="Times New Roman"/>
          </w:rPr>
          <w:delText>.</w:delText>
        </w:r>
      </w:del>
      <w:ins w:id="1318" w:author="Madeline Galbraith" w:date="2022-06-14T21:44:00Z">
        <w:r>
          <w:rPr>
            <w:rFonts w:ascii="Times New Roman" w:hAnsi="Times New Roman" w:cs="Times New Roman"/>
          </w:rPr>
          <w:t xml:space="preserve"> (</w:t>
        </w:r>
        <w:r w:rsidR="005C2EC8">
          <w:rPr>
            <w:rFonts w:ascii="Times New Roman" w:hAnsi="Times New Roman" w:cs="Times New Roman"/>
          </w:rPr>
          <w:t>Fig. S23 compared to Fig. 2</w:t>
        </w:r>
        <w:r>
          <w:rPr>
            <w:rFonts w:ascii="Times New Roman" w:hAnsi="Times New Roman" w:cs="Times New Roman"/>
          </w:rPr>
          <w:t>).</w:t>
        </w:r>
      </w:ins>
      <w:r>
        <w:rPr>
          <w:rFonts w:ascii="Times New Roman" w:hAnsi="Times New Roman" w:cs="Times New Roman"/>
        </w:rPr>
        <w:t xml:space="preserve"> This suggests, noxROS may play a context</w:t>
      </w:r>
      <w:del w:id="1319" w:author="Madeline Galbraith" w:date="2022-06-14T21:44:00Z">
        <w:r w:rsidR="00A80319" w:rsidRPr="00C9444E">
          <w:rPr>
            <w:rFonts w:ascii="Times New Roman" w:hAnsi="Times New Roman" w:cs="Times New Roman"/>
          </w:rPr>
          <w:delText xml:space="preserve"> </w:delText>
        </w:r>
      </w:del>
      <w:ins w:id="1320" w:author="Madeline Galbraith" w:date="2022-06-14T21:44:00Z">
        <w:r>
          <w:rPr>
            <w:rFonts w:ascii="Times New Roman" w:hAnsi="Times New Roman" w:cs="Times New Roman"/>
          </w:rPr>
          <w:t>-</w:t>
        </w:r>
      </w:ins>
      <w:r>
        <w:rPr>
          <w:rFonts w:ascii="Times New Roman" w:hAnsi="Times New Roman" w:cs="Times New Roman"/>
        </w:rPr>
        <w:t>dependent role</w:t>
      </w:r>
      <w:del w:id="1321" w:author="Madeline Galbraith" w:date="2022-06-14T21:44:00Z">
        <w:r w:rsidR="008B71DF" w:rsidRPr="00C9444E">
          <w:rPr>
            <w:rFonts w:ascii="Times New Roman" w:hAnsi="Times New Roman" w:cs="Times New Roman"/>
          </w:rPr>
          <w:delText>, unlike</w:delText>
        </w:r>
      </w:del>
      <w:ins w:id="1322" w:author="Madeline Galbraith" w:date="2022-06-14T21:44:00Z">
        <w:r>
          <w:rPr>
            <w:rFonts w:ascii="Times New Roman" w:hAnsi="Times New Roman" w:cs="Times New Roman"/>
          </w:rPr>
          <w:t xml:space="preserve"> on the coupled state, while</w:t>
        </w:r>
      </w:ins>
      <w:r>
        <w:rPr>
          <w:rFonts w:ascii="Times New Roman" w:hAnsi="Times New Roman" w:cs="Times New Roman"/>
        </w:rPr>
        <w:t xml:space="preserve"> mtROS </w:t>
      </w:r>
      <w:del w:id="1323" w:author="Madeline Galbraith" w:date="2022-06-14T21:44:00Z">
        <w:r w:rsidR="008B71DF" w:rsidRPr="00C9444E">
          <w:rPr>
            <w:rFonts w:ascii="Times New Roman" w:hAnsi="Times New Roman" w:cs="Times New Roman"/>
          </w:rPr>
          <w:delText xml:space="preserve">which </w:delText>
        </w:r>
        <w:r w:rsidR="00F876FC" w:rsidRPr="00C9444E">
          <w:rPr>
            <w:rFonts w:ascii="Times New Roman" w:hAnsi="Times New Roman" w:cs="Times New Roman"/>
          </w:rPr>
          <w:delText>can</w:delText>
        </w:r>
        <w:r w:rsidR="008B71DF" w:rsidRPr="00C9444E">
          <w:rPr>
            <w:rFonts w:ascii="Times New Roman" w:hAnsi="Times New Roman" w:cs="Times New Roman"/>
          </w:rPr>
          <w:delText xml:space="preserve"> stabilize</w:delText>
        </w:r>
      </w:del>
      <w:ins w:id="1324" w:author="Madeline Galbraith" w:date="2022-06-14T21:44:00Z">
        <w:r>
          <w:rPr>
            <w:rFonts w:ascii="Times New Roman" w:hAnsi="Times New Roman" w:cs="Times New Roman"/>
          </w:rPr>
          <w:t>often stabilizes</w:t>
        </w:r>
      </w:ins>
      <w:r>
        <w:rPr>
          <w:rFonts w:ascii="Times New Roman" w:hAnsi="Times New Roman" w:cs="Times New Roman"/>
        </w:rPr>
        <w:t xml:space="preserve"> the E/M-W/O </w:t>
      </w:r>
      <w:del w:id="1325" w:author="Madeline Galbraith" w:date="2022-06-14T21:44:00Z">
        <w:r w:rsidR="008B71DF" w:rsidRPr="00C9444E">
          <w:rPr>
            <w:rFonts w:ascii="Times New Roman" w:hAnsi="Times New Roman" w:cs="Times New Roman"/>
          </w:rPr>
          <w:delText>phenotype</w:delText>
        </w:r>
      </w:del>
      <w:ins w:id="1326" w:author="Madeline Galbraith" w:date="2022-06-14T21:44:00Z">
        <w:r w:rsidR="004E2DC1">
          <w:rPr>
            <w:rFonts w:ascii="Times New Roman" w:hAnsi="Times New Roman" w:cs="Times New Roman"/>
          </w:rPr>
          <w:t>state</w:t>
        </w:r>
      </w:ins>
      <w:r>
        <w:rPr>
          <w:rFonts w:ascii="Times New Roman" w:hAnsi="Times New Roman" w:cs="Times New Roman"/>
        </w:rPr>
        <w:t>.</w:t>
      </w:r>
    </w:p>
    <w:p w14:paraId="469BCB1F" w14:textId="44FD82B3" w:rsidR="00E469AE" w:rsidRPr="00C9444E" w:rsidRDefault="00AD7F58" w:rsidP="00DE36CD">
      <w:pPr>
        <w:pStyle w:val="BodyText"/>
        <w:spacing w:line="480" w:lineRule="auto"/>
        <w:ind w:firstLine="720"/>
        <w:rPr>
          <w:rFonts w:ascii="Times New Roman" w:hAnsi="Times New Roman" w:cs="Times New Roman"/>
        </w:rPr>
      </w:pPr>
      <w:del w:id="1327" w:author="Madeline Galbraith" w:date="2022-06-14T21:44:00Z">
        <w:r w:rsidRPr="00C9444E">
          <w:rPr>
            <w:rFonts w:ascii="Times New Roman" w:hAnsi="Times New Roman" w:cs="Times New Roman"/>
          </w:rPr>
          <w:delText xml:space="preserve"> </w:delText>
        </w:r>
        <w:r w:rsidR="00904E93" w:rsidRPr="00C9444E">
          <w:rPr>
            <w:rFonts w:ascii="Times New Roman" w:hAnsi="Times New Roman" w:cs="Times New Roman"/>
          </w:rPr>
          <w:delText xml:space="preserve">Metabolic </w:delText>
        </w:r>
      </w:del>
      <w:ins w:id="1328" w:author="Madeline Galbraith" w:date="2022-06-14T21:44:00Z">
        <w:r w:rsidRPr="00C9444E">
          <w:rPr>
            <w:rFonts w:ascii="Times New Roman" w:hAnsi="Times New Roman" w:cs="Times New Roman"/>
          </w:rPr>
          <w:t xml:space="preserve"> </w:t>
        </w:r>
        <w:r w:rsidR="00363B11">
          <w:rPr>
            <w:rFonts w:ascii="Times New Roman" w:hAnsi="Times New Roman" w:cs="Times New Roman"/>
          </w:rPr>
          <w:t xml:space="preserve"> Next to see whether metabolic </w:t>
        </w:r>
      </w:ins>
      <w:r w:rsidR="00363B11">
        <w:rPr>
          <w:rFonts w:ascii="Times New Roman" w:hAnsi="Times New Roman" w:cs="Times New Roman"/>
        </w:rPr>
        <w:t xml:space="preserve">reprogramming can </w:t>
      </w:r>
      <w:del w:id="1329" w:author="Madeline Galbraith" w:date="2022-06-14T21:44:00Z">
        <w:r w:rsidR="00904E93" w:rsidRPr="00C9444E">
          <w:rPr>
            <w:rFonts w:ascii="Times New Roman" w:hAnsi="Times New Roman" w:cs="Times New Roman"/>
          </w:rPr>
          <w:delText xml:space="preserve">drive EMT if HIF-1 controlled crosstalks are active. </w:delText>
        </w:r>
        <w:r w:rsidR="00430F7A" w:rsidRPr="00C9444E">
          <w:rPr>
            <w:rFonts w:ascii="Times New Roman" w:hAnsi="Times New Roman" w:cs="Times New Roman"/>
          </w:rPr>
          <w:delText>Opposite to the above</w:delText>
        </w:r>
        <w:r w:rsidR="00411287" w:rsidRPr="00C9444E">
          <w:rPr>
            <w:rFonts w:ascii="Times New Roman" w:hAnsi="Times New Roman" w:cs="Times New Roman"/>
          </w:rPr>
          <w:delText xml:space="preserve"> protocol</w:delText>
        </w:r>
      </w:del>
      <w:ins w:id="1330" w:author="Madeline Galbraith" w:date="2022-06-14T21:44:00Z">
        <w:r w:rsidR="00363B11">
          <w:rPr>
            <w:rFonts w:ascii="Times New Roman" w:hAnsi="Times New Roman" w:cs="Times New Roman"/>
          </w:rPr>
          <w:t>enable the emergence of the hybrid E/M state</w:t>
        </w:r>
      </w:ins>
      <w:r w:rsidR="00363B11">
        <w:rPr>
          <w:rFonts w:ascii="Times New Roman" w:hAnsi="Times New Roman" w:cs="Times New Roman"/>
        </w:rPr>
        <w:t xml:space="preserve">, we kept the metabolic circuit as a tristable circuit and </w:t>
      </w:r>
      <w:del w:id="1331" w:author="Madeline Galbraith" w:date="2022-06-14T21:44:00Z">
        <w:r w:rsidR="00430F7A" w:rsidRPr="00C9444E">
          <w:rPr>
            <w:rFonts w:ascii="Times New Roman" w:hAnsi="Times New Roman" w:cs="Times New Roman"/>
          </w:rPr>
          <w:delText>modif</w:delText>
        </w:r>
        <w:r w:rsidR="00411287" w:rsidRPr="00C9444E">
          <w:rPr>
            <w:rFonts w:ascii="Times New Roman" w:hAnsi="Times New Roman" w:cs="Times New Roman"/>
          </w:rPr>
          <w:delText>ed</w:delText>
        </w:r>
      </w:del>
      <w:ins w:id="1332" w:author="Madeline Galbraith" w:date="2022-06-14T21:44:00Z">
        <w:r w:rsidR="00363B11">
          <w:rPr>
            <w:rFonts w:ascii="Times New Roman" w:hAnsi="Times New Roman" w:cs="Times New Roman"/>
          </w:rPr>
          <w:t>set</w:t>
        </w:r>
      </w:ins>
      <w:r w:rsidR="00363B11">
        <w:rPr>
          <w:rFonts w:ascii="Times New Roman" w:hAnsi="Times New Roman" w:cs="Times New Roman"/>
        </w:rPr>
        <w:t xml:space="preserve"> the EMT network to be bistable (i.e., </w:t>
      </w:r>
      <w:del w:id="1333" w:author="Madeline Galbraith" w:date="2022-06-14T21:44:00Z">
        <w:r w:rsidR="00430F7A" w:rsidRPr="00C9444E">
          <w:rPr>
            <w:rFonts w:ascii="Times New Roman" w:hAnsi="Times New Roman" w:cs="Times New Roman"/>
          </w:rPr>
          <w:delText xml:space="preserve">no </w:delText>
        </w:r>
      </w:del>
      <w:ins w:id="1334" w:author="Madeline Galbraith" w:date="2022-06-14T21:44:00Z">
        <w:r w:rsidR="00363B11">
          <w:rPr>
            <w:rFonts w:ascii="Times New Roman" w:hAnsi="Times New Roman" w:cs="Times New Roman"/>
          </w:rPr>
          <w:t xml:space="preserve">unable to acquire a </w:t>
        </w:r>
      </w:ins>
      <w:r w:rsidR="00363B11">
        <w:rPr>
          <w:rFonts w:ascii="Times New Roman" w:hAnsi="Times New Roman" w:cs="Times New Roman"/>
        </w:rPr>
        <w:t xml:space="preserve">hybrid E/M state </w:t>
      </w:r>
      <w:del w:id="1335" w:author="Madeline Galbraith" w:date="2022-06-14T21:44:00Z">
        <w:r w:rsidR="00430F7A" w:rsidRPr="00C9444E">
          <w:rPr>
            <w:rFonts w:ascii="Times New Roman" w:hAnsi="Times New Roman" w:cs="Times New Roman"/>
          </w:rPr>
          <w:delText>in the inactive network).</w:delText>
        </w:r>
      </w:del>
      <w:ins w:id="1336" w:author="Madeline Galbraith" w:date="2022-06-14T21:44:00Z">
        <w:r w:rsidR="00363B11">
          <w:rPr>
            <w:rFonts w:ascii="Times New Roman" w:hAnsi="Times New Roman" w:cs="Times New Roman"/>
          </w:rPr>
          <w:t>alone).</w:t>
        </w:r>
      </w:ins>
      <w:r w:rsidR="00363B11">
        <w:rPr>
          <w:rFonts w:ascii="Times New Roman" w:hAnsi="Times New Roman" w:cs="Times New Roman"/>
        </w:rPr>
        <w:t xml:space="preserve"> Then we investigated the effects </w:t>
      </w:r>
      <w:del w:id="1337" w:author="Madeline Galbraith" w:date="2022-06-14T21:44:00Z">
        <w:r w:rsidR="00430F7A" w:rsidRPr="00C9444E">
          <w:rPr>
            <w:rFonts w:ascii="Times New Roman" w:hAnsi="Times New Roman" w:cs="Times New Roman"/>
          </w:rPr>
          <w:delText>as a single crosstalk is turned on. When HIF-1 inhibits</w:delText>
        </w:r>
      </w:del>
      <w:ins w:id="1338" w:author="Madeline Galbraith" w:date="2022-06-14T21:44:00Z">
        <w:r w:rsidR="00363B11">
          <w:rPr>
            <w:rFonts w:ascii="Times New Roman" w:hAnsi="Times New Roman" w:cs="Times New Roman"/>
          </w:rPr>
          <w:t xml:space="preserve">of the following cross-talk, HIF-1 inhibiting </w:t>
        </w:r>
      </w:ins>
      <w:r w:rsidR="00363B11">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w:t>
      </w:r>
      <w:del w:id="1339" w:author="Madeline Galbraith" w:date="2022-06-14T21:44:00Z">
        <w:r w:rsidR="00430F7A" w:rsidRPr="00C9444E">
          <w:rPr>
            <w:rFonts w:ascii="Times New Roman" w:hAnsi="Times New Roman" w:cs="Times New Roman"/>
          </w:rPr>
          <w:delText>the system</w:delText>
        </w:r>
      </w:del>
      <w:ins w:id="1340" w:author="Madeline Galbraith" w:date="2022-06-14T21:44:00Z">
        <w:r w:rsidR="00363B11">
          <w:rPr>
            <w:rFonts w:ascii="Times New Roman" w:hAnsi="Times New Roman" w:cs="Times New Roman"/>
          </w:rPr>
          <w:t xml:space="preserve">and HIF-1 upregulating SNAIL. When analyzing the inhibition of </w:t>
        </w:r>
      </w:ins>
      <m:oMath>
        <m:sSub>
          <m:sSubPr>
            <m:ctrlPr>
              <w:ins w:id="1341" w:author="Madeline Galbraith" w:date="2022-06-14T21:44:00Z">
                <w:rPr>
                  <w:rFonts w:ascii="Cambria Math" w:hAnsi="Cambria Math" w:cs="Times New Roman"/>
                </w:rPr>
              </w:ins>
            </m:ctrlPr>
          </m:sSubPr>
          <m:e>
            <m:r>
              <w:ins w:id="1342" w:author="Madeline Galbraith" w:date="2022-06-14T21:44:00Z">
                <w:rPr>
                  <w:rFonts w:ascii="Cambria Math" w:hAnsi="Cambria Math" w:cs="Times New Roman"/>
                </w:rPr>
                <m:t>μ</m:t>
              </w:ins>
            </m:r>
          </m:e>
          <m:sub>
            <m:r>
              <w:ins w:id="1343" w:author="Madeline Galbraith" w:date="2022-06-14T21:44:00Z">
                <w:rPr>
                  <w:rFonts w:ascii="Cambria Math" w:hAnsi="Cambria Math" w:cs="Times New Roman"/>
                </w:rPr>
                <m:t>200</m:t>
              </w:ins>
            </m:r>
          </m:sub>
        </m:sSub>
      </m:oMath>
      <w:ins w:id="1344" w:author="Madeline Galbraith" w:date="2022-06-14T21:44:00Z">
        <w:r w:rsidR="00363B11">
          <w:rPr>
            <w:rFonts w:ascii="Times New Roman" w:hAnsi="Times New Roman" w:cs="Times New Roman"/>
          </w:rPr>
          <w:t xml:space="preserve"> by HIF-1, we found that  the coupled EMT-metabolism network</w:t>
        </w:r>
      </w:ins>
      <w:r w:rsidR="00363B11">
        <w:rPr>
          <w:rFonts w:ascii="Times New Roman" w:hAnsi="Times New Roman" w:cs="Times New Roman"/>
        </w:rPr>
        <w:t xml:space="preserve"> is able to quickly generate the E/M-W/O state before it is once again suppressed (Fig. 8B). However, the E/M </w:t>
      </w:r>
      <w:del w:id="1345" w:author="Madeline Galbraith" w:date="2022-06-14T21:44:00Z">
        <w:r w:rsidR="00E66FF2" w:rsidRPr="00C9444E">
          <w:rPr>
            <w:rFonts w:ascii="Times New Roman" w:hAnsi="Times New Roman" w:cs="Times New Roman"/>
          </w:rPr>
          <w:delText>phenotype</w:delText>
        </w:r>
      </w:del>
      <w:ins w:id="1346" w:author="Madeline Galbraith" w:date="2022-06-14T21:44:00Z">
        <w:r w:rsidR="004E2DC1">
          <w:rPr>
            <w:rFonts w:ascii="Times New Roman" w:hAnsi="Times New Roman" w:cs="Times New Roman"/>
          </w:rPr>
          <w:t>state</w:t>
        </w:r>
      </w:ins>
      <w:r w:rsidR="00363B11">
        <w:rPr>
          <w:rFonts w:ascii="Times New Roman" w:hAnsi="Times New Roman" w:cs="Times New Roman"/>
        </w:rPr>
        <w:t xml:space="preserve"> persists but is coupled to the </w:t>
      </w:r>
      <w:del w:id="1347" w:author="Madeline Galbraith" w:date="2022-06-14T21:44:00Z">
        <w:r w:rsidR="00412E4D" w:rsidRPr="00C9444E">
          <w:rPr>
            <w:rFonts w:ascii="Times New Roman" w:hAnsi="Times New Roman" w:cs="Times New Roman"/>
          </w:rPr>
          <w:delText xml:space="preserve">OXPHOS metabolic phenotype </w:delText>
        </w:r>
      </w:del>
      <w:ins w:id="1348" w:author="Madeline Galbraith" w:date="2022-06-14T21:44:00Z">
        <w:r w:rsidR="004E2DC1">
          <w:rPr>
            <w:rFonts w:ascii="Times New Roman" w:hAnsi="Times New Roman" w:cs="Times New Roman"/>
          </w:rPr>
          <w:t>O</w:t>
        </w:r>
        <w:r w:rsidR="00363B11">
          <w:rPr>
            <w:rFonts w:ascii="Times New Roman" w:hAnsi="Times New Roman" w:cs="Times New Roman"/>
          </w:rPr>
          <w:t xml:space="preserve"> </w:t>
        </w:r>
        <w:r w:rsidR="004E2DC1">
          <w:rPr>
            <w:rFonts w:ascii="Times New Roman" w:hAnsi="Times New Roman" w:cs="Times New Roman"/>
          </w:rPr>
          <w:t>state</w:t>
        </w:r>
        <w:r w:rsidR="00363B11">
          <w:rPr>
            <w:rFonts w:ascii="Times New Roman" w:hAnsi="Times New Roman" w:cs="Times New Roman"/>
          </w:rPr>
          <w:t xml:space="preserve"> </w:t>
        </w:r>
      </w:ins>
      <w:r w:rsidR="00363B11">
        <w:rPr>
          <w:rFonts w:ascii="Times New Roman" w:hAnsi="Times New Roman" w:cs="Times New Roman"/>
        </w:rPr>
        <w:t xml:space="preserve">(E/M-O). Additionally, when </w:t>
      </w:r>
      <w:ins w:id="1349" w:author="Madeline Galbraith" w:date="2022-06-14T21:44:00Z">
        <w:r w:rsidR="00363B11">
          <w:rPr>
            <w:rFonts w:ascii="Times New Roman" w:hAnsi="Times New Roman" w:cs="Times New Roman"/>
          </w:rPr>
          <w:t xml:space="preserve">analyzing the effect of </w:t>
        </w:r>
      </w:ins>
      <w:r w:rsidR="00363B11">
        <w:rPr>
          <w:rFonts w:ascii="Times New Roman" w:hAnsi="Times New Roman" w:cs="Times New Roman"/>
        </w:rPr>
        <w:t xml:space="preserve">HIF-1 </w:t>
      </w:r>
      <w:del w:id="1350" w:author="Madeline Galbraith" w:date="2022-06-14T21:44:00Z">
        <w:r w:rsidR="00EF236D" w:rsidRPr="00C9444E">
          <w:rPr>
            <w:rFonts w:ascii="Times New Roman" w:hAnsi="Times New Roman" w:cs="Times New Roman"/>
          </w:rPr>
          <w:delText>upregulates</w:delText>
        </w:r>
      </w:del>
      <w:ins w:id="1351" w:author="Madeline Galbraith" w:date="2022-06-14T21:44:00Z">
        <w:r w:rsidR="00363B11">
          <w:rPr>
            <w:rFonts w:ascii="Times New Roman" w:hAnsi="Times New Roman" w:cs="Times New Roman"/>
          </w:rPr>
          <w:t>upregulating</w:t>
        </w:r>
      </w:ins>
      <w:r w:rsidR="00363B11">
        <w:rPr>
          <w:rFonts w:ascii="Times New Roman" w:hAnsi="Times New Roman" w:cs="Times New Roman"/>
        </w:rPr>
        <w:t xml:space="preserve"> SNAIL</w:t>
      </w:r>
      <w:ins w:id="1352" w:author="Madeline Galbraith" w:date="2022-06-14T21:44:00Z">
        <w:r w:rsidR="00363B11">
          <w:rPr>
            <w:rFonts w:ascii="Times New Roman" w:hAnsi="Times New Roman" w:cs="Times New Roman"/>
          </w:rPr>
          <w:t>, we found that</w:t>
        </w:r>
      </w:ins>
      <w:r w:rsidR="00363B11">
        <w:rPr>
          <w:rFonts w:ascii="Times New Roman" w:hAnsi="Times New Roman" w:cs="Times New Roman"/>
        </w:rPr>
        <w:t xml:space="preserve"> the E/M-W/O state is only generated </w:t>
      </w:r>
      <w:del w:id="1353" w:author="Madeline Galbraith" w:date="2022-06-14T21:44:00Z">
        <w:r w:rsidR="00FE4F80" w:rsidRPr="00C9444E">
          <w:rPr>
            <w:rFonts w:ascii="Times New Roman" w:hAnsi="Times New Roman" w:cs="Times New Roman"/>
          </w:rPr>
          <w:delText xml:space="preserve">at low levels of </w:delText>
        </w:r>
      </w:del>
      <w:ins w:id="1354" w:author="Madeline Galbraith" w:date="2022-06-14T21:44:00Z">
        <w:r w:rsidR="00363B11">
          <w:rPr>
            <w:rFonts w:ascii="Times New Roman" w:hAnsi="Times New Roman" w:cs="Times New Roman"/>
          </w:rPr>
          <w:t xml:space="preserve">when </w:t>
        </w:r>
      </w:ins>
      <w:r w:rsidR="00363B11">
        <w:rPr>
          <w:rFonts w:ascii="Times New Roman" w:hAnsi="Times New Roman" w:cs="Times New Roman"/>
        </w:rPr>
        <w:t xml:space="preserve">SNAIL </w:t>
      </w:r>
      <w:del w:id="1355" w:author="Madeline Galbraith" w:date="2022-06-14T21:44:00Z">
        <w:r w:rsidR="00FE4F80" w:rsidRPr="00C9444E">
          <w:rPr>
            <w:rFonts w:ascii="Times New Roman" w:hAnsi="Times New Roman" w:cs="Times New Roman"/>
          </w:rPr>
          <w:delText>upregulation</w:delText>
        </w:r>
      </w:del>
      <w:ins w:id="1356" w:author="Madeline Galbraith" w:date="2022-06-14T21:44:00Z">
        <w:r w:rsidR="00363B11">
          <w:rPr>
            <w:rFonts w:ascii="Times New Roman" w:hAnsi="Times New Roman" w:cs="Times New Roman"/>
          </w:rPr>
          <w:t>is moderately upregualted</w:t>
        </w:r>
      </w:ins>
      <w:r w:rsidR="00363B11">
        <w:rPr>
          <w:rFonts w:ascii="Times New Roman" w:hAnsi="Times New Roman" w:cs="Times New Roman"/>
        </w:rPr>
        <w:t xml:space="preserve"> (Fig. S24). Furthermore, both </w:t>
      </w:r>
      <w:del w:id="1357" w:author="Madeline Galbraith" w:date="2022-06-14T21:44:00Z">
        <w:r w:rsidR="00DE4223" w:rsidRPr="00C9444E">
          <w:rPr>
            <w:rFonts w:ascii="Times New Roman" w:hAnsi="Times New Roman" w:cs="Times New Roman"/>
          </w:rPr>
          <w:delText>systems saturate near mesenchymal while maintain the hybrid E/M phenotype</w:delText>
        </w:r>
      </w:del>
      <w:ins w:id="1358" w:author="Madeline Galbraith" w:date="2022-06-14T21:44:00Z">
        <w:r w:rsidR="00363B11">
          <w:rPr>
            <w:rFonts w:ascii="Times New Roman" w:hAnsi="Times New Roman" w:cs="Times New Roman"/>
          </w:rPr>
          <w:t xml:space="preserve">HIF-1 inhibiting </w:t>
        </w:r>
      </w:ins>
      <m:oMath>
        <m:sSub>
          <m:sSubPr>
            <m:ctrlPr>
              <w:ins w:id="1359" w:author="Madeline Galbraith" w:date="2022-06-14T21:44:00Z">
                <w:rPr>
                  <w:rFonts w:ascii="Cambria Math" w:hAnsi="Cambria Math" w:cs="Times New Roman"/>
                </w:rPr>
              </w:ins>
            </m:ctrlPr>
          </m:sSubPr>
          <m:e>
            <m:r>
              <w:ins w:id="1360" w:author="Madeline Galbraith" w:date="2022-06-14T21:44:00Z">
                <w:rPr>
                  <w:rFonts w:ascii="Cambria Math" w:hAnsi="Cambria Math" w:cs="Times New Roman"/>
                </w:rPr>
                <m:t>μ</m:t>
              </w:ins>
            </m:r>
          </m:e>
          <m:sub>
            <m:r>
              <w:ins w:id="1361" w:author="Madeline Galbraith" w:date="2022-06-14T21:44:00Z">
                <w:rPr>
                  <w:rFonts w:ascii="Cambria Math" w:hAnsi="Cambria Math" w:cs="Times New Roman"/>
                </w:rPr>
                <m:t>200</m:t>
              </w:ins>
            </m:r>
          </m:sub>
        </m:sSub>
      </m:oMath>
      <w:ins w:id="1362" w:author="Madeline Galbraith" w:date="2022-06-14T21:44:00Z">
        <w:r w:rsidR="00363B11">
          <w:rPr>
            <w:rFonts w:ascii="Times New Roman" w:hAnsi="Times New Roman" w:cs="Times New Roman"/>
          </w:rPr>
          <w:t xml:space="preserve"> and HIF-1 upregulating SNAIL can stabilize the system in the phase - </w:t>
        </w:r>
      </w:ins>
      <w:r w:rsidR="00363B11">
        <w:rPr>
          <w:rFonts w:ascii="Times New Roman" w:hAnsi="Times New Roman" w:cs="Times New Roman"/>
        </w:rPr>
        <w:t xml:space="preserve"> (E/M-O, M-W, M-O, M-W/O</w:t>
      </w:r>
      <w:del w:id="1363" w:author="Madeline Galbraith" w:date="2022-06-14T21:44:00Z">
        <w:r w:rsidR="00DE4223" w:rsidRPr="00C9444E">
          <w:rPr>
            <w:rFonts w:ascii="Times New Roman" w:hAnsi="Times New Roman" w:cs="Times New Roman"/>
          </w:rPr>
          <w:delText>).</w:delText>
        </w:r>
      </w:del>
      <w:ins w:id="1364" w:author="Madeline Galbraith" w:date="2022-06-14T21:44:00Z">
        <w:r w:rsidR="00363B11">
          <w:rPr>
            <w:rFonts w:ascii="Times New Roman" w:hAnsi="Times New Roman" w:cs="Times New Roman"/>
          </w:rPr>
          <w:t>), where the hybrid E/M state can be stably maintained.</w:t>
        </w:r>
      </w:ins>
      <w:r w:rsidR="00363B11">
        <w:rPr>
          <w:rFonts w:ascii="Times New Roman" w:hAnsi="Times New Roman" w:cs="Times New Roman"/>
        </w:rPr>
        <w:t xml:space="preserve"> This suggests the master regulator of </w:t>
      </w:r>
      <w:del w:id="1365" w:author="Madeline Galbraith" w:date="2022-06-14T21:44:00Z">
        <w:r w:rsidR="00B14F62" w:rsidRPr="00C9444E">
          <w:rPr>
            <w:rFonts w:ascii="Times New Roman" w:hAnsi="Times New Roman" w:cs="Times New Roman"/>
          </w:rPr>
          <w:delText>metabolic reprogramming</w:delText>
        </w:r>
      </w:del>
      <w:ins w:id="1366" w:author="Madeline Galbraith" w:date="2022-06-14T21:44:00Z">
        <w:r w:rsidR="00363B11">
          <w:rPr>
            <w:rFonts w:ascii="Times New Roman" w:hAnsi="Times New Roman" w:cs="Times New Roman"/>
          </w:rPr>
          <w:t>glycolysis</w:t>
        </w:r>
      </w:ins>
      <w:r w:rsidR="00363B11">
        <w:rPr>
          <w:rFonts w:ascii="Times New Roman" w:hAnsi="Times New Roman" w:cs="Times New Roman"/>
        </w:rPr>
        <w:t xml:space="preserve">, HIF-1, can drive </w:t>
      </w:r>
      <w:del w:id="1367" w:author="Madeline Galbraith" w:date="2022-06-14T21:44:00Z">
        <w:r w:rsidR="00B14F62" w:rsidRPr="00C9444E">
          <w:rPr>
            <w:rFonts w:ascii="Times New Roman" w:hAnsi="Times New Roman" w:cs="Times New Roman"/>
          </w:rPr>
          <w:delText xml:space="preserve">normal </w:delText>
        </w:r>
      </w:del>
      <w:r w:rsidR="00363B11">
        <w:rPr>
          <w:rFonts w:ascii="Times New Roman" w:hAnsi="Times New Roman" w:cs="Times New Roman"/>
        </w:rPr>
        <w:t xml:space="preserve">cells towards the </w:t>
      </w:r>
      <w:del w:id="1368" w:author="Madeline Galbraith" w:date="2022-06-14T21:44:00Z">
        <w:r w:rsidR="00B14F62" w:rsidRPr="00C9444E">
          <w:rPr>
            <w:rFonts w:ascii="Times New Roman" w:hAnsi="Times New Roman" w:cs="Times New Roman"/>
          </w:rPr>
          <w:delText>E/M phenotype</w:delText>
        </w:r>
        <w:r w:rsidR="00411287" w:rsidRPr="00C9444E">
          <w:rPr>
            <w:rFonts w:ascii="Times New Roman" w:hAnsi="Times New Roman" w:cs="Times New Roman"/>
          </w:rPr>
          <w:delText xml:space="preserve"> which would otherwise be inaccessible</w:delText>
        </w:r>
        <w:r w:rsidR="00B14F62" w:rsidRPr="00C9444E">
          <w:rPr>
            <w:rFonts w:ascii="Times New Roman" w:hAnsi="Times New Roman" w:cs="Times New Roman"/>
          </w:rPr>
          <w:delText>.</w:delText>
        </w:r>
      </w:del>
      <w:ins w:id="1369" w:author="Madeline Galbraith" w:date="2022-06-14T21:44:00Z">
        <w:r w:rsidR="00363B11">
          <w:rPr>
            <w:rFonts w:ascii="Times New Roman" w:hAnsi="Times New Roman" w:cs="Times New Roman"/>
          </w:rPr>
          <w:t>hybrid E/M state.</w:t>
        </w:r>
      </w:ins>
      <w:r w:rsidR="00363B11">
        <w:rPr>
          <w:rFonts w:ascii="Times New Roman" w:hAnsi="Times New Roman" w:cs="Times New Roman"/>
        </w:rPr>
        <w:t xml:space="preserve"> Conversely, an individual AMPK</w:t>
      </w:r>
      <w:del w:id="1370" w:author="Madeline Galbraith" w:date="2022-06-14T21:44:00Z">
        <w:r w:rsidR="006C552A" w:rsidRPr="00C9444E">
          <w:rPr>
            <w:rFonts w:ascii="Times New Roman" w:hAnsi="Times New Roman" w:cs="Times New Roman"/>
          </w:rPr>
          <w:delText xml:space="preserve"> driven</w:delText>
        </w:r>
      </w:del>
      <w:ins w:id="1371" w:author="Madeline Galbraith" w:date="2022-06-14T21:44:00Z">
        <w:r w:rsidR="00363B11">
          <w:rPr>
            <w:rFonts w:ascii="Times New Roman" w:hAnsi="Times New Roman" w:cs="Times New Roman"/>
          </w:rPr>
          <w:t>-mediated</w:t>
        </w:r>
      </w:ins>
      <w:r w:rsidR="00363B11">
        <w:rPr>
          <w:rFonts w:ascii="Times New Roman" w:hAnsi="Times New Roman" w:cs="Times New Roman"/>
        </w:rPr>
        <w:t xml:space="preserve"> crosstalk is unable to generate the hybrid E/M state and saturates </w:t>
      </w:r>
      <w:del w:id="1372" w:author="Madeline Galbraith" w:date="2022-06-14T21:44:00Z">
        <w:r w:rsidR="001E1DCB" w:rsidRPr="00C9444E">
          <w:rPr>
            <w:rFonts w:ascii="Times New Roman" w:hAnsi="Times New Roman" w:cs="Times New Roman"/>
          </w:rPr>
          <w:delText>near</w:delText>
        </w:r>
      </w:del>
      <w:ins w:id="1373" w:author="Madeline Galbraith" w:date="2022-06-14T21:44:00Z">
        <w:r w:rsidR="00363B11">
          <w:rPr>
            <w:rFonts w:ascii="Times New Roman" w:hAnsi="Times New Roman" w:cs="Times New Roman"/>
          </w:rPr>
          <w:t>in</w:t>
        </w:r>
      </w:ins>
      <w:r w:rsidR="00363B11">
        <w:rPr>
          <w:rFonts w:ascii="Times New Roman" w:hAnsi="Times New Roman" w:cs="Times New Roman"/>
        </w:rPr>
        <w:t xml:space="preserve"> the</w:t>
      </w:r>
      <w:del w:id="1374" w:author="Madeline Galbraith" w:date="2022-06-14T21:44:00Z">
        <w:r w:rsidR="001E1DCB" w:rsidRPr="00C9444E">
          <w:rPr>
            <w:rFonts w:ascii="Times New Roman" w:hAnsi="Times New Roman" w:cs="Times New Roman"/>
          </w:rPr>
          <w:delText xml:space="preserve"> fully</w:delText>
        </w:r>
      </w:del>
      <w:r w:rsidR="00363B11">
        <w:rPr>
          <w:rFonts w:ascii="Times New Roman" w:hAnsi="Times New Roman" w:cs="Times New Roman"/>
        </w:rPr>
        <w:t xml:space="preserve"> epithelial phase (Fig. S24), as seen in the tristable circuit.  Additionally, as with the tristable networks, the </w:t>
      </w:r>
      <w:ins w:id="1375" w:author="Madeline Galbraith" w:date="2022-06-14T21:44:00Z">
        <w:r w:rsidR="00363B11">
          <w:rPr>
            <w:rFonts w:ascii="Times New Roman" w:hAnsi="Times New Roman" w:cs="Times New Roman"/>
          </w:rPr>
          <w:t xml:space="preserve">coupled </w:t>
        </w:r>
      </w:ins>
      <w:r w:rsidR="00363B11">
        <w:rPr>
          <w:rFonts w:ascii="Times New Roman" w:hAnsi="Times New Roman" w:cs="Times New Roman"/>
        </w:rPr>
        <w:t xml:space="preserve">hybrid E/M-W/O state can be stabilized by two competing </w:t>
      </w:r>
      <w:del w:id="1376" w:author="Madeline Galbraith" w:date="2022-06-14T21:44:00Z">
        <w:r w:rsidRPr="00C9444E">
          <w:rPr>
            <w:rFonts w:ascii="Times New Roman" w:hAnsi="Times New Roman" w:cs="Times New Roman"/>
          </w:rPr>
          <w:delText>crosstalks</w:delText>
        </w:r>
      </w:del>
      <w:ins w:id="1377" w:author="Madeline Galbraith" w:date="2022-06-14T21:44:00Z">
        <w:r w:rsidR="00363B11">
          <w:rPr>
            <w:rFonts w:ascii="Times New Roman" w:hAnsi="Times New Roman" w:cs="Times New Roman"/>
          </w:rPr>
          <w:t>crosstalk</w:t>
        </w:r>
      </w:ins>
      <w:r w:rsidR="00363B11">
        <w:rPr>
          <w:rFonts w:ascii="Times New Roman" w:hAnsi="Times New Roman" w:cs="Times New Roman"/>
        </w:rPr>
        <w:t xml:space="preserve">,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 xml:space="preserve">These results suggest HIF-1 can strongly affect and drive EMT into a hybrid </w:t>
      </w:r>
      <w:ins w:id="1378" w:author="Madeline Galbraith" w:date="2022-06-14T21:44:00Z">
        <w:r w:rsidR="00363B11">
          <w:rPr>
            <w:rFonts w:ascii="Times New Roman" w:hAnsi="Times New Roman" w:cs="Times New Roman"/>
          </w:rPr>
          <w:t xml:space="preserve">E/M </w:t>
        </w:r>
      </w:ins>
      <w:r w:rsidR="00363B11">
        <w:rPr>
          <w:rFonts w:ascii="Times New Roman" w:hAnsi="Times New Roman" w:cs="Times New Roman"/>
        </w:rPr>
        <w:t>state while AMPK can only help stabilize the E/M-W/O state if it is already present.</w:t>
      </w:r>
    </w:p>
    <w:p w14:paraId="5A032BDF" w14:textId="21701850" w:rsidR="00365AD9" w:rsidRPr="002C08AD" w:rsidRDefault="0017037D" w:rsidP="00255F3E">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w:t>
      </w:r>
      <w:ins w:id="1379" w:author="Madeline Galbraith" w:date="2022-06-14T21:44:00Z">
        <w:r>
          <w:rPr>
            <w:rFonts w:ascii="Times New Roman" w:hAnsi="Times New Roman" w:cs="Times New Roman"/>
          </w:rPr>
          <w:t xml:space="preserve">the EMT and metabolism </w:t>
        </w:r>
      </w:ins>
      <w:r>
        <w:rPr>
          <w:rFonts w:ascii="Times New Roman" w:hAnsi="Times New Roman" w:cs="Times New Roman"/>
        </w:rPr>
        <w:t xml:space="preserve">networks are in the parameter regime </w:t>
      </w:r>
      <w:del w:id="1380" w:author="Madeline Galbraith" w:date="2022-06-14T21:44:00Z">
        <w:r w:rsidR="00212433" w:rsidRPr="00C9444E">
          <w:rPr>
            <w:rFonts w:ascii="Times New Roman" w:hAnsi="Times New Roman" w:cs="Times New Roman"/>
          </w:rPr>
          <w:delText>of normal cells (i.e., no</w:delText>
        </w:r>
      </w:del>
      <w:ins w:id="1381" w:author="Madeline Galbraith" w:date="2022-06-14T21:44:00Z">
        <w:r>
          <w:rPr>
            <w:rFonts w:ascii="Times New Roman" w:hAnsi="Times New Roman" w:cs="Times New Roman"/>
          </w:rPr>
          <w:t>where hybrid</w:t>
        </w:r>
      </w:ins>
      <w:r>
        <w:rPr>
          <w:rFonts w:ascii="Times New Roman" w:hAnsi="Times New Roman" w:cs="Times New Roman"/>
        </w:rPr>
        <w:t xml:space="preserve"> E/M or </w:t>
      </w:r>
      <w:del w:id="1382" w:author="Madeline Galbraith" w:date="2022-06-14T21:44:00Z">
        <w:r w:rsidR="00212433" w:rsidRPr="00C9444E">
          <w:rPr>
            <w:rFonts w:ascii="Times New Roman" w:hAnsi="Times New Roman" w:cs="Times New Roman"/>
          </w:rPr>
          <w:delText>W/O</w:delText>
        </w:r>
      </w:del>
      <w:ins w:id="1383" w:author="Madeline Galbraith" w:date="2022-06-14T21:44:00Z">
        <w:r>
          <w:rPr>
            <w:rFonts w:ascii="Times New Roman" w:hAnsi="Times New Roman" w:cs="Times New Roman"/>
          </w:rPr>
          <w:t>hybrid metabolism state is not available, the cross-talk can enable the emergence of these hybrid</w:t>
        </w:r>
      </w:ins>
      <w:r>
        <w:rPr>
          <w:rFonts w:ascii="Times New Roman" w:hAnsi="Times New Roman" w:cs="Times New Roman"/>
        </w:rPr>
        <w:t xml:space="preserve"> states</w:t>
      </w:r>
      <w:del w:id="1384" w:author="Madeline Galbraith" w:date="2022-06-14T21:44:00Z">
        <w:r w:rsidR="00212433" w:rsidRPr="00C9444E">
          <w:rPr>
            <w:rFonts w:ascii="Times New Roman" w:hAnsi="Times New Roman" w:cs="Times New Roman"/>
          </w:rPr>
          <w:delText xml:space="preserve"> are present </w:delText>
        </w:r>
        <w:r w:rsidR="00533F63" w:rsidRPr="00C9444E">
          <w:rPr>
            <w:rFonts w:ascii="Times New Roman" w:hAnsi="Times New Roman" w:cs="Times New Roman"/>
          </w:rPr>
          <w:delText>with</w:delText>
        </w:r>
        <w:r w:rsidR="00212433" w:rsidRPr="00C9444E">
          <w:rPr>
            <w:rFonts w:ascii="Times New Roman" w:hAnsi="Times New Roman" w:cs="Times New Roman"/>
          </w:rPr>
          <w:delText xml:space="preserve"> inactive crosstalks)</w:delText>
        </w:r>
        <w:r w:rsidR="00436D4E" w:rsidRPr="00C9444E">
          <w:rPr>
            <w:rFonts w:ascii="Times New Roman" w:hAnsi="Times New Roman" w:cs="Times New Roman"/>
          </w:rPr>
          <w:delText>, metabolic reprogramming drives EMT.</w:delText>
        </w:r>
      </w:del>
      <w:ins w:id="1385" w:author="Madeline Galbraith" w:date="2022-06-14T21:44:00Z">
        <w:r>
          <w:rPr>
            <w:rFonts w:ascii="Times New Roman" w:hAnsi="Times New Roman" w:cs="Times New Roman"/>
          </w:rPr>
          <w:t>.</w:t>
        </w:r>
      </w:ins>
      <w:r>
        <w:rPr>
          <w:rFonts w:ascii="Times New Roman" w:hAnsi="Times New Roman" w:cs="Times New Roman"/>
        </w:rPr>
        <w:t xml:space="preserve"> Recall that for the coupled tristable circuits, </w:t>
      </w:r>
      <w:del w:id="1386" w:author="Madeline Galbraith" w:date="2022-06-14T21:44:00Z">
        <w:r w:rsidR="00AD7F58" w:rsidRPr="00C9444E">
          <w:rPr>
            <w:rFonts w:ascii="Times New Roman" w:hAnsi="Times New Roman" w:cs="Times New Roman"/>
          </w:rPr>
          <w:delText xml:space="preserve"> </w:delText>
        </w:r>
      </w:del>
      <w:r>
        <w:rPr>
          <w:rFonts w:ascii="Times New Roman" w:hAnsi="Times New Roman" w:cs="Times New Roman"/>
        </w:rPr>
        <w:t xml:space="preserve">the simplest set of </w:t>
      </w:r>
      <w:del w:id="1387" w:author="Madeline Galbraith" w:date="2022-06-14T21:44:00Z">
        <w:r w:rsidR="00AD7F58" w:rsidRPr="00C9444E">
          <w:rPr>
            <w:rFonts w:ascii="Times New Roman" w:hAnsi="Times New Roman" w:cs="Times New Roman"/>
          </w:rPr>
          <w:delText>crosstalks</w:delText>
        </w:r>
      </w:del>
      <w:ins w:id="1388" w:author="Madeline Galbraith" w:date="2022-06-14T21:44:00Z">
        <w:r>
          <w:rPr>
            <w:rFonts w:ascii="Times New Roman" w:hAnsi="Times New Roman" w:cs="Times New Roman"/>
          </w:rPr>
          <w:t>crosstalk</w:t>
        </w:r>
      </w:ins>
      <w:r>
        <w:rPr>
          <w:rFonts w:ascii="Times New Roman" w:hAnsi="Times New Roman" w:cs="Times New Roman"/>
        </w:rPr>
        <w:t xml:space="preserve"> with a parameter region that suppressed all coupled states except the E/M-W/O state consisted of three regulatory links</w:t>
      </w:r>
      <w:del w:id="1389" w:author="Madeline Galbraith" w:date="2022-06-14T21:44:00Z">
        <w:r w:rsidR="00DB599B" w:rsidRPr="00C9444E">
          <w:rPr>
            <w:rFonts w:ascii="Times New Roman" w:hAnsi="Times New Roman" w:cs="Times New Roman"/>
          </w:rPr>
          <w:delText>;</w:delText>
        </w:r>
      </w:del>
      <w:ins w:id="1390" w:author="Madeline Galbraith" w:date="2022-06-14T21:44:00Z">
        <w:r>
          <w:rPr>
            <w:rFonts w:ascii="Times New Roman" w:hAnsi="Times New Roman" w:cs="Times New Roman"/>
          </w:rPr>
          <w:t>: (1)</w:t>
        </w:r>
      </w:ins>
      <w:r>
        <w:rPr>
          <w:rFonts w:ascii="Times New Roman" w:hAnsi="Times New Roman" w:cs="Times New Roman"/>
        </w:rPr>
        <w:t xml:space="preserve">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w:t>
      </w:r>
      <w:ins w:id="1391" w:author="Madeline Galbraith" w:date="2022-06-14T21:44:00Z">
        <w:r>
          <w:rPr>
            <w:rFonts w:ascii="Times New Roman" w:hAnsi="Times New Roman" w:cs="Times New Roman"/>
          </w:rPr>
          <w:t xml:space="preserve">(2) </w:t>
        </w:r>
      </w:ins>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w:t>
      </w:r>
      <w:del w:id="1392" w:author="Madeline Galbraith" w:date="2022-06-14T21:44:00Z">
        <w:r w:rsidR="00AD7F58" w:rsidRPr="00C9444E">
          <w:rPr>
            <w:rFonts w:ascii="Times New Roman" w:hAnsi="Times New Roman" w:cs="Times New Roman"/>
          </w:rPr>
          <w:delText xml:space="preserve">modulating the </w:delText>
        </w:r>
        <w:r w:rsidR="00F340BE" w:rsidRPr="00C9444E">
          <w:rPr>
            <w:rFonts w:ascii="Times New Roman" w:hAnsi="Times New Roman" w:cs="Times New Roman"/>
          </w:rPr>
          <w:delText>I</w:delText>
        </w:r>
        <w:r w:rsidR="00AD7F58" w:rsidRPr="00C9444E">
          <w:rPr>
            <w:rFonts w:ascii="Times New Roman" w:hAnsi="Times New Roman" w:cs="Times New Roman"/>
          </w:rPr>
          <w:delText>nput to</w:delText>
        </w:r>
      </w:del>
      <w:ins w:id="1393" w:author="Madeline Galbraith" w:date="2022-06-14T21:44:00Z">
        <w:r>
          <w:rPr>
            <w:rFonts w:ascii="Times New Roman" w:hAnsi="Times New Roman" w:cs="Times New Roman"/>
          </w:rPr>
          <w:t>(3) EMT-inducing signaling acting on</w:t>
        </w:r>
      </w:ins>
      <w:r>
        <w:rPr>
          <w:rFonts w:ascii="Times New Roman" w:hAnsi="Times New Roman" w:cs="Times New Roman"/>
        </w:rPr>
        <w:t xml:space="preserve"> SNAIL. When these same links are active for the bistable </w:t>
      </w:r>
      <w:del w:id="1394" w:author="Madeline Galbraith" w:date="2022-06-14T21:44:00Z">
        <w:r w:rsidR="00AD7F58" w:rsidRPr="00C9444E">
          <w:rPr>
            <w:rFonts w:ascii="Times New Roman" w:hAnsi="Times New Roman" w:cs="Times New Roman"/>
          </w:rPr>
          <w:delText>circuit</w:delText>
        </w:r>
      </w:del>
      <w:ins w:id="1395" w:author="Madeline Galbraith" w:date="2022-06-14T21:44:00Z">
        <w:r>
          <w:rPr>
            <w:rFonts w:ascii="Times New Roman" w:hAnsi="Times New Roman" w:cs="Times New Roman"/>
          </w:rPr>
          <w:t>EMT and metabolism circuits</w:t>
        </w:r>
      </w:ins>
      <w:r>
        <w:rPr>
          <w:rFonts w:ascii="Times New Roman" w:hAnsi="Times New Roman" w:cs="Times New Roman"/>
        </w:rPr>
        <w:t xml:space="preserve">, the results are qualitatively very similar to the tristable circuit results (Fig. 8C and S26 compared to Fig. 7C).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greatly upregulated. Further, the system must be near maximum regulation (i.e</w:t>
      </w:r>
      <w:del w:id="1396" w:author="Madeline Galbraith" w:date="2022-06-14T21:44:00Z">
        <w:r w:rsidR="00AD7F58" w:rsidRPr="00C9444E">
          <w:rPr>
            <w:rFonts w:ascii="Times New Roman" w:hAnsi="Times New Roman" w:cs="Times New Roman"/>
          </w:rPr>
          <w:delText>. both fold</w:delText>
        </w:r>
        <w:r w:rsidR="00365AD9" w:rsidRPr="00C9444E">
          <w:rPr>
            <w:rFonts w:ascii="Times New Roman" w:hAnsi="Times New Roman" w:cs="Times New Roman"/>
          </w:rPr>
          <w:delText xml:space="preserve"> </w:delText>
        </w:r>
        <w:r w:rsidR="00AD7F58" w:rsidRPr="00C9444E">
          <w:rPr>
            <w:rFonts w:ascii="Times New Roman" w:hAnsi="Times New Roman" w:cs="Times New Roman"/>
          </w:rPr>
          <w:delText>changes</w:delText>
        </w:r>
      </w:del>
      <w:ins w:id="1397" w:author="Madeline Galbraith" w:date="2022-06-14T21:44:00Z">
        <w:r>
          <w:rPr>
            <w:rFonts w:ascii="Times New Roman" w:hAnsi="Times New Roman" w:cs="Times New Roman"/>
          </w:rPr>
          <w:t>.</w:t>
        </w:r>
        <w:r w:rsidR="002C08AD">
          <w:rPr>
            <w:rFonts w:ascii="Times New Roman" w:hAnsi="Times New Roman" w:cs="Times New Roman"/>
          </w:rPr>
          <w:t xml:space="preserve">, </w:t>
        </w:r>
      </w:ins>
      <m:oMath>
        <m:sSub>
          <m:sSubPr>
            <m:ctrlPr>
              <w:ins w:id="1398" w:author="Madeline Galbraith" w:date="2022-06-14T21:44:00Z">
                <w:rPr>
                  <w:rFonts w:ascii="Cambria Math" w:hAnsi="Cambria Math" w:cs="Times New Roman"/>
                  <w:i/>
                </w:rPr>
              </w:ins>
            </m:ctrlPr>
          </m:sSubPr>
          <m:e>
            <m:r>
              <w:ins w:id="1399" w:author="Madeline Galbraith" w:date="2022-06-14T21:44:00Z">
                <w:rPr>
                  <w:rFonts w:ascii="Cambria Math" w:hAnsi="Cambria Math" w:cs="Times New Roman"/>
                </w:rPr>
                <m:t>λ</m:t>
              </w:ins>
            </m:r>
          </m:e>
          <m:sub>
            <m:sSub>
              <m:sSubPr>
                <m:ctrlPr>
                  <w:ins w:id="1400" w:author="Madeline Galbraith" w:date="2022-06-14T21:44:00Z">
                    <w:rPr>
                      <w:rFonts w:ascii="Cambria Math" w:hAnsi="Cambria Math" w:cs="Times New Roman"/>
                      <w:i/>
                    </w:rPr>
                  </w:ins>
                </m:ctrlPr>
              </m:sSubPr>
              <m:e>
                <m:r>
                  <w:ins w:id="1401" w:author="Madeline Galbraith" w:date="2022-06-14T21:44:00Z">
                    <w:rPr>
                      <w:rFonts w:ascii="Cambria Math" w:hAnsi="Cambria Math" w:cs="Times New Roman"/>
                    </w:rPr>
                    <m:t>HIF1,  μ</m:t>
                  </w:ins>
                </m:r>
              </m:e>
              <m:sub>
                <m:r>
                  <w:ins w:id="1402" w:author="Madeline Galbraith" w:date="2022-06-14T21:44:00Z">
                    <w:rPr>
                      <w:rFonts w:ascii="Cambria Math" w:hAnsi="Cambria Math" w:cs="Times New Roman"/>
                    </w:rPr>
                    <m:t>200</m:t>
                  </w:ins>
                </m:r>
              </m:sub>
            </m:sSub>
          </m:sub>
        </m:sSub>
      </m:oMath>
      <w:ins w:id="1403" w:author="Madeline Galbraith" w:date="2022-06-14T21:44:00Z">
        <w:r w:rsidR="002C08AD">
          <w:rPr>
            <w:rFonts w:ascii="Times New Roman" w:eastAsiaTheme="minorEastAsia" w:hAnsi="Times New Roman" w:cs="Times New Roman"/>
          </w:rPr>
          <w:t xml:space="preserve"> and</w:t>
        </w:r>
        <w:r w:rsidR="002C08AD">
          <w:rPr>
            <w:rFonts w:ascii="Times New Roman" w:hAnsi="Times New Roman" w:cs="Times New Roman"/>
          </w:rPr>
          <w:t xml:space="preserve"> </w:t>
        </w:r>
      </w:ins>
      <m:oMath>
        <m:sSub>
          <m:sSubPr>
            <m:ctrlPr>
              <w:ins w:id="1404" w:author="Madeline Galbraith" w:date="2022-06-14T21:44:00Z">
                <w:rPr>
                  <w:rFonts w:ascii="Cambria Math" w:hAnsi="Cambria Math" w:cs="Times New Roman"/>
                  <w:i/>
                </w:rPr>
              </w:ins>
            </m:ctrlPr>
          </m:sSubPr>
          <m:e>
            <m:r>
              <w:ins w:id="1405" w:author="Madeline Galbraith" w:date="2022-06-14T21:44:00Z">
                <w:rPr>
                  <w:rFonts w:ascii="Cambria Math" w:hAnsi="Cambria Math" w:cs="Times New Roman"/>
                </w:rPr>
                <m:t>λ</m:t>
              </w:ins>
            </m:r>
          </m:e>
          <m:sub>
            <m:sSub>
              <m:sSubPr>
                <m:ctrlPr>
                  <w:ins w:id="1406" w:author="Madeline Galbraith" w:date="2022-06-14T21:44:00Z">
                    <w:rPr>
                      <w:rFonts w:ascii="Cambria Math" w:hAnsi="Cambria Math" w:cs="Times New Roman"/>
                      <w:i/>
                    </w:rPr>
                  </w:ins>
                </m:ctrlPr>
              </m:sSubPr>
              <m:e>
                <m:r>
                  <w:ins w:id="1407" w:author="Madeline Galbraith" w:date="2022-06-14T21:44:00Z">
                    <w:rPr>
                      <w:rFonts w:ascii="Cambria Math" w:hAnsi="Cambria Math" w:cs="Times New Roman"/>
                    </w:rPr>
                    <m:t>μ</m:t>
                  </w:ins>
                </m:r>
              </m:e>
              <m:sub>
                <m:r>
                  <w:ins w:id="1408" w:author="Madeline Galbraith" w:date="2022-06-14T21:44:00Z">
                    <w:rPr>
                      <w:rFonts w:ascii="Cambria Math" w:hAnsi="Cambria Math" w:cs="Times New Roman"/>
                    </w:rPr>
                    <m:t>34</m:t>
                  </w:ins>
                </m:r>
              </m:sub>
            </m:sSub>
            <m:r>
              <w:ins w:id="1409" w:author="Madeline Galbraith" w:date="2022-06-14T21:44:00Z">
                <w:rPr>
                  <w:rFonts w:ascii="Cambria Math" w:hAnsi="Cambria Math" w:cs="Times New Roman"/>
                </w:rPr>
                <m:t>,mtROS</m:t>
              </w:ins>
            </m:r>
          </m:sub>
        </m:sSub>
      </m:oMath>
      <w:r w:rsidR="002C08AD">
        <w:rPr>
          <w:rFonts w:ascii="Times New Roman" w:eastAsiaTheme="minorEastAsia" w:hAnsi="Times New Roman" w:cs="Times New Roman"/>
        </w:rPr>
        <w:t xml:space="preserve"> m</w:t>
      </w:r>
      <w:r>
        <w:rPr>
          <w:rFonts w:ascii="Times New Roman" w:hAnsi="Times New Roman" w:cs="Times New Roman"/>
        </w:rPr>
        <w:t xml:space="preserve">ust be close to zero) to generate the region where only the </w:t>
      </w:r>
      <w:ins w:id="1410" w:author="Madeline Galbraith" w:date="2022-06-14T21:44:00Z">
        <w:r>
          <w:rPr>
            <w:rFonts w:ascii="Times New Roman" w:hAnsi="Times New Roman" w:cs="Times New Roman"/>
          </w:rPr>
          <w:t xml:space="preserve">coupled </w:t>
        </w:r>
      </w:ins>
      <w:r>
        <w:rPr>
          <w:rFonts w:ascii="Times New Roman" w:hAnsi="Times New Roman" w:cs="Times New Roman"/>
        </w:rPr>
        <w:t xml:space="preserve">hybrid E/M-W/O </w:t>
      </w:r>
      <w:del w:id="1411" w:author="Madeline Galbraith" w:date="2022-06-14T21:44:00Z">
        <w:r w:rsidR="00EF2A95" w:rsidRPr="00C9444E">
          <w:rPr>
            <w:rFonts w:ascii="Times New Roman" w:hAnsi="Times New Roman" w:cs="Times New Roman"/>
          </w:rPr>
          <w:delText xml:space="preserve">coupled </w:delText>
        </w:r>
      </w:del>
      <w:r>
        <w:rPr>
          <w:rFonts w:ascii="Times New Roman" w:hAnsi="Times New Roman" w:cs="Times New Roman"/>
        </w:rPr>
        <w:t xml:space="preserve">state is </w:t>
      </w:r>
      <w:del w:id="1412" w:author="Madeline Galbraith" w:date="2022-06-14T21:44:00Z">
        <w:r w:rsidR="00AD7F58" w:rsidRPr="00C9444E">
          <w:rPr>
            <w:rFonts w:ascii="Times New Roman" w:hAnsi="Times New Roman" w:cs="Times New Roman"/>
          </w:rPr>
          <w:delText>possible</w:delText>
        </w:r>
      </w:del>
      <w:ins w:id="1413" w:author="Madeline Galbraith" w:date="2022-06-14T21:44:00Z">
        <w:r>
          <w:rPr>
            <w:rFonts w:ascii="Times New Roman" w:hAnsi="Times New Roman" w:cs="Times New Roman"/>
          </w:rPr>
          <w:t>available</w:t>
        </w:r>
      </w:ins>
      <w:r>
        <w:rPr>
          <w:rFonts w:ascii="Times New Roman" w:hAnsi="Times New Roman" w:cs="Times New Roman"/>
        </w:rPr>
        <w:t xml:space="preserve">. Additionally, the nearby phases </w:t>
      </w:r>
      <w:del w:id="1414" w:author="Madeline Galbraith" w:date="2022-06-14T21:44:00Z">
        <w:r w:rsidR="00630D2B" w:rsidRPr="00C9444E">
          <w:rPr>
            <w:rFonts w:ascii="Times New Roman" w:hAnsi="Times New Roman" w:cs="Times New Roman"/>
          </w:rPr>
          <w:lastRenderedPageBreak/>
          <w:delText>correspond to</w:delText>
        </w:r>
        <w:r w:rsidR="00AD7F58" w:rsidRPr="00C9444E">
          <w:rPr>
            <w:rFonts w:ascii="Times New Roman" w:hAnsi="Times New Roman" w:cs="Times New Roman"/>
          </w:rPr>
          <w:delText xml:space="preserve"> </w:delText>
        </w:r>
      </w:del>
      <w:ins w:id="1415" w:author="Madeline Galbraith" w:date="2022-06-14T21:44:00Z">
        <w:r>
          <w:rPr>
            <w:rFonts w:ascii="Times New Roman" w:hAnsi="Times New Roman" w:cs="Times New Roman"/>
          </w:rPr>
          <w:t xml:space="preserve">surrounding </w:t>
        </w:r>
      </w:ins>
      <w:r>
        <w:rPr>
          <w:rFonts w:ascii="Times New Roman" w:hAnsi="Times New Roman" w:cs="Times New Roman"/>
        </w:rPr>
        <w:t xml:space="preserve">the </w:t>
      </w:r>
      <w:del w:id="1416" w:author="Madeline Galbraith" w:date="2022-06-14T21:44:00Z">
        <w:r w:rsidR="00845C4C" w:rsidRPr="00C9444E">
          <w:rPr>
            <w:rFonts w:ascii="Times New Roman" w:hAnsi="Times New Roman" w:cs="Times New Roman"/>
          </w:rPr>
          <w:delText>phases</w:delText>
        </w:r>
      </w:del>
      <w:ins w:id="1417" w:author="Madeline Galbraith" w:date="2022-06-14T21:44:00Z">
        <w:r>
          <w:rPr>
            <w:rFonts w:ascii="Times New Roman" w:hAnsi="Times New Roman" w:cs="Times New Roman"/>
          </w:rPr>
          <w:t>phase containing only the E/M-W/O state (E-O and E-W/O) is similar relative to those</w:t>
        </w:r>
      </w:ins>
      <w:r>
        <w:rPr>
          <w:rFonts w:ascii="Times New Roman" w:hAnsi="Times New Roman" w:cs="Times New Roman"/>
        </w:rPr>
        <w:t xml:space="preserve"> of the tristable circuit</w:t>
      </w:r>
      <w:del w:id="1418" w:author="Madeline Galbraith" w:date="2022-06-14T21:44:00Z">
        <w:r w:rsidR="00845C4C" w:rsidRPr="00C9444E">
          <w:rPr>
            <w:rFonts w:ascii="Times New Roman" w:hAnsi="Times New Roman" w:cs="Times New Roman"/>
          </w:rPr>
          <w:delText xml:space="preserve"> (E-O and E-W/O)</w:delText>
        </w:r>
        <w:r w:rsidR="000C0ABA" w:rsidRPr="00C9444E">
          <w:rPr>
            <w:rFonts w:ascii="Times New Roman" w:hAnsi="Times New Roman" w:cs="Times New Roman"/>
          </w:rPr>
          <w:delText>,</w:delText>
        </w:r>
      </w:del>
      <w:ins w:id="1419" w:author="Madeline Galbraith" w:date="2022-06-14T21:44:00Z">
        <w:r>
          <w:rPr>
            <w:rFonts w:ascii="Times New Roman" w:hAnsi="Times New Roman" w:cs="Times New Roman"/>
          </w:rPr>
          <w:t>,</w:t>
        </w:r>
      </w:ins>
      <w:r>
        <w:rPr>
          <w:rFonts w:ascii="Times New Roman" w:hAnsi="Times New Roman" w:cs="Times New Roman"/>
        </w:rPr>
        <w:t xml:space="preserve"> further supporting</w:t>
      </w:r>
      <w:r w:rsidR="00312E6C">
        <w:rPr>
          <w:rFonts w:ascii="Times New Roman" w:hAnsi="Times New Roman" w:cs="Times New Roman"/>
        </w:rPr>
        <w:t xml:space="preserve"> </w:t>
      </w:r>
      <w:del w:id="1420" w:author="Madeline Galbraith" w:date="2022-06-14T21:44:00Z">
        <w:r w:rsidR="00AD7F58" w:rsidRPr="00C9444E">
          <w:rPr>
            <w:rFonts w:ascii="Times New Roman" w:hAnsi="Times New Roman" w:cs="Times New Roman"/>
          </w:rPr>
          <w:delText>the existence of</w:delText>
        </w:r>
        <w:r w:rsidR="00312E6C">
          <w:rPr>
            <w:rFonts w:ascii="Times New Roman" w:hAnsi="Times New Roman" w:cs="Times New Roman"/>
          </w:rPr>
          <w:delText xml:space="preserve"> </w:delText>
        </w:r>
      </w:del>
      <w:r w:rsidR="00312E6C">
        <w:rPr>
          <w:rFonts w:ascii="Times New Roman" w:hAnsi="Times New Roman" w:cs="Times New Roman"/>
        </w:rPr>
        <w:t>a progression</w:t>
      </w:r>
      <w:r w:rsidR="00A56204">
        <w:rPr>
          <w:rFonts w:ascii="Times New Roman" w:hAnsi="Times New Roman" w:cs="Times New Roman"/>
        </w:rPr>
        <w:t xml:space="preserve"> </w:t>
      </w:r>
      <w:r w:rsidR="00312E6C">
        <w:rPr>
          <w:rFonts w:ascii="Times New Roman" w:hAnsi="Times New Roman" w:cs="Times New Roman"/>
        </w:rPr>
        <w:t xml:space="preserve">that must be followed to </w:t>
      </w:r>
      <w:del w:id="1421" w:author="Madeline Galbraith" w:date="2022-06-14T21:44:00Z">
        <w:r w:rsidR="00312E6C">
          <w:rPr>
            <w:rFonts w:ascii="Times New Roman" w:hAnsi="Times New Roman" w:cs="Times New Roman"/>
          </w:rPr>
          <w:delText>stabilize</w:delText>
        </w:r>
      </w:del>
      <w:ins w:id="1422" w:author="Madeline Galbraith" w:date="2022-06-14T21:44:00Z">
        <w:r>
          <w:rPr>
            <w:rFonts w:ascii="Times New Roman" w:hAnsi="Times New Roman" w:cs="Times New Roman"/>
          </w:rPr>
          <w:t>reach</w:t>
        </w:r>
      </w:ins>
      <w:r w:rsidR="00AD7F58" w:rsidRPr="00C9444E">
        <w:rPr>
          <w:rFonts w:ascii="Times New Roman" w:hAnsi="Times New Roman" w:cs="Times New Roman"/>
        </w:rPr>
        <w:t xml:space="preserve"> the E/M-W/O state. </w:t>
      </w:r>
    </w:p>
    <w:p w14:paraId="64618276" w14:textId="77777777" w:rsidR="00E469AE" w:rsidRPr="00C9444E" w:rsidRDefault="00AC1B59" w:rsidP="00EE3A7C">
      <w:pPr>
        <w:pStyle w:val="BodyText"/>
        <w:spacing w:line="480" w:lineRule="auto"/>
        <w:ind w:firstLine="720"/>
        <w:rPr>
          <w:del w:id="1423" w:author="Madeline Galbraith" w:date="2022-06-14T21:44:00Z"/>
          <w:rFonts w:ascii="Times New Roman" w:hAnsi="Times New Roman" w:cs="Times New Roman"/>
        </w:rPr>
      </w:pPr>
      <w:r w:rsidRPr="00255F3E">
        <w:rPr>
          <w:rFonts w:ascii="Times New Roman" w:hAnsi="Times New Roman"/>
        </w:rPr>
        <w:t xml:space="preserve">Overall, we </w:t>
      </w:r>
      <w:del w:id="1424" w:author="Madeline Galbraith" w:date="2022-06-14T21:44:00Z">
        <w:r w:rsidR="00365AD9" w:rsidRPr="00C9444E">
          <w:rPr>
            <w:rFonts w:ascii="Times New Roman" w:hAnsi="Times New Roman" w:cs="Times New Roman"/>
          </w:rPr>
          <w:delText xml:space="preserve">can identify the following scenario. </w:delText>
        </w:r>
        <w:r w:rsidR="00A262DF">
          <w:rPr>
            <w:rFonts w:ascii="Times New Roman" w:hAnsi="Times New Roman" w:cs="Times New Roman"/>
          </w:rPr>
          <w:delText>Metabolic re</w:delText>
        </w:r>
        <w:r w:rsidR="00C21A88">
          <w:rPr>
            <w:rFonts w:ascii="Times New Roman" w:hAnsi="Times New Roman" w:cs="Times New Roman"/>
          </w:rPr>
          <w:delText>p</w:delText>
        </w:r>
        <w:r w:rsidR="00A262DF">
          <w:rPr>
            <w:rFonts w:ascii="Times New Roman" w:hAnsi="Times New Roman" w:cs="Times New Roman"/>
          </w:rPr>
          <w:delText>rogramming drives EMT starting with an epithelial cell using OXPHOS metabolism.</w:delText>
        </w:r>
        <w:r w:rsidR="00365AD9" w:rsidRPr="00C9444E">
          <w:rPr>
            <w:rFonts w:ascii="Times New Roman" w:hAnsi="Times New Roman" w:cs="Times New Roman"/>
          </w:rPr>
          <w:delText xml:space="preserve"> T</w:delText>
        </w:r>
        <w:r w:rsidR="000D6A64" w:rsidRPr="00C9444E">
          <w:rPr>
            <w:rFonts w:ascii="Times New Roman" w:hAnsi="Times New Roman" w:cs="Times New Roman"/>
          </w:rPr>
          <w:delText xml:space="preserve">he transition </w:delText>
        </w:r>
        <w:r w:rsidR="00365AD9" w:rsidRPr="00C9444E">
          <w:rPr>
            <w:rFonts w:ascii="Times New Roman" w:hAnsi="Times New Roman" w:cs="Times New Roman"/>
          </w:rPr>
          <w:delText xml:space="preserve">then proceeds </w:delText>
        </w:r>
        <w:r w:rsidR="000D6A64" w:rsidRPr="00C9444E">
          <w:rPr>
            <w:rFonts w:ascii="Times New Roman" w:hAnsi="Times New Roman" w:cs="Times New Roman"/>
          </w:rPr>
          <w:delText>from E-O to E-W/O to E/M-W/O</w:delText>
        </w:r>
        <w:r w:rsidR="00365AD9" w:rsidRPr="00C9444E">
          <w:rPr>
            <w:rFonts w:ascii="Times New Roman" w:hAnsi="Times New Roman" w:cs="Times New Roman"/>
          </w:rPr>
          <w:delText>.</w:delText>
        </w:r>
        <w:r w:rsidR="000D6A64" w:rsidRPr="00C9444E">
          <w:rPr>
            <w:rFonts w:ascii="Times New Roman" w:hAnsi="Times New Roman" w:cs="Times New Roman"/>
          </w:rPr>
          <w:delText xml:space="preserve"> </w:delText>
        </w:r>
        <w:r w:rsidR="00365AD9" w:rsidRPr="00C9444E">
          <w:rPr>
            <w:rFonts w:ascii="Times New Roman" w:hAnsi="Times New Roman" w:cs="Times New Roman"/>
          </w:rPr>
          <w:delText xml:space="preserve">In other words, </w:delText>
        </w:r>
        <w:r w:rsidR="000D6A64" w:rsidRPr="00C9444E">
          <w:rPr>
            <w:rFonts w:ascii="Times New Roman" w:hAnsi="Times New Roman" w:cs="Times New Roman"/>
          </w:rPr>
          <w:delText xml:space="preserve">metabolism must first be reprogrammed to hybrid W/O which then drives the </w:delText>
        </w:r>
        <w:r w:rsidR="00365AD9" w:rsidRPr="00C9444E">
          <w:rPr>
            <w:rFonts w:ascii="Times New Roman" w:hAnsi="Times New Roman" w:cs="Times New Roman"/>
          </w:rPr>
          <w:delText>initiation</w:delText>
        </w:r>
        <w:r w:rsidR="000D6A64" w:rsidRPr="00C9444E">
          <w:rPr>
            <w:rFonts w:ascii="Times New Roman" w:hAnsi="Times New Roman" w:cs="Times New Roman"/>
          </w:rPr>
          <w:delText xml:space="preserve"> of EMT and stabilizes the hybrid E/M state. </w:delText>
        </w:r>
      </w:del>
    </w:p>
    <w:p w14:paraId="0BD6DB10" w14:textId="77777777" w:rsidR="00817A31" w:rsidRPr="00C9444E" w:rsidRDefault="00AD7F58" w:rsidP="00817A31">
      <w:pPr>
        <w:pStyle w:val="CaptionedFigure"/>
        <w:rPr>
          <w:del w:id="1425" w:author="Madeline Galbraith" w:date="2022-06-14T21:44:00Z"/>
          <w:rFonts w:ascii="Times New Roman" w:hAnsi="Times New Roman" w:cs="Times New Roman"/>
        </w:rPr>
      </w:pPr>
      <w:del w:id="1426" w:author="Madeline Galbraith" w:date="2022-06-14T21:44:00Z">
        <w:r w:rsidRPr="00C9444E">
          <w:rPr>
            <w:rFonts w:ascii="Times New Roman" w:hAnsi="Times New Roman" w:cs="Times New Roman"/>
            <w:noProof/>
          </w:rPr>
          <w:drawing>
            <wp:inline distT="0" distB="0" distL="0" distR="0" wp14:anchorId="7CA27C73" wp14:editId="008D430A">
              <wp:extent cx="5707434" cy="1896662"/>
              <wp:effectExtent l="0" t="0" r="7620" b="8890"/>
              <wp:docPr id="1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07434" cy="1896662"/>
                      </a:xfrm>
                      <a:prstGeom prst="rect">
                        <a:avLst/>
                      </a:prstGeom>
                      <a:noFill/>
                      <a:ln w="9525">
                        <a:noFill/>
                        <a:headEnd/>
                        <a:tailEnd/>
                      </a:ln>
                    </pic:spPr>
                  </pic:pic>
                </a:graphicData>
              </a:graphic>
            </wp:inline>
          </w:drawing>
        </w:r>
      </w:del>
    </w:p>
    <w:p w14:paraId="35E7F568" w14:textId="2F1E3C3C" w:rsidR="00AC1B59" w:rsidRPr="00AC1B59" w:rsidRDefault="00AC1B59" w:rsidP="00AC1B59">
      <w:pPr>
        <w:pStyle w:val="Caption"/>
        <w:spacing w:line="480" w:lineRule="auto"/>
        <w:ind w:firstLine="720"/>
        <w:rPr>
          <w:ins w:id="1427" w:author="Madeline Galbraith" w:date="2022-06-14T21:44:00Z"/>
          <w:rFonts w:ascii="Times New Roman" w:eastAsiaTheme="minorEastAsia" w:hAnsi="Times New Roman" w:cs="Times New Roman"/>
          <w:i w:val="0"/>
          <w:iCs/>
        </w:rPr>
      </w:pPr>
      <w:ins w:id="1428" w:author="Madeline Galbraith" w:date="2022-06-14T21:44:00Z">
        <w:r w:rsidRPr="00AC1B59">
          <w:rPr>
            <w:rFonts w:ascii="Times New Roman" w:hAnsi="Times New Roman" w:cs="Times New Roman"/>
            <w:i w:val="0"/>
            <w:iCs/>
          </w:rPr>
          <w:t xml:space="preserve">showed that </w:t>
        </w:r>
        <w:r w:rsidRPr="00AC1B59">
          <w:rPr>
            <w:rFonts w:ascii="Times New Roman" w:eastAsiaTheme="minorEastAsia" w:hAnsi="Times New Roman" w:cs="Times New Roman"/>
            <w:i w:val="0"/>
            <w:iCs/>
          </w:rPr>
          <w:t>if</w:t>
        </w:r>
      </w:ins>
      <w:moveFromRangeStart w:id="1429" w:author="Madeline Galbraith" w:date="2022-06-14T21:44:00Z" w:name="move106135495"/>
      <w:moveFrom w:id="1430" w:author="Madeline Galbraith" w:date="2022-06-14T21:44:00Z">
        <w:r w:rsidR="00817A31"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00817A31"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moveFrom>
      <w:moveFromRangeEnd w:id="1429"/>
      <w:del w:id="1431" w:author="Madeline Galbraith" w:date="2022-06-14T21:44:00Z">
        <w:r w:rsidR="00AD7F58" w:rsidRPr="00C9444E">
          <w:rPr>
            <w:rFonts w:ascii="Times New Roman" w:hAnsi="Times New Roman" w:cs="Times New Roman"/>
            <w:b/>
            <w:bCs/>
            <w:i w:val="0"/>
            <w:iCs/>
          </w:rPr>
          <w:delText>Parameter ranges which exclude the possibility of the hybrid state can be modulated by crosstalk to generate the hybrid state.</w:delText>
        </w:r>
        <w:r w:rsidR="00A80712" w:rsidRPr="00C9444E">
          <w:rPr>
            <w:rFonts w:ascii="Times New Roman" w:hAnsi="Times New Roman" w:cs="Times New Roman"/>
            <w:b/>
            <w:bCs/>
            <w:i w:val="0"/>
            <w:iCs/>
          </w:rPr>
          <w:delText xml:space="preserve"> </w:delText>
        </w:r>
      </w:del>
      <w:moveFromRangeStart w:id="1432" w:author="Madeline Galbraith" w:date="2022-06-14T21:44:00Z" w:name="move106135496"/>
      <w:moveFrom w:id="1433" w:author="Madeline Galbraith" w:date="2022-06-14T21:44:00Z">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moveFrom w:id="1434" w:author="Madeline Galbraith" w:date="2022-06-14T21:44:00Z">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moveFrom w:id="1435" w:author="Madeline Galbraith" w:date="2022-06-14T21:44:00Z">
            <w:r w:rsidR="003E1EF7" w:rsidRPr="00C9444E">
              <w:rPr>
                <w:rFonts w:ascii="Times New Roman" w:eastAsiaTheme="minorEastAsia" w:hAnsi="Times New Roman" w:cs="Times New Roman"/>
                <w:i w:val="0"/>
                <w:iCs/>
              </w:rPr>
              <w:t>) can generate the hybrid state of the downstream network (W/O, E/M, or E/M), respectively.</w:t>
            </w:r>
            <w:r w:rsidR="00AD7F58" w:rsidRPr="00255F3E">
              <w:rPr>
                <w:rFonts w:ascii="Times New Roman" w:hAnsi="Times New Roman"/>
                <w:b/>
                <w:i w:val="0"/>
              </w:rPr>
              <w:t xml:space="preserve"> </w:t>
            </w:r>
          </w:moveFrom>
          <w:moveFromRangeEnd w:id="1432"/>
          <w:del w:id="1436" w:author="Madeline Galbraith" w:date="2022-06-14T21:44:00Z">
            <w:r w:rsidR="00A6480D" w:rsidRPr="00C9444E">
              <w:rPr>
                <w:rFonts w:ascii="Times New Roman" w:eastAsiaTheme="minorEastAsia" w:hAnsi="Times New Roman" w:cs="Times New Roman"/>
                <w:i w:val="0"/>
                <w:iCs/>
              </w:rPr>
              <w:delText>If</w:delText>
            </w:r>
          </w:del>
          <w:r w:rsidRPr="00AC1B59">
            <w:rPr>
              <w:rFonts w:ascii="Times New Roman" w:eastAsiaTheme="minorEastAsia" w:hAnsi="Times New Roman" w:cs="Times New Roman"/>
              <w:i w:val="0"/>
              <w:iCs/>
            </w:rPr>
            <w:t xml:space="preserve"> the metabolic network is bistable (W or O </w:t>
          </w:r>
          <w:del w:id="1437" w:author="Madeline Galbraith" w:date="2022-06-14T21:44:00Z">
            <w:r w:rsidR="00A6480D" w:rsidRPr="00C9444E">
              <w:rPr>
                <w:rFonts w:ascii="Times New Roman" w:eastAsiaTheme="minorEastAsia" w:hAnsi="Times New Roman" w:cs="Times New Roman"/>
                <w:i w:val="0"/>
                <w:iCs/>
              </w:rPr>
              <w:delText>phenotypes</w:delText>
            </w:r>
          </w:del>
          <w:ins w:id="1438" w:author="Madeline Galbraith" w:date="2022-06-14T21:44:00Z">
            <w:r w:rsidR="0028447E">
              <w:rPr>
                <w:rFonts w:ascii="Times New Roman" w:eastAsiaTheme="minorEastAsia" w:hAnsi="Times New Roman" w:cs="Times New Roman"/>
                <w:i w:val="0"/>
                <w:iCs/>
              </w:rPr>
              <w:t>states</w:t>
            </w:r>
          </w:ins>
          <w:r w:rsidRPr="00AC1B59">
            <w:rPr>
              <w:rFonts w:ascii="Times New Roman" w:eastAsiaTheme="minorEastAsia" w:hAnsi="Times New Roman" w:cs="Times New Roman"/>
              <w:i w:val="0"/>
              <w:iCs/>
            </w:rPr>
            <w:t xml:space="preserve">) and the EMT network is tristable (E, E/M, or M </w:t>
          </w:r>
          <w:del w:id="1439" w:author="Madeline Galbraith" w:date="2022-06-14T21:44:00Z">
            <w:r w:rsidR="00A6480D" w:rsidRPr="00C9444E">
              <w:rPr>
                <w:rFonts w:ascii="Times New Roman" w:eastAsiaTheme="minorEastAsia" w:hAnsi="Times New Roman" w:cs="Times New Roman"/>
                <w:i w:val="0"/>
                <w:iCs/>
              </w:rPr>
              <w:delText>phenotypes</w:delText>
            </w:r>
          </w:del>
          <w:ins w:id="1440" w:author="Madeline Galbraith" w:date="2022-06-14T21:44:00Z">
            <w:r w:rsidR="0028447E">
              <w:rPr>
                <w:rFonts w:ascii="Times New Roman" w:eastAsiaTheme="minorEastAsia" w:hAnsi="Times New Roman" w:cs="Times New Roman"/>
                <w:i w:val="0"/>
                <w:iCs/>
              </w:rPr>
              <w:t>states</w:t>
            </w:r>
          </w:ins>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tristable (W, O, or W/O), a HIF-1 controlled crosstalk can briefly generate the E/M state and stabilize the E/M-W/O state. If both networks are bistable, the same three links as the tristable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w:t>
          </w:r>
          <w:r w:rsidRPr="00AC1B59">
            <w:rPr>
              <w:rFonts w:ascii="Times New Roman" w:eastAsiaTheme="minorEastAsia" w:hAnsi="Times New Roman" w:cs="Times New Roman"/>
              <w:i w:val="0"/>
              <w:iCs/>
            </w:rPr>
            <w:lastRenderedPageBreak/>
            <w:t xml:space="preserve">and reducing </w:t>
          </w:r>
          <w:del w:id="1441" w:author="Madeline Galbraith" w:date="2022-06-14T21:44:00Z">
            <w:r w:rsidR="00001FCF" w:rsidRPr="00C9444E">
              <w:rPr>
                <w:rFonts w:ascii="Times New Roman" w:eastAsiaTheme="minorEastAsia" w:hAnsi="Times New Roman" w:cs="Times New Roman"/>
                <w:i w:val="0"/>
                <w:iCs/>
              </w:rPr>
              <w:delText>Input to SNAIL</w:delText>
            </w:r>
          </w:del>
          <w:ins w:id="1442" w:author="Madeline Galbraith" w:date="2022-06-14T21:44:00Z">
            <w:r w:rsidR="007C753D">
              <w:rPr>
                <w:rFonts w:ascii="Times New Roman" w:eastAsiaTheme="minorEastAsia" w:hAnsi="Times New Roman" w:cs="Times New Roman"/>
                <w:i w:val="0"/>
                <w:iCs/>
              </w:rPr>
              <w:t>the EMT-inducing signal</w:t>
            </w:r>
          </w:ins>
          <w:r w:rsidRPr="00AC1B59">
            <w:rPr>
              <w:rFonts w:ascii="Times New Roman" w:eastAsiaTheme="minorEastAsia" w:hAnsi="Times New Roman" w:cs="Times New Roman"/>
              <w:i w:val="0"/>
              <w:iCs/>
            </w:rPr>
            <w:t>) generates the E/M-W/O state and suppresses all other coupled states.</w:t>
          </w:r>
          <w:r w:rsidRPr="00255F3E">
            <w:rPr>
              <w:rFonts w:ascii="Times New Roman" w:hAnsi="Times New Roman"/>
              <w:i w:val="0"/>
            </w:rPr>
            <w:t xml:space="preserve"> </w:t>
          </w:r>
          <w:del w:id="1443" w:author="Madeline Galbraith" w:date="2022-06-14T21:44:00Z">
            <w:r w:rsidR="00AD7F58" w:rsidRPr="00C9444E">
              <w:rPr>
                <w:rFonts w:ascii="Times New Roman" w:hAnsi="Times New Roman" w:cs="Times New Roman"/>
                <w:b/>
                <w:bCs/>
                <w:i w:val="0"/>
                <w:iCs/>
              </w:rPr>
              <w:delText>(A)</w:delText>
            </w:r>
            <w:r w:rsidR="00AD7F58" w:rsidRPr="00C9444E">
              <w:rPr>
                <w:rFonts w:ascii="Times New Roman" w:hAnsi="Times New Roman" w:cs="Times New Roman"/>
                <w:i w:val="0"/>
                <w:iCs/>
              </w:rPr>
              <w:delText xml:space="preserve"> Our model using parameters that remove</w:delText>
            </w:r>
          </w:del>
        </w:moveFrom>
      </w:moveFrom>
    </w:p>
    <w:p w14:paraId="4D463DC7" w14:textId="40EE4517" w:rsidR="00AC1B59" w:rsidRPr="00AC1B59" w:rsidRDefault="00AC1B59" w:rsidP="00AC1B59">
      <w:pPr>
        <w:pStyle w:val="Caption"/>
        <w:spacing w:line="480" w:lineRule="auto"/>
        <w:ind w:firstLine="720"/>
        <w:rPr>
          <w:ins w:id="1444" w:author="Madeline Galbraith" w:date="2022-06-14T21:44:00Z"/>
          <w:rFonts w:ascii="Times New Roman" w:hAnsi="Times New Roman" w:cs="Times New Roman"/>
          <w:i w:val="0"/>
          <w:iCs/>
        </w:rPr>
      </w:pPr>
      <w:ins w:id="1445" w:author="Madeline Galbraith" w:date="2022-06-14T21:44:00Z">
        <w:r w:rsidRPr="00AC1B59">
          <w:rPr>
            <w:rFonts w:ascii="Times New Roman" w:hAnsi="Times New Roman" w:cs="Times New Roman"/>
            <w:i w:val="0"/>
            <w:iCs/>
          </w:rPr>
          <w:t>We also identified a sequential event to reach</w:t>
        </w:r>
      </w:ins>
      <w:r w:rsidRPr="00AC1B59">
        <w:rPr>
          <w:rFonts w:ascii="Times New Roman" w:hAnsi="Times New Roman" w:cs="Times New Roman"/>
          <w:i w:val="0"/>
          <w:iCs/>
        </w:rPr>
        <w:t xml:space="preserve"> the </w:t>
      </w:r>
      <w:ins w:id="1446" w:author="Madeline Galbraith" w:date="2022-06-14T21:44:00Z">
        <w:r w:rsidRPr="00AC1B59">
          <w:rPr>
            <w:rFonts w:ascii="Times New Roman" w:hAnsi="Times New Roman" w:cs="Times New Roman"/>
            <w:i w:val="0"/>
            <w:iCs/>
          </w:rPr>
          <w:t xml:space="preserve">coupled </w:t>
        </w:r>
      </w:ins>
      <w:r w:rsidRPr="00AC1B59">
        <w:rPr>
          <w:rFonts w:ascii="Times New Roman" w:hAnsi="Times New Roman" w:cs="Times New Roman"/>
          <w:i w:val="0"/>
          <w:iCs/>
        </w:rPr>
        <w:t xml:space="preserve">hybrid </w:t>
      </w:r>
      <w:ins w:id="1447" w:author="Madeline Galbraith" w:date="2022-06-14T21:44:00Z">
        <w:r w:rsidRPr="00AC1B59">
          <w:rPr>
            <w:rFonts w:ascii="Times New Roman" w:hAnsi="Times New Roman" w:cs="Times New Roman"/>
            <w:i w:val="0"/>
            <w:iCs/>
          </w:rPr>
          <w:t>E/M-</w:t>
        </w:r>
      </w:ins>
      <w:r w:rsidRPr="00AC1B59">
        <w:rPr>
          <w:rFonts w:ascii="Times New Roman" w:hAnsi="Times New Roman" w:cs="Times New Roman"/>
          <w:i w:val="0"/>
          <w:iCs/>
        </w:rPr>
        <w:t xml:space="preserve">W/O </w:t>
      </w:r>
      <w:del w:id="1448" w:author="Madeline Galbraith" w:date="2022-06-14T21:44:00Z">
        <w:r w:rsidR="00AD7F58" w:rsidRPr="00C9444E">
          <w:rPr>
            <w:rFonts w:ascii="Times New Roman" w:hAnsi="Times New Roman" w:cs="Times New Roman"/>
            <w:i w:val="0"/>
            <w:iCs/>
          </w:rPr>
          <w:delText xml:space="preserve">metabolic </w:delText>
        </w:r>
      </w:del>
      <w:r w:rsidRPr="00AC1B59">
        <w:rPr>
          <w:rFonts w:ascii="Times New Roman" w:hAnsi="Times New Roman" w:cs="Times New Roman"/>
          <w:i w:val="0"/>
          <w:iCs/>
        </w:rPr>
        <w:t>state</w:t>
      </w:r>
      <w:ins w:id="1449" w:author="Madeline Galbraith" w:date="2022-06-14T21:44:00Z">
        <w:r w:rsidRPr="00AC1B59">
          <w:rPr>
            <w:rFonts w:ascii="Times New Roman" w:hAnsi="Times New Roman" w:cs="Times New Roman"/>
            <w:i w:val="0"/>
            <w:iCs/>
          </w:rPr>
          <w:t>. starting</w:t>
        </w:r>
      </w:ins>
      <w:r w:rsidRPr="00AC1B59">
        <w:rPr>
          <w:rFonts w:ascii="Times New Roman" w:hAnsi="Times New Roman" w:cs="Times New Roman"/>
          <w:i w:val="0"/>
          <w:iCs/>
        </w:rPr>
        <w:t xml:space="preserve"> from </w:t>
      </w:r>
      <w:del w:id="1450" w:author="Madeline Galbraith" w:date="2022-06-14T21:44:00Z">
        <w:r w:rsidR="00AD7F58" w:rsidRPr="00C9444E">
          <w:rPr>
            <w:rFonts w:ascii="Times New Roman" w:hAnsi="Times New Roman" w:cs="Times New Roman"/>
            <w:i w:val="0"/>
            <w:iCs/>
          </w:rPr>
          <w:delText>the steady</w:delText>
        </w:r>
      </w:del>
      <w:ins w:id="1451" w:author="Madeline Galbraith" w:date="2022-06-14T21:44:00Z">
        <w:r w:rsidRPr="00AC1B59">
          <w:rPr>
            <w:rFonts w:ascii="Times New Roman" w:hAnsi="Times New Roman" w:cs="Times New Roman"/>
            <w:i w:val="0"/>
            <w:iCs/>
          </w:rPr>
          <w:t>an E</w:t>
        </w:r>
      </w:ins>
      <w:r w:rsidRPr="00AC1B59">
        <w:rPr>
          <w:rFonts w:ascii="Times New Roman" w:hAnsi="Times New Roman" w:cs="Times New Roman"/>
          <w:i w:val="0"/>
          <w:iCs/>
        </w:rPr>
        <w:t xml:space="preserve"> state</w:t>
      </w:r>
      <w:ins w:id="1452" w:author="Madeline Galbraith" w:date="2022-06-14T21:44:00Z">
        <w:r w:rsidRPr="00AC1B59">
          <w:rPr>
            <w:rFonts w:ascii="Times New Roman" w:hAnsi="Times New Roman" w:cs="Times New Roman"/>
            <w:i w:val="0"/>
            <w:iCs/>
          </w:rPr>
          <w:t xml:space="preserve">, which typically associated with an O state, then transitioning from E-O to E-W/O, and finally transitioning to the coupled </w:t>
        </w:r>
        <w:commentRangeStart w:id="1453"/>
        <w:commentRangeStart w:id="1454"/>
        <w:r w:rsidRPr="00AC1B59">
          <w:rPr>
            <w:rFonts w:ascii="Times New Roman" w:hAnsi="Times New Roman" w:cs="Times New Roman"/>
            <w:i w:val="0"/>
            <w:iCs/>
          </w:rPr>
          <w:t>hybrid E/M-W/O</w:t>
        </w:r>
        <w:commentRangeEnd w:id="1453"/>
        <w:r w:rsidRPr="00AC1B59">
          <w:rPr>
            <w:rStyle w:val="CommentReference"/>
            <w:rFonts w:ascii="Times New Roman" w:hAnsi="Times New Roman" w:cs="Times New Roman"/>
            <w:i w:val="0"/>
            <w:iCs/>
            <w:sz w:val="24"/>
            <w:szCs w:val="24"/>
          </w:rPr>
          <w:commentReference w:id="1453"/>
        </w:r>
        <w:commentRangeEnd w:id="1454"/>
        <w:r w:rsidR="00034A1D">
          <w:rPr>
            <w:rStyle w:val="CommentReference"/>
            <w:i w:val="0"/>
          </w:rPr>
          <w:commentReference w:id="1454"/>
        </w:r>
        <w:r w:rsidRPr="00AC1B59">
          <w:rPr>
            <w:rFonts w:ascii="Times New Roman" w:hAnsi="Times New Roman" w:cs="Times New Roman"/>
            <w:i w:val="0"/>
            <w:iCs/>
          </w:rPr>
          <w:t xml:space="preserve"> state. In other words, cells may first reprogram their metabolism from O to the hybrid W/O state, followed by the initiation of EMT and a transition to  the hybrid E/M state, thus exhibiting the E/M-W/O state. </w:t>
        </w:r>
      </w:ins>
    </w:p>
    <w:p w14:paraId="460B112E" w14:textId="77777777" w:rsidR="00AC1B59" w:rsidRPr="00C9444E" w:rsidRDefault="00AC1B59" w:rsidP="00EE3A7C">
      <w:pPr>
        <w:pStyle w:val="BodyText"/>
        <w:spacing w:line="480" w:lineRule="auto"/>
        <w:ind w:firstLine="720"/>
        <w:rPr>
          <w:ins w:id="1455" w:author="Madeline Galbraith" w:date="2022-06-14T21:44:00Z"/>
          <w:rFonts w:ascii="Times New Roman" w:hAnsi="Times New Roman" w:cs="Times New Roman"/>
        </w:rPr>
      </w:pPr>
    </w:p>
    <w:p w14:paraId="7AE9122B" w14:textId="77777777" w:rsidR="00817A31" w:rsidRPr="00C9444E" w:rsidRDefault="00AD7F58" w:rsidP="00817A31">
      <w:pPr>
        <w:pStyle w:val="CaptionedFigure"/>
        <w:rPr>
          <w:ins w:id="1456" w:author="Madeline Galbraith" w:date="2022-06-14T21:44:00Z"/>
          <w:rFonts w:ascii="Times New Roman" w:hAnsi="Times New Roman" w:cs="Times New Roman"/>
        </w:rPr>
      </w:pPr>
      <w:ins w:id="1457" w:author="Madeline Galbraith" w:date="2022-06-14T21:44:00Z">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ins>
    </w:p>
    <w:p w14:paraId="46A1A1E8" w14:textId="489F4E13" w:rsidR="00E469AE" w:rsidRPr="00C9444E" w:rsidRDefault="00817A31" w:rsidP="00817A31">
      <w:pPr>
        <w:pStyle w:val="Caption"/>
        <w:rPr>
          <w:rFonts w:ascii="Times New Roman" w:hAnsi="Times New Roman" w:cs="Times New Roman"/>
          <w:i w:val="0"/>
          <w:iCs/>
        </w:rPr>
      </w:pPr>
      <w:moveToRangeStart w:id="1458" w:author="Madeline Galbraith" w:date="2022-06-14T21:44:00Z" w:name="move106135495"/>
      <w:moveTo w:id="1459" w:author="Madeline Galbraith" w:date="2022-06-14T21:44:00Z">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moveTo>
      <w:moveToRangeEnd w:id="1458"/>
      <w:ins w:id="1460" w:author="Madeline Galbraith" w:date="2022-06-14T21:44:00Z">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ins>
      <w:moveToRangeStart w:id="1461" w:author="Madeline Galbraith" w:date="2022-06-14T21:44:00Z" w:name="move106135496"/>
      <w:moveTo w:id="1462" w:author="Madeline Galbraith" w:date="2022-06-14T21:44:00Z">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moveTo w:id="1463" w:author="Madeline Galbraith" w:date="2022-06-14T21:44:00Z">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moveTo w:id="1464" w:author="Madeline Galbraith" w:date="2022-06-14T21:44:00Z">
            <w:r w:rsidR="003E1EF7" w:rsidRPr="00C9444E">
              <w:rPr>
                <w:rFonts w:ascii="Times New Roman" w:eastAsiaTheme="minorEastAsia" w:hAnsi="Times New Roman" w:cs="Times New Roman"/>
                <w:i w:val="0"/>
                <w:iCs/>
              </w:rPr>
              <w:t>) can generate the hybrid state of the downstream network (W/O, E/M, or E/M), respectively.</w:t>
            </w:r>
            <w:r w:rsidR="00AD7F58" w:rsidRPr="00255F3E">
              <w:rPr>
                <w:rFonts w:ascii="Times New Roman" w:hAnsi="Times New Roman"/>
                <w:b/>
                <w:i w:val="0"/>
              </w:rPr>
              <w:t xml:space="preserve"> </w:t>
            </w:r>
          </w:moveTo>
          <w:moveToRangeEnd w:id="1461"/>
          <w:del w:id="1465" w:author="Madeline Galbraith" w:date="2022-06-14T21:44:00Z">
            <w:r w:rsidR="00AD7F58" w:rsidRPr="00C9444E">
              <w:rPr>
                <w:rFonts w:ascii="Times New Roman" w:hAnsi="Times New Roman" w:cs="Times New Roman"/>
                <w:i w:val="0"/>
                <w:iCs/>
              </w:rPr>
              <w:delText xml:space="preserve"> possibilities</w:delText>
            </w:r>
          </w:del>
          <w:ins w:id="1466" w:author="Madeline Galbraith" w:date="2022-06-14T21:44:00Z">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gram showing coupled states where W/O is not available initially</w:t>
            </w:r>
          </w:ins>
          <w:r w:rsidR="006077DC">
            <w:rPr>
              <w:rFonts w:ascii="Times New Roman" w:hAnsi="Times New Roman" w:cs="Times New Roman"/>
              <w:i w:val="0"/>
              <w:iCs/>
            </w:rPr>
            <w:t xml:space="preserve"> </w:t>
          </w:r>
          <w:r w:rsidR="006077DC" w:rsidRPr="00C9444E">
            <w:rPr>
              <w:rFonts w:ascii="Times New Roman" w:hAnsi="Times New Roman" w:cs="Times New Roman"/>
              <w:i w:val="0"/>
              <w:iCs/>
            </w:rPr>
            <w:t>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Initially, only the </w:t>
          </w:r>
          <w:del w:id="1467" w:author="Madeline Galbraith" w:date="2022-06-14T21:44:00Z">
            <w:r w:rsidR="00AD7F58" w:rsidRPr="00C9444E">
              <w:rPr>
                <w:rFonts w:ascii="Times New Roman" w:hAnsi="Times New Roman" w:cs="Times New Roman"/>
                <w:i w:val="0"/>
                <w:iCs/>
              </w:rPr>
              <w:delText>OXPHOS</w:delText>
            </w:r>
          </w:del>
          <w:ins w:id="1468" w:author="Madeline Galbraith" w:date="2022-06-14T21:44:00Z">
            <w:r w:rsidR="006077DC">
              <w:rPr>
                <w:rFonts w:ascii="Times New Roman" w:hAnsi="Times New Roman" w:cs="Times New Roman"/>
                <w:i w:val="0"/>
                <w:iCs/>
              </w:rPr>
              <w:t>O</w:t>
            </w:r>
          </w:ins>
          <w:r w:rsidR="006077DC" w:rsidRPr="00C9444E">
            <w:rPr>
              <w:rFonts w:ascii="Times New Roman" w:hAnsi="Times New Roman" w:cs="Times New Roman"/>
              <w:i w:val="0"/>
              <w:iCs/>
            </w:rPr>
            <w:t xml:space="preserve"> and </w:t>
          </w:r>
          <w:del w:id="1469" w:author="Madeline Galbraith" w:date="2022-06-14T21:44:00Z">
            <w:r w:rsidR="00AD7F58" w:rsidRPr="00C9444E">
              <w:rPr>
                <w:rFonts w:ascii="Times New Roman" w:hAnsi="Times New Roman" w:cs="Times New Roman"/>
                <w:i w:val="0"/>
                <w:iCs/>
              </w:rPr>
              <w:delText>Warburg metabolic</w:delText>
            </w:r>
          </w:del>
          <w:ins w:id="1470" w:author="Madeline Galbraith" w:date="2022-06-14T21:44:00Z">
            <w:r w:rsidR="006077DC">
              <w:rPr>
                <w:rFonts w:ascii="Times New Roman" w:hAnsi="Times New Roman" w:cs="Times New Roman"/>
                <w:i w:val="0"/>
                <w:iCs/>
              </w:rPr>
              <w:t>W</w:t>
            </w:r>
          </w:ins>
          <w:r w:rsidR="006077DC" w:rsidRPr="00C9444E">
            <w:rPr>
              <w:rFonts w:ascii="Times New Roman" w:hAnsi="Times New Roman" w:cs="Times New Roman"/>
              <w:i w:val="0"/>
              <w:iCs/>
            </w:rPr>
            <w:t xml:space="preserve"> states can be accessed with an increase in the </w:t>
          </w:r>
          <w:del w:id="1471" w:author="Madeline Galbraith" w:date="2022-06-14T21:44:00Z">
            <w:r w:rsidR="00AD7F58" w:rsidRPr="00C9444E">
              <w:rPr>
                <w:rFonts w:ascii="Times New Roman" w:hAnsi="Times New Roman" w:cs="Times New Roman"/>
                <w:i w:val="0"/>
                <w:iCs/>
              </w:rPr>
              <w:delText>percent</w:delText>
            </w:r>
          </w:del>
          <w:ins w:id="1472" w:author="Madeline Galbraith" w:date="2022-06-14T21:44:00Z">
            <w:r w:rsidR="006077DC">
              <w:rPr>
                <w:rFonts w:ascii="Times New Roman" w:hAnsi="Times New Roman" w:cs="Times New Roman"/>
                <w:i w:val="0"/>
                <w:iCs/>
              </w:rPr>
              <w:t>frequency</w:t>
            </w:r>
          </w:ins>
          <w:r w:rsidR="006077DC" w:rsidRPr="00C9444E">
            <w:rPr>
              <w:rFonts w:ascii="Times New Roman" w:hAnsi="Times New Roman" w:cs="Times New Roman"/>
              <w:i w:val="0"/>
              <w:iCs/>
            </w:rPr>
            <w:t xml:space="preserve"> of </w:t>
          </w:r>
          <w:del w:id="1473" w:author="Madeline Galbraith" w:date="2022-06-14T21:44:00Z">
            <w:r w:rsidR="00AD7F58" w:rsidRPr="00C9444E">
              <w:rPr>
                <w:rFonts w:ascii="Times New Roman" w:hAnsi="Times New Roman" w:cs="Times New Roman"/>
                <w:i w:val="0"/>
                <w:iCs/>
              </w:rPr>
              <w:delText>OXPHOS steady states</w:delText>
            </w:r>
          </w:del>
          <w:ins w:id="1474" w:author="Madeline Galbraith" w:date="2022-06-14T21:44:00Z">
            <w:r w:rsidR="006077DC">
              <w:rPr>
                <w:rFonts w:ascii="Times New Roman" w:hAnsi="Times New Roman" w:cs="Times New Roman"/>
                <w:i w:val="0"/>
                <w:iCs/>
              </w:rPr>
              <w:t>the O</w:t>
            </w:r>
            <w:r w:rsidR="006077DC" w:rsidRPr="00C9444E">
              <w:rPr>
                <w:rFonts w:ascii="Times New Roman" w:hAnsi="Times New Roman" w:cs="Times New Roman"/>
                <w:i w:val="0"/>
                <w:iCs/>
              </w:rPr>
              <w:t xml:space="preserve"> state</w:t>
            </w:r>
          </w:ins>
          <w:r w:rsidR="006077DC" w:rsidRPr="00C9444E">
            <w:rPr>
              <w:rFonts w:ascii="Times New Roman" w:hAnsi="Times New Roman" w:cs="Times New Roman"/>
              <w:i w:val="0"/>
              <w:iCs/>
            </w:rPr>
            <w:t xml:space="preserve"> and decrease </w:t>
          </w:r>
          <w:del w:id="1475" w:author="Madeline Galbraith" w:date="2022-06-14T21:44:00Z">
            <w:r w:rsidR="00AD7F58" w:rsidRPr="00C9444E">
              <w:rPr>
                <w:rFonts w:ascii="Times New Roman" w:hAnsi="Times New Roman" w:cs="Times New Roman"/>
                <w:i w:val="0"/>
                <w:iCs/>
              </w:rPr>
              <w:delText>in Warburg phenotypes.</w:delText>
            </w:r>
          </w:del>
          <w:ins w:id="1476" w:author="Madeline Galbraith" w:date="2022-06-14T21:44:00Z">
            <w:r w:rsidR="006077DC">
              <w:rPr>
                <w:rFonts w:ascii="Times New Roman" w:hAnsi="Times New Roman" w:cs="Times New Roman"/>
                <w:i w:val="0"/>
                <w:iCs/>
              </w:rPr>
              <w:t>of</w:t>
            </w:r>
            <w:r w:rsidR="006077DC" w:rsidRPr="00C9444E">
              <w:rPr>
                <w:rFonts w:ascii="Times New Roman" w:hAnsi="Times New Roman" w:cs="Times New Roman"/>
                <w:i w:val="0"/>
                <w:iCs/>
              </w:rPr>
              <w:t xml:space="preserve"> </w:t>
            </w:r>
            <w:r w:rsidR="006077DC">
              <w:rPr>
                <w:rFonts w:ascii="Times New Roman" w:hAnsi="Times New Roman" w:cs="Times New Roman"/>
                <w:i w:val="0"/>
                <w:iCs/>
              </w:rPr>
              <w:t>the W</w:t>
            </w:r>
            <w:r w:rsidR="006077DC" w:rsidRPr="00C9444E">
              <w:rPr>
                <w:rFonts w:ascii="Times New Roman" w:hAnsi="Times New Roman" w:cs="Times New Roman"/>
                <w:i w:val="0"/>
                <w:iCs/>
              </w:rPr>
              <w:t xml:space="preserve"> </w:t>
            </w:r>
            <w:r w:rsidR="006077DC">
              <w:rPr>
                <w:rFonts w:ascii="Times New Roman" w:hAnsi="Times New Roman" w:cs="Times New Roman"/>
                <w:i w:val="0"/>
                <w:iCs/>
              </w:rPr>
              <w:t>state</w:t>
            </w:r>
            <w:r w:rsidR="006077DC" w:rsidRPr="00C9444E">
              <w:rPr>
                <w:rFonts w:ascii="Times New Roman" w:hAnsi="Times New Roman" w:cs="Times New Roman"/>
                <w:i w:val="0"/>
                <w:iCs/>
              </w:rPr>
              <w:t>.</w:t>
            </w:r>
          </w:ins>
          <w:r w:rsidR="006077DC" w:rsidRPr="00C9444E">
            <w:rPr>
              <w:rFonts w:ascii="Times New Roman" w:hAnsi="Times New Roman" w:cs="Times New Roman"/>
              <w:i w:val="0"/>
              <w:iCs/>
            </w:rPr>
            <w:t xml:space="preserve">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6077DC" w:rsidRPr="00C9444E">
            <w:rPr>
              <w:rFonts w:ascii="Times New Roman" w:hAnsi="Times New Roman" w:cs="Times New Roman"/>
              <w:i w:val="0"/>
              <w:iCs/>
            </w:rPr>
            <w:t xml:space="preserve">, there is a sharp change with the hybrid W/O </w:t>
          </w:r>
          <w:del w:id="1477" w:author="Madeline Galbraith" w:date="2022-06-14T21:44:00Z">
            <w:r w:rsidR="00AD7F58" w:rsidRPr="00C9444E">
              <w:rPr>
                <w:rFonts w:ascii="Times New Roman" w:hAnsi="Times New Roman" w:cs="Times New Roman"/>
                <w:i w:val="0"/>
                <w:iCs/>
              </w:rPr>
              <w:delText>phenotype</w:delText>
            </w:r>
          </w:del>
          <w:ins w:id="1478" w:author="Madeline Galbraith" w:date="2022-06-14T21:44:00Z">
            <w:r w:rsidR="0028447E">
              <w:rPr>
                <w:rFonts w:ascii="Times New Roman" w:hAnsi="Times New Roman" w:cs="Times New Roman"/>
                <w:i w:val="0"/>
                <w:iCs/>
              </w:rPr>
              <w:t>state</w:t>
            </w:r>
          </w:ins>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 xml:space="preserve">d </w:t>
          </w:r>
          <w:del w:id="1479" w:author="Madeline Galbraith" w:date="2022-06-14T21:44:00Z">
            <w:r w:rsidR="00AD7F58" w:rsidRPr="00C9444E">
              <w:rPr>
                <w:rFonts w:ascii="Times New Roman" w:hAnsi="Times New Roman" w:cs="Times New Roman"/>
                <w:i w:val="0"/>
                <w:iCs/>
              </w:rPr>
              <w:delText>phenotype</w:delText>
            </w:r>
          </w:del>
          <w:ins w:id="1480" w:author="Madeline Galbraith" w:date="2022-06-14T21:44:00Z">
            <w:r w:rsidR="0028447E">
              <w:rPr>
                <w:rFonts w:ascii="Times New Roman" w:hAnsi="Times New Roman" w:cs="Times New Roman"/>
                <w:i w:val="0"/>
                <w:iCs/>
              </w:rPr>
              <w:t>state</w:t>
            </w:r>
          </w:ins>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del w:id="1481" w:author="Madeline Galbraith" w:date="2022-06-14T21:44:00Z">
            <w:r w:rsidR="00AD7F58" w:rsidRPr="00C9444E">
              <w:rPr>
                <w:rFonts w:ascii="Times New Roman" w:hAnsi="Times New Roman" w:cs="Times New Roman"/>
                <w:i w:val="0"/>
                <w:iCs/>
              </w:rPr>
              <w:delText>Our model using parameters that remove the hybrid E/M phenotype from the accessible</w:delText>
            </w:r>
          </w:del>
          <w:ins w:id="1482" w:author="Madeline Galbraith" w:date="2022-06-14T21:44:00Z">
            <w:r w:rsidR="006077DC">
              <w:rPr>
                <w:rFonts w:ascii="Times New Roman" w:hAnsi="Times New Roman" w:cs="Times New Roman"/>
                <w:i w:val="0"/>
                <w:iCs/>
              </w:rPr>
              <w:t>The phase diagram of coupled</w:t>
            </w:r>
          </w:ins>
          <w:r w:rsidR="006077DC">
            <w:rPr>
              <w:rFonts w:ascii="Times New Roman" w:hAnsi="Times New Roman" w:cs="Times New Roman"/>
              <w:i w:val="0"/>
              <w:iCs/>
            </w:rPr>
            <w:t xml:space="preserve"> states when </w:t>
          </w:r>
          <w:r w:rsidR="006077DC" w:rsidRPr="00C9444E">
            <w:rPr>
              <w:rFonts w:ascii="Times New Roman" w:hAnsi="Times New Roman" w:cs="Times New Roman"/>
              <w:i w:val="0"/>
              <w:iCs/>
            </w:rPr>
            <w:t xml:space="preserve">the </w:t>
          </w:r>
          <w:del w:id="1483" w:author="Madeline Galbraith" w:date="2022-06-14T21:44:00Z">
            <w:r w:rsidR="00AD7F58" w:rsidRPr="00C9444E">
              <w:rPr>
                <w:rFonts w:ascii="Times New Roman" w:hAnsi="Times New Roman" w:cs="Times New Roman"/>
                <w:i w:val="0"/>
                <w:iCs/>
              </w:rPr>
              <w:delText>crosstalks are</w:delText>
            </w:r>
          </w:del>
          <w:ins w:id="1484" w:author="Madeline Galbraith" w:date="2022-06-14T21:44:00Z">
            <w:r w:rsidR="006077DC" w:rsidRPr="00C9444E">
              <w:rPr>
                <w:rFonts w:ascii="Times New Roman" w:hAnsi="Times New Roman" w:cs="Times New Roman"/>
                <w:i w:val="0"/>
                <w:iCs/>
              </w:rPr>
              <w:t xml:space="preserve">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ins>
          <w:r w:rsidR="006077DC" w:rsidRPr="00C9444E">
            <w:rPr>
              <w:rFonts w:ascii="Times New Roman" w:hAnsi="Times New Roman" w:cs="Times New Roman"/>
              <w:i w:val="0"/>
              <w:iCs/>
            </w:rPr>
            <w:t xml:space="preserv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6077DC" w:rsidRPr="00C9444E">
            <w:rPr>
              <w:rFonts w:ascii="Times New Roman" w:hAnsi="Times New Roman" w:cs="Times New Roman"/>
              <w:i w:val="0"/>
              <w:iCs/>
            </w:rPr>
            <w:t xml:space="preserve"> goes towards zero), the system goes from only the E and M states available to regions in which the E/M </w:t>
          </w:r>
          <w:del w:id="1485" w:author="Madeline Galbraith" w:date="2022-06-14T21:44:00Z">
            <w:r w:rsidR="00AD7F58" w:rsidRPr="00C9444E">
              <w:rPr>
                <w:rFonts w:ascii="Times New Roman" w:hAnsi="Times New Roman" w:cs="Times New Roman"/>
                <w:i w:val="0"/>
                <w:iCs/>
              </w:rPr>
              <w:delText>phenotype</w:delText>
            </w:r>
          </w:del>
          <w:ins w:id="1486" w:author="Madeline Galbraith" w:date="2022-06-14T21:44:00Z">
            <w:r w:rsidR="0028447E">
              <w:rPr>
                <w:rFonts w:ascii="Times New Roman" w:hAnsi="Times New Roman" w:cs="Times New Roman"/>
                <w:i w:val="0"/>
                <w:iCs/>
              </w:rPr>
              <w:t>state</w:t>
            </w:r>
          </w:ins>
          <w:r w:rsidR="006077DC" w:rsidRPr="00C9444E">
            <w:rPr>
              <w:rFonts w:ascii="Times New Roman" w:hAnsi="Times New Roman" w:cs="Times New Roman"/>
              <w:i w:val="0"/>
              <w:iCs/>
            </w:rPr>
            <w:t xml:space="preserve"> is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model which only has 4 possible coupled states if the </w:t>
          </w:r>
          <w:del w:id="1487" w:author="Madeline Galbraith" w:date="2022-06-14T21:44:00Z">
            <w:r w:rsidR="00AD7F58" w:rsidRPr="00C9444E">
              <w:rPr>
                <w:rFonts w:ascii="Times New Roman" w:hAnsi="Times New Roman" w:cs="Times New Roman"/>
                <w:i w:val="0"/>
                <w:iCs/>
              </w:rPr>
              <w:delText>crosstalks are</w:delText>
            </w:r>
          </w:del>
          <w:ins w:id="1488" w:author="Madeline Galbraith" w:date="2022-06-14T21:44:00Z">
            <w:r w:rsidR="006077DC" w:rsidRPr="00C9444E">
              <w:rPr>
                <w:rFonts w:ascii="Times New Roman" w:hAnsi="Times New Roman" w:cs="Times New Roman"/>
                <w:i w:val="0"/>
                <w:iCs/>
              </w:rPr>
              <w:t xml:space="preserve">crosstalk </w:t>
            </w:r>
            <w:r w:rsidR="003F2D9F">
              <w:rPr>
                <w:rFonts w:ascii="Times New Roman" w:hAnsi="Times New Roman" w:cs="Times New Roman"/>
                <w:i w:val="0"/>
                <w:iCs/>
              </w:rPr>
              <w:t>is</w:t>
            </w:r>
          </w:ins>
          <w:r w:rsidR="006077DC" w:rsidRPr="00C9444E">
            <w:rPr>
              <w:rFonts w:ascii="Times New Roman" w:hAnsi="Times New Roman" w:cs="Times New Roman"/>
              <w:i w:val="0"/>
              <w:iCs/>
            </w:rPr>
            <w:t xml:space="preserve"> inactive (E-O, E-W, M-O, and M-W). At </w:t>
          </w:r>
          <w:r w:rsidR="006077DC" w:rsidRPr="00C9444E">
            <w:rPr>
              <w:rFonts w:ascii="Times New Roman" w:hAnsi="Times New Roman" w:cs="Times New Roman"/>
              <w:i w:val="0"/>
              <w:iCs/>
            </w:rPr>
            <w:lastRenderedPageBreak/>
            <w:t xml:space="preserve">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the E/M-W/O state is the only one accessible, similar </w:t>
          </w:r>
          <w:r w:rsidR="006077DC">
            <w:rPr>
              <w:rFonts w:ascii="Times New Roman" w:hAnsi="Times New Roman" w:cs="Times New Roman"/>
              <w:i w:val="0"/>
              <w:iCs/>
            </w:rPr>
            <w:t xml:space="preserve">to </w:t>
          </w:r>
          <w:del w:id="1489" w:author="Madeline Galbraith" w:date="2022-06-14T21:44:00Z">
            <w:r w:rsidR="00AD7F58" w:rsidRPr="00C9444E">
              <w:rPr>
                <w:rFonts w:ascii="Times New Roman" w:hAnsi="Times New Roman" w:cs="Times New Roman"/>
                <w:i w:val="0"/>
                <w:iCs/>
              </w:rPr>
              <w:delText>the model with parameters always allowing access to the E/M-W/O state</w:delText>
            </w:r>
            <w:r w:rsidR="00A834EA" w:rsidRPr="00C9444E">
              <w:rPr>
                <w:rFonts w:ascii="Times New Roman" w:hAnsi="Times New Roman" w:cs="Times New Roman"/>
                <w:i w:val="0"/>
                <w:iCs/>
              </w:rPr>
              <w:delText xml:space="preserve"> (Fig</w:delText>
            </w:r>
            <w:r w:rsidR="00413352" w:rsidRPr="00C9444E">
              <w:rPr>
                <w:rFonts w:ascii="Times New Roman" w:hAnsi="Times New Roman" w:cs="Times New Roman"/>
                <w:i w:val="0"/>
                <w:iCs/>
              </w:rPr>
              <w:delText>.</w:delText>
            </w:r>
            <w:r w:rsidR="00A834EA" w:rsidRPr="00C9444E">
              <w:rPr>
                <w:rFonts w:ascii="Times New Roman" w:hAnsi="Times New Roman" w:cs="Times New Roman"/>
                <w:i w:val="0"/>
                <w:iCs/>
              </w:rPr>
              <w:delText xml:space="preserve"> </w:delText>
            </w:r>
            <w:r w:rsidR="00990679" w:rsidRPr="00C9444E">
              <w:rPr>
                <w:rFonts w:ascii="Times New Roman" w:hAnsi="Times New Roman" w:cs="Times New Roman"/>
                <w:i w:val="0"/>
                <w:iCs/>
              </w:rPr>
              <w:delText>7</w:delText>
            </w:r>
            <w:r w:rsidR="00A834EA" w:rsidRPr="00C9444E">
              <w:rPr>
                <w:rFonts w:ascii="Times New Roman" w:hAnsi="Times New Roman" w:cs="Times New Roman"/>
                <w:i w:val="0"/>
                <w:iCs/>
              </w:rPr>
              <w:delText>C)</w:delText>
            </w:r>
            <w:r w:rsidR="00AD7F58" w:rsidRPr="00C9444E">
              <w:rPr>
                <w:rFonts w:ascii="Times New Roman" w:hAnsi="Times New Roman" w:cs="Times New Roman"/>
                <w:i w:val="0"/>
                <w:iCs/>
              </w:rPr>
              <w:delText>.</w:delText>
            </w:r>
          </w:del>
          <w:ins w:id="1490" w:author="Madeline Galbraith" w:date="2022-06-14T21:44:00Z">
            <w:r w:rsidR="006077DC" w:rsidRPr="00C9444E">
              <w:rPr>
                <w:rFonts w:ascii="Times New Roman" w:hAnsi="Times New Roman" w:cs="Times New Roman"/>
                <w:i w:val="0"/>
                <w:iCs/>
              </w:rPr>
              <w:t>Fig. 7C.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ins>
        </w:moveTo>
      </w:moveTo>
    </w:p>
    <w:p w14:paraId="4DE7A3BC" w14:textId="77777777" w:rsidR="00F2770C" w:rsidRPr="00C9444E" w:rsidRDefault="00F2770C" w:rsidP="00817A31">
      <w:pPr>
        <w:pStyle w:val="Caption"/>
        <w:rPr>
          <w:rFonts w:ascii="Times New Roman" w:hAnsi="Times New Roman" w:cs="Times New Roman"/>
          <w:i w:val="0"/>
          <w:iCs/>
        </w:rPr>
      </w:pPr>
    </w:p>
    <w:p w14:paraId="75D277B4" w14:textId="39B728BB" w:rsidR="00E469AE" w:rsidRPr="00C9444E" w:rsidRDefault="00AD7F58" w:rsidP="00011E4B">
      <w:pPr>
        <w:pStyle w:val="BodyText"/>
        <w:spacing w:line="480" w:lineRule="auto"/>
        <w:rPr>
          <w:rFonts w:ascii="Times New Roman" w:hAnsi="Times New Roman" w:cs="Times New Roman"/>
        </w:rPr>
      </w:pPr>
      <w:bookmarkStart w:id="1491" w:name="psfs-stabilize-the-em-state-which-stabil"/>
      <w:del w:id="1492" w:author="Madeline Galbraith" w:date="2022-06-14T21:44:00Z">
        <w:r w:rsidRPr="00C9444E">
          <w:rPr>
            <w:rFonts w:ascii="Times New Roman" w:hAnsi="Times New Roman" w:cs="Times New Roman"/>
            <w:b/>
            <w:bCs/>
          </w:rPr>
          <w:delText>PSFs</w:delText>
        </w:r>
      </w:del>
      <w:ins w:id="1493" w:author="Madeline Galbraith" w:date="2022-06-14T21:44:00Z">
        <w:r w:rsidR="00AB4E6B">
          <w:rPr>
            <w:rFonts w:ascii="Times New Roman" w:hAnsi="Times New Roman" w:cs="Times New Roman"/>
            <w:b/>
            <w:bCs/>
          </w:rPr>
          <w:t>GRHL2 and OVOL</w:t>
        </w:r>
        <w:r w:rsidR="007D2EA3" w:rsidRPr="00C9444E">
          <w:rPr>
            <w:rFonts w:ascii="Times New Roman" w:hAnsi="Times New Roman" w:cs="Times New Roman"/>
            <w:b/>
            <w:bCs/>
          </w:rPr>
          <w:t xml:space="preserve"> can</w:t>
        </w:r>
        <w:r w:rsidRPr="00C9444E">
          <w:rPr>
            <w:rFonts w:ascii="Times New Roman" w:hAnsi="Times New Roman" w:cs="Times New Roman"/>
            <w:b/>
            <w:bCs/>
          </w:rPr>
          <w:t xml:space="preserve"> stabilize the</w:t>
        </w:r>
        <w:r w:rsidR="007D2EA3" w:rsidRPr="00C9444E">
          <w:rPr>
            <w:rFonts w:ascii="Times New Roman" w:hAnsi="Times New Roman" w:cs="Times New Roman"/>
            <w:b/>
            <w:bCs/>
          </w:rPr>
          <w:t xml:space="preserve"> </w:t>
        </w:r>
        <w:r w:rsidR="00AB4E6B">
          <w:rPr>
            <w:rFonts w:ascii="Times New Roman" w:hAnsi="Times New Roman" w:cs="Times New Roman"/>
            <w:b/>
            <w:bCs/>
          </w:rPr>
          <w:t>coupled</w:t>
        </w:r>
        <w:r w:rsidRPr="00C9444E">
          <w:rPr>
            <w:rFonts w:ascii="Times New Roman" w:hAnsi="Times New Roman" w:cs="Times New Roman"/>
            <w:b/>
            <w:bCs/>
          </w:rPr>
          <w:t xml:space="preserve"> E/M</w:t>
        </w:r>
        <w:r w:rsidR="007D2EA3" w:rsidRPr="00C9444E">
          <w:rPr>
            <w:rFonts w:ascii="Times New Roman" w:hAnsi="Times New Roman" w:cs="Times New Roman"/>
            <w:b/>
            <w:bCs/>
          </w:rPr>
          <w:t>-</w:t>
        </w:r>
        <w:r w:rsidRPr="00C9444E">
          <w:rPr>
            <w:rFonts w:ascii="Times New Roman" w:hAnsi="Times New Roman" w:cs="Times New Roman"/>
            <w:b/>
            <w:bCs/>
          </w:rPr>
          <w:t>W/O state</w:t>
        </w:r>
        <w:bookmarkEnd w:id="1491"/>
        <w:r w:rsidR="00F2770C" w:rsidRPr="00C9444E">
          <w:rPr>
            <w:rFonts w:ascii="Times New Roman" w:hAnsi="Times New Roman" w:cs="Times New Roman"/>
            <w:b/>
            <w:bCs/>
          </w:rPr>
          <w:t xml:space="preserve">: </w:t>
        </w:r>
        <w:r w:rsidR="0069566E">
          <w:rPr>
            <w:rFonts w:ascii="Times New Roman" w:hAnsi="Times New Roman" w:cs="Times New Roman"/>
          </w:rPr>
          <w:t>Previously, we have reported there are transcription factors, such as OVOL and GRHL2 that</w:t>
        </w:r>
      </w:ins>
      <w:r w:rsidR="0069566E" w:rsidRPr="00255F3E">
        <w:rPr>
          <w:rFonts w:ascii="Times New Roman" w:hAnsi="Times New Roman"/>
        </w:rPr>
        <w:t xml:space="preserve"> can stabilize the hybrid E/M</w:t>
      </w:r>
      <w:del w:id="1494" w:author="Madeline Galbraith" w:date="2022-06-14T21:44:00Z">
        <w:r w:rsidR="007D2EA3" w:rsidRPr="00C9444E">
          <w:rPr>
            <w:rFonts w:ascii="Times New Roman" w:hAnsi="Times New Roman" w:cs="Times New Roman"/>
            <w:b/>
            <w:bCs/>
          </w:rPr>
          <w:delText>-</w:delText>
        </w:r>
        <w:r w:rsidRPr="00C9444E">
          <w:rPr>
            <w:rFonts w:ascii="Times New Roman" w:hAnsi="Times New Roman" w:cs="Times New Roman"/>
            <w:b/>
            <w:bCs/>
          </w:rPr>
          <w:delText>W/O state</w:delText>
        </w:r>
        <w:r w:rsidR="00F2770C" w:rsidRPr="00C9444E">
          <w:rPr>
            <w:rFonts w:ascii="Times New Roman" w:hAnsi="Times New Roman" w:cs="Times New Roman"/>
            <w:b/>
            <w:bCs/>
          </w:rPr>
          <w:delText xml:space="preserve">: </w:delText>
        </w:r>
        <w:r w:rsidRPr="00C9444E">
          <w:rPr>
            <w:rFonts w:ascii="Times New Roman" w:hAnsi="Times New Roman" w:cs="Times New Roman"/>
          </w:rPr>
          <w:delText>Lastly</w:delText>
        </w:r>
        <w:r w:rsidR="000C0ABA" w:rsidRPr="00C9444E">
          <w:rPr>
            <w:rFonts w:ascii="Times New Roman" w:hAnsi="Times New Roman" w:cs="Times New Roman"/>
          </w:rPr>
          <w:delText>,</w:delText>
        </w:r>
        <w:r w:rsidRPr="00C9444E">
          <w:rPr>
            <w:rFonts w:ascii="Times New Roman" w:hAnsi="Times New Roman" w:cs="Times New Roman"/>
          </w:rPr>
          <w:delText xml:space="preserve"> we</w:delText>
        </w:r>
        <w:r w:rsidR="007E4A61" w:rsidRPr="00C9444E">
          <w:rPr>
            <w:rFonts w:ascii="Times New Roman" w:hAnsi="Times New Roman" w:cs="Times New Roman"/>
          </w:rPr>
          <w:delText xml:space="preserve"> investigate the effects</w:delText>
        </w:r>
      </w:del>
      <w:ins w:id="1495" w:author="Madeline Galbraith" w:date="2022-06-14T21:44:00Z">
        <w:r w:rsidR="0069566E">
          <w:rPr>
            <w:rFonts w:ascii="Times New Roman" w:hAnsi="Times New Roman" w:cs="Times New Roman"/>
          </w:rPr>
          <w:t xml:space="preserve"> state</w:t>
        </w:r>
        <w:r w:rsidR="00BF5914">
          <w:rPr>
            <w:rFonts w:ascii="Times New Roman" w:hAnsi="Times New Roman" w:cs="Times New Roman"/>
          </w:rPr>
          <w:t xml:space="preserve"> </w:t>
        </w:r>
      </w:ins>
      <w:customXmlInsRangeStart w:id="1496" w:author="Madeline Galbraith" w:date="2022-06-14T21:44:00Z"/>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customXmlInsRangeEnd w:id="1496"/>
          <w:ins w:id="1497" w:author="Madeline Galbraith" w:date="2022-06-14T21:44:00Z">
            <w:r w:rsidR="00AE6CCC" w:rsidRPr="00AE6CCC">
              <w:rPr>
                <w:rFonts w:ascii="Times New Roman" w:eastAsia="Times New Roman" w:hAnsi="Times New Roman" w:cs="Times New Roman"/>
                <w:color w:val="000000"/>
              </w:rPr>
              <w:t>[14,49]</w:t>
            </w:r>
          </w:ins>
          <w:customXmlInsRangeStart w:id="1498" w:author="Madeline Galbraith" w:date="2022-06-14T21:44:00Z"/>
        </w:sdtContent>
      </w:sdt>
      <w:customXmlInsRangeEnd w:id="1498"/>
      <w:ins w:id="1499" w:author="Madeline Galbraith" w:date="2022-06-14T21:44:00Z">
        <w:r w:rsidR="0069566E">
          <w:rPr>
            <w:rFonts w:ascii="Times New Roman" w:hAnsi="Times New Roman" w:cs="Times New Roman"/>
          </w:rPr>
          <w:t>, referred to as phenotypic stability factors (PSFs)</w:t>
        </w:r>
      </w:ins>
      <w:r w:rsidR="0069566E">
        <w:rPr>
          <w:rFonts w:ascii="Times New Roman" w:hAnsi="Times New Roman" w:cs="Times New Roman"/>
        </w:rPr>
        <w:t xml:space="preserve"> of the </w:t>
      </w:r>
      <w:del w:id="1500" w:author="Madeline Galbraith" w:date="2022-06-14T21:44:00Z">
        <w:r w:rsidR="007E4A61" w:rsidRPr="00C9444E">
          <w:rPr>
            <w:rFonts w:ascii="Times New Roman" w:hAnsi="Times New Roman" w:cs="Times New Roman"/>
          </w:rPr>
          <w:delText>crosstalks when the system is already stabilized</w:delText>
        </w:r>
      </w:del>
      <w:ins w:id="1501" w:author="Madeline Galbraith" w:date="2022-06-14T21:44:00Z">
        <w:r w:rsidR="0069566E">
          <w:rPr>
            <w:rFonts w:ascii="Times New Roman" w:hAnsi="Times New Roman" w:cs="Times New Roman"/>
          </w:rPr>
          <w:t>hybrid E/M state. We are curious whether these PSFs of the hybrid E/M state may also have a role</w:t>
        </w:r>
      </w:ins>
      <w:r w:rsidR="0069566E">
        <w:rPr>
          <w:rFonts w:ascii="Times New Roman" w:hAnsi="Times New Roman" w:cs="Times New Roman"/>
        </w:rPr>
        <w:t xml:space="preserve"> in </w:t>
      </w:r>
      <w:ins w:id="1502" w:author="Madeline Galbraith" w:date="2022-06-14T21:44:00Z">
        <w:r w:rsidR="0069566E">
          <w:rPr>
            <w:rFonts w:ascii="Times New Roman" w:hAnsi="Times New Roman" w:cs="Times New Roman"/>
          </w:rPr>
          <w:t xml:space="preserve">stabilizing </w:t>
        </w:r>
      </w:ins>
      <w:r w:rsidR="0069566E">
        <w:rPr>
          <w:rFonts w:ascii="Times New Roman" w:hAnsi="Times New Roman" w:cs="Times New Roman"/>
        </w:rPr>
        <w:t xml:space="preserve">the </w:t>
      </w:r>
      <w:del w:id="1503" w:author="Madeline Galbraith" w:date="2022-06-14T21:44:00Z">
        <w:r w:rsidR="007E4A61" w:rsidRPr="00C9444E">
          <w:rPr>
            <w:rFonts w:ascii="Times New Roman" w:hAnsi="Times New Roman" w:cs="Times New Roman"/>
          </w:rPr>
          <w:delText xml:space="preserve">E/M-W/O hybrid state. </w:delText>
        </w:r>
        <w:r w:rsidR="002D5F45" w:rsidRPr="00C9444E">
          <w:rPr>
            <w:rFonts w:ascii="Times New Roman" w:hAnsi="Times New Roman" w:cs="Times New Roman"/>
          </w:rPr>
          <w:delText xml:space="preserve">The PSFs GRHL2 and OVOL </w:delText>
        </w:r>
        <w:r w:rsidR="00045854" w:rsidRPr="00C9444E">
          <w:rPr>
            <w:rFonts w:ascii="Times New Roman" w:hAnsi="Times New Roman" w:cs="Times New Roman"/>
          </w:rPr>
          <w:delText>are known to stabilize</w:delText>
        </w:r>
      </w:del>
      <w:ins w:id="1504" w:author="Madeline Galbraith" w:date="2022-06-14T21:44:00Z">
        <w:r w:rsidR="0069566E">
          <w:rPr>
            <w:rFonts w:ascii="Times New Roman" w:hAnsi="Times New Roman" w:cs="Times New Roman"/>
          </w:rPr>
          <w:t>coupling of</w:t>
        </w:r>
      </w:ins>
      <w:r w:rsidR="0069566E">
        <w:rPr>
          <w:rFonts w:ascii="Times New Roman" w:hAnsi="Times New Roman" w:cs="Times New Roman"/>
        </w:rPr>
        <w:t xml:space="preserve"> the hybrid E/M state </w:t>
      </w:r>
      <w:customXmlDelRangeStart w:id="1505" w:author="Madeline Galbraith" w:date="2022-06-14T21:44:00Z"/>
      <w:sdt>
        <w:sdtPr>
          <w:rPr>
            <w:rFonts w:ascii="Times New Roman" w:hAnsi="Times New Roman" w:cs="Times New Roman"/>
          </w:rPr>
          <w:alias w:val="SmartCite Citation"/>
          <w:tag w:val="703cb261-b0c2-4f52-8c43-8dc408bf3954:6720b20c-a1eb-49b7-bf51-acd29edfe6b8,703cb261-b0c2-4f52-8c43-8dc408bf3954:fd8d3acd-2c7c-4ffb-b986-16a6a0b8c852+"/>
          <w:id w:val="1423838502"/>
          <w:placeholder>
            <w:docPart w:val="A37D6AB81E2944038963087E4AB38FC0"/>
          </w:placeholder>
        </w:sdtPr>
        <w:sdtEndPr/>
        <w:sdtContent>
          <w:customXmlDelRangeEnd w:id="1505"/>
          <w:del w:id="1506" w:author="Madeline Galbraith" w:date="2022-06-14T21:44:00Z">
            <w:r w:rsidR="004C245F" w:rsidRPr="004C245F">
              <w:rPr>
                <w:rFonts w:ascii="Times New Roman" w:eastAsia="Times New Roman" w:hAnsi="Times New Roman" w:cs="Times New Roman"/>
                <w:color w:val="000000"/>
              </w:rPr>
              <w:delText>[14,46]</w:delText>
            </w:r>
          </w:del>
          <w:customXmlDelRangeStart w:id="1507" w:author="Madeline Galbraith" w:date="2022-06-14T21:44:00Z"/>
        </w:sdtContent>
      </w:sdt>
      <w:customXmlDelRangeEnd w:id="1507"/>
      <w:del w:id="1508" w:author="Madeline Galbraith" w:date="2022-06-14T21:44:00Z">
        <w:r w:rsidR="00045854" w:rsidRPr="00C9444E">
          <w:rPr>
            <w:rFonts w:ascii="Times New Roman" w:hAnsi="Times New Roman" w:cs="Times New Roman"/>
          </w:rPr>
          <w:delText xml:space="preserve">. Also, </w:delText>
        </w:r>
        <w:r w:rsidR="00E276DE" w:rsidRPr="00C9444E">
          <w:rPr>
            <w:rFonts w:ascii="Times New Roman" w:hAnsi="Times New Roman" w:cs="Times New Roman"/>
          </w:rPr>
          <w:delText>since</w:delText>
        </w:r>
      </w:del>
      <w:ins w:id="1509" w:author="Madeline Galbraith" w:date="2022-06-14T21:44:00Z">
        <w:r w:rsidR="0069566E">
          <w:rPr>
            <w:rFonts w:ascii="Times New Roman" w:hAnsi="Times New Roman" w:cs="Times New Roman"/>
          </w:rPr>
          <w:t>with the hybrid W/O state. S</w:t>
        </w:r>
        <w:r w:rsidR="00E276DE" w:rsidRPr="00C9444E">
          <w:rPr>
            <w:rFonts w:ascii="Times New Roman" w:hAnsi="Times New Roman" w:cs="Times New Roman"/>
          </w:rPr>
          <w:t>ince</w:t>
        </w:r>
      </w:ins>
      <w:r w:rsidR="00E276DE" w:rsidRPr="00C9444E">
        <w:rPr>
          <w:rFonts w:ascii="Times New Roman" w:hAnsi="Times New Roman" w:cs="Times New Roman"/>
        </w:rPr>
        <w:t xml:space="preserve"> </w:t>
      </w:r>
      <w:r w:rsidRPr="00C9444E">
        <w:rPr>
          <w:rFonts w:ascii="Times New Roman" w:hAnsi="Times New Roman" w:cs="Times New Roman"/>
        </w:rPr>
        <w:t>GRHL2 upregulates ROS</w:t>
      </w:r>
      <w:r w:rsidR="00045854" w:rsidRPr="00C9444E">
        <w:rPr>
          <w:rFonts w:ascii="Times New Roman" w:hAnsi="Times New Roman" w:cs="Times New Roman"/>
        </w:rPr>
        <w:t xml:space="preserve"> in a manner similar to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5914">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del w:id="1510" w:author="Madeline Galbraith" w:date="2022-06-14T21:44:00Z">
            <w:r w:rsidR="004C245F" w:rsidRPr="004C245F">
              <w:rPr>
                <w:rFonts w:ascii="Times New Roman" w:eastAsia="Times New Roman" w:hAnsi="Times New Roman" w:cs="Times New Roman"/>
                <w:color w:val="000000"/>
              </w:rPr>
              <w:delText>[69]</w:delText>
            </w:r>
          </w:del>
          <w:ins w:id="1511" w:author="Madeline Galbraith" w:date="2022-06-14T21:44:00Z">
            <w:r w:rsidR="00AE6CCC" w:rsidRPr="00AE6CCC">
              <w:rPr>
                <w:rFonts w:ascii="Times New Roman" w:eastAsia="Times New Roman" w:hAnsi="Times New Roman" w:cs="Times New Roman"/>
                <w:color w:val="000000"/>
              </w:rPr>
              <w:t>[71]</w:t>
            </w:r>
          </w:ins>
        </w:sdtContent>
      </w:sdt>
      <w:r w:rsidR="002D5F45" w:rsidRPr="00C9444E">
        <w:rPr>
          <w:rFonts w:ascii="Times New Roman" w:hAnsi="Times New Roman" w:cs="Times New Roman"/>
        </w:rPr>
        <w:t xml:space="preserve">, GRHL2 </w:t>
      </w:r>
      <w:del w:id="1512" w:author="Madeline Galbraith" w:date="2022-06-14T21:44:00Z">
        <w:r w:rsidR="002D5F45" w:rsidRPr="00C9444E">
          <w:rPr>
            <w:rFonts w:ascii="Times New Roman" w:hAnsi="Times New Roman" w:cs="Times New Roman"/>
          </w:rPr>
          <w:delText>should</w:delText>
        </w:r>
      </w:del>
      <w:ins w:id="1513" w:author="Madeline Galbraith" w:date="2022-06-14T21:44:00Z">
        <w:r w:rsidR="005B7F70">
          <w:rPr>
            <w:rFonts w:ascii="Times New Roman" w:hAnsi="Times New Roman" w:cs="Times New Roman"/>
          </w:rPr>
          <w:t>may also</w:t>
        </w:r>
      </w:ins>
      <w:r w:rsidR="002D5F45" w:rsidRPr="00C9444E">
        <w:rPr>
          <w:rFonts w:ascii="Times New Roman" w:hAnsi="Times New Roman" w:cs="Times New Roman"/>
        </w:rPr>
        <w:t xml:space="preserve"> stabilize the W/O </w:t>
      </w:r>
      <w:del w:id="1514" w:author="Madeline Galbraith" w:date="2022-06-14T21:44:00Z">
        <w:r w:rsidR="002D5F45" w:rsidRPr="00C9444E">
          <w:rPr>
            <w:rFonts w:ascii="Times New Roman" w:hAnsi="Times New Roman" w:cs="Times New Roman"/>
          </w:rPr>
          <w:delText>phenotype</w:delText>
        </w:r>
      </w:del>
      <w:ins w:id="1515" w:author="Madeline Galbraith" w:date="2022-06-14T21:44:00Z">
        <w:r w:rsidR="0028447E">
          <w:rPr>
            <w:rFonts w:ascii="Times New Roman" w:hAnsi="Times New Roman" w:cs="Times New Roman"/>
          </w:rPr>
          <w:t>state</w:t>
        </w:r>
      </w:ins>
      <w:r w:rsidRPr="00C9444E">
        <w:rPr>
          <w:rFonts w:ascii="Times New Roman" w:hAnsi="Times New Roman" w:cs="Times New Roman"/>
        </w:rPr>
        <w:t xml:space="preserve">. </w:t>
      </w:r>
      <w:r w:rsidR="006C75FE" w:rsidRPr="00C9444E">
        <w:rPr>
          <w:rFonts w:ascii="Times New Roman" w:hAnsi="Times New Roman" w:cs="Times New Roman"/>
        </w:rPr>
        <w:t xml:space="preserve">Therefore, we </w:t>
      </w:r>
      <w:del w:id="1516" w:author="Madeline Galbraith" w:date="2022-06-14T21:44:00Z">
        <w:r w:rsidR="006C75FE" w:rsidRPr="00C9444E">
          <w:rPr>
            <w:rFonts w:ascii="Times New Roman" w:hAnsi="Times New Roman" w:cs="Times New Roman"/>
          </w:rPr>
          <w:delText>modi</w:delText>
        </w:r>
        <w:r w:rsidR="00E276DE" w:rsidRPr="00C9444E">
          <w:rPr>
            <w:rFonts w:ascii="Times New Roman" w:hAnsi="Times New Roman" w:cs="Times New Roman"/>
          </w:rPr>
          <w:delText>fied</w:delText>
        </w:r>
      </w:del>
      <w:ins w:id="1517" w:author="Madeline Galbraith" w:date="2022-06-14T21:44:00Z">
        <w:r w:rsidR="005B7F70">
          <w:rPr>
            <w:rFonts w:ascii="Times New Roman" w:hAnsi="Times New Roman" w:cs="Times New Roman"/>
          </w:rPr>
          <w:t>extended</w:t>
        </w:r>
      </w:ins>
      <w:r w:rsidR="006C75FE" w:rsidRPr="00C9444E">
        <w:rPr>
          <w:rFonts w:ascii="Times New Roman" w:hAnsi="Times New Roman" w:cs="Times New Roman"/>
        </w:rPr>
        <w:t xml:space="preserve"> the original </w:t>
      </w:r>
      <w:del w:id="1518" w:author="Madeline Galbraith" w:date="2022-06-14T21:44:00Z">
        <w:r w:rsidR="006C75FE" w:rsidRPr="00C9444E">
          <w:rPr>
            <w:rFonts w:ascii="Times New Roman" w:hAnsi="Times New Roman" w:cs="Times New Roman"/>
          </w:rPr>
          <w:delText>tristable</w:delText>
        </w:r>
      </w:del>
      <w:ins w:id="1519" w:author="Madeline Galbraith" w:date="2022-06-14T21:44:00Z">
        <w:r w:rsidR="005B7F70">
          <w:rPr>
            <w:rFonts w:ascii="Times New Roman" w:hAnsi="Times New Roman" w:cs="Times New Roman"/>
          </w:rPr>
          <w:t>coupled EMT-metabolism</w:t>
        </w:r>
      </w:ins>
      <w:r w:rsidR="006C75FE" w:rsidRPr="00C9444E">
        <w:rPr>
          <w:rFonts w:ascii="Times New Roman" w:hAnsi="Times New Roman" w:cs="Times New Roman"/>
        </w:rPr>
        <w:t xml:space="preserve"> network to include the</w:t>
      </w:r>
      <w:r w:rsidR="00E276DE" w:rsidRPr="00C9444E">
        <w:rPr>
          <w:rFonts w:ascii="Times New Roman" w:hAnsi="Times New Roman" w:cs="Times New Roman"/>
        </w:rPr>
        <w:t>se</w:t>
      </w:r>
      <w:r w:rsidR="006C75FE" w:rsidRPr="00C9444E">
        <w:rPr>
          <w:rFonts w:ascii="Times New Roman" w:hAnsi="Times New Roman" w:cs="Times New Roman"/>
        </w:rPr>
        <w:t xml:space="preserve"> PSFs (</w:t>
      </w:r>
      <w:r w:rsidR="00C3707C" w:rsidRPr="00C9444E">
        <w:rPr>
          <w:rFonts w:ascii="Times New Roman" w:hAnsi="Times New Roman" w:cs="Times New Roman"/>
        </w:rPr>
        <w:t xml:space="preserve">Fig. 9A, </w:t>
      </w:r>
      <w:r w:rsidR="006C75FE" w:rsidRPr="00C9444E">
        <w:rPr>
          <w:rFonts w:ascii="Times New Roman" w:hAnsi="Times New Roman" w:cs="Times New Roman"/>
        </w:rPr>
        <w:t>parameters and modified equations of the PSF stabilized network are in Section S1.</w:t>
      </w:r>
      <w:r w:rsidR="00C2452F" w:rsidRPr="00C9444E">
        <w:rPr>
          <w:rFonts w:ascii="Times New Roman" w:hAnsi="Times New Roman" w:cs="Times New Roman"/>
        </w:rPr>
        <w:t>6</w:t>
      </w:r>
      <w:r w:rsidR="006C75FE" w:rsidRPr="00C9444E">
        <w:rPr>
          <w:rFonts w:ascii="Times New Roman" w:hAnsi="Times New Roman" w:cs="Times New Roman"/>
        </w:rPr>
        <w:t xml:space="preserve">). </w:t>
      </w:r>
      <w:r w:rsidR="00364DC5" w:rsidRPr="00C9444E">
        <w:rPr>
          <w:rFonts w:ascii="Times New Roman" w:hAnsi="Times New Roman" w:cs="Times New Roman"/>
        </w:rPr>
        <w:t xml:space="preserve">When the crosstalks are inactive, we find the </w:t>
      </w:r>
      <w:r w:rsidRPr="00C9444E">
        <w:rPr>
          <w:rFonts w:ascii="Times New Roman" w:hAnsi="Times New Roman" w:cs="Times New Roman"/>
        </w:rPr>
        <w:t>PSF stabilized network</w:t>
      </w:r>
      <w:r w:rsidR="00364DC5" w:rsidRPr="00C9444E">
        <w:rPr>
          <w:rFonts w:ascii="Times New Roman" w:hAnsi="Times New Roman" w:cs="Times New Roman"/>
        </w:rPr>
        <w:t xml:space="preserve"> </w:t>
      </w:r>
      <w:r w:rsidRPr="00C9444E">
        <w:rPr>
          <w:rFonts w:ascii="Times New Roman" w:hAnsi="Times New Roman" w:cs="Times New Roman"/>
        </w:rPr>
        <w:t>can either be in the E/M-W/O or E/M-O state</w:t>
      </w:r>
      <w:r w:rsidR="00F17120" w:rsidRPr="00C9444E">
        <w:rPr>
          <w:rFonts w:ascii="Times New Roman" w:hAnsi="Times New Roman" w:cs="Times New Roman"/>
        </w:rPr>
        <w:t>, and more than 90% of initial conditions lead to the hybrid E/M-W/O state</w:t>
      </w:r>
      <w:r w:rsidR="00C875B5" w:rsidRPr="00C9444E">
        <w:rPr>
          <w:rFonts w:ascii="Times New Roman" w:hAnsi="Times New Roman" w:cs="Times New Roman"/>
        </w:rPr>
        <w:t xml:space="preserve"> (Fig</w:t>
      </w:r>
      <w:r w:rsidR="00A56B02" w:rsidRPr="00C9444E">
        <w:rPr>
          <w:rFonts w:ascii="Times New Roman" w:hAnsi="Times New Roman" w:cs="Times New Roman"/>
        </w:rPr>
        <w:t>.</w:t>
      </w:r>
      <w:r w:rsidR="00C875B5"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7</w:t>
      </w:r>
      <w:r w:rsidR="00E27E8E" w:rsidRPr="00C9444E">
        <w:rPr>
          <w:rFonts w:ascii="Times New Roman" w:hAnsi="Times New Roman" w:cs="Times New Roman"/>
        </w:rPr>
        <w:t>)</w:t>
      </w:r>
      <w:r w:rsidRPr="00C9444E">
        <w:rPr>
          <w:rFonts w:ascii="Times New Roman" w:hAnsi="Times New Roman" w:cs="Times New Roman"/>
        </w:rPr>
        <w:t>.</w:t>
      </w:r>
    </w:p>
    <w:p w14:paraId="26473B30" w14:textId="31D116CE" w:rsidR="00E469AE" w:rsidRPr="00C9444E" w:rsidRDefault="00AD7F58" w:rsidP="004A15AC">
      <w:pPr>
        <w:pStyle w:val="BodyText"/>
        <w:spacing w:line="480" w:lineRule="auto"/>
        <w:ind w:firstLine="720"/>
        <w:rPr>
          <w:rFonts w:ascii="Times New Roman" w:hAnsi="Times New Roman" w:cs="Times New Roman"/>
        </w:rPr>
      </w:pPr>
      <w:r w:rsidRPr="00C9444E">
        <w:rPr>
          <w:rFonts w:ascii="Times New Roman" w:hAnsi="Times New Roman" w:cs="Times New Roman"/>
        </w:rPr>
        <w:t>When a single crosstalk is active</w:t>
      </w:r>
      <w:r w:rsidR="002155FC" w:rsidRPr="00C9444E">
        <w:rPr>
          <w:rFonts w:ascii="Times New Roman" w:hAnsi="Times New Roman" w:cs="Times New Roman"/>
        </w:rPr>
        <w:t xml:space="preserve"> in the PSF coupled network</w:t>
      </w:r>
      <w:r w:rsidRPr="00C9444E">
        <w:rPr>
          <w:rFonts w:ascii="Times New Roman" w:hAnsi="Times New Roman" w:cs="Times New Roman"/>
        </w:rPr>
        <w:t>, the behavior is as expected</w:t>
      </w:r>
      <w:r w:rsidR="003673B0" w:rsidRPr="00C9444E">
        <w:rPr>
          <w:rFonts w:ascii="Times New Roman" w:hAnsi="Times New Roman" w:cs="Times New Roman"/>
        </w:rPr>
        <w:t>,</w:t>
      </w:r>
      <w:r w:rsidRPr="00C9444E">
        <w:rPr>
          <w:rFonts w:ascii="Times New Roman" w:hAnsi="Times New Roman" w:cs="Times New Roman"/>
        </w:rPr>
        <w:t xml:space="preserve"> with the E/M-W/O state persisting for </w:t>
      </w:r>
      <w:del w:id="1520" w:author="Madeline Galbraith" w:date="2022-06-14T21:44:00Z">
        <w:r w:rsidRPr="00C9444E">
          <w:rPr>
            <w:rFonts w:ascii="Times New Roman" w:hAnsi="Times New Roman" w:cs="Times New Roman"/>
          </w:rPr>
          <w:delText>more</w:delText>
        </w:r>
      </w:del>
      <w:ins w:id="1521" w:author="Madeline Galbraith" w:date="2022-06-14T21:44:00Z">
        <w:r w:rsidR="005B7F70">
          <w:rPr>
            <w:rFonts w:ascii="Times New Roman" w:hAnsi="Times New Roman" w:cs="Times New Roman"/>
          </w:rPr>
          <w:t>larger</w:t>
        </w:r>
      </w:ins>
      <w:r w:rsidRPr="00C9444E">
        <w:rPr>
          <w:rFonts w:ascii="Times New Roman" w:hAnsi="Times New Roman" w:cs="Times New Roman"/>
        </w:rPr>
        <w:t xml:space="preserve"> </w:t>
      </w:r>
      <w:r w:rsidR="003673B0" w:rsidRPr="00C9444E">
        <w:rPr>
          <w:rFonts w:ascii="Times New Roman" w:hAnsi="Times New Roman" w:cs="Times New Roman"/>
        </w:rPr>
        <w:t xml:space="preserve">parameter </w:t>
      </w:r>
      <w:del w:id="1522" w:author="Madeline Galbraith" w:date="2022-06-14T21:44:00Z">
        <w:r w:rsidRPr="00C9444E">
          <w:rPr>
            <w:rFonts w:ascii="Times New Roman" w:hAnsi="Times New Roman" w:cs="Times New Roman"/>
          </w:rPr>
          <w:delText xml:space="preserve">values than </w:delText>
        </w:r>
        <w:r w:rsidR="003673B0" w:rsidRPr="00C9444E">
          <w:rPr>
            <w:rFonts w:ascii="Times New Roman" w:hAnsi="Times New Roman" w:cs="Times New Roman"/>
          </w:rPr>
          <w:delText>in</w:delText>
        </w:r>
      </w:del>
      <w:ins w:id="1523" w:author="Madeline Galbraith" w:date="2022-06-14T21:44:00Z">
        <w:r w:rsidR="005B7F70">
          <w:rPr>
            <w:rFonts w:ascii="Times New Roman" w:hAnsi="Times New Roman" w:cs="Times New Roman"/>
          </w:rPr>
          <w:t>spaces relative to</w:t>
        </w:r>
      </w:ins>
      <w:r w:rsidR="005B7F70">
        <w:rPr>
          <w:rFonts w:ascii="Times New Roman" w:hAnsi="Times New Roman" w:cs="Times New Roman"/>
        </w:rPr>
        <w:t xml:space="preserve"> the</w:t>
      </w:r>
      <w:r w:rsidRPr="00C9444E">
        <w:rPr>
          <w:rFonts w:ascii="Times New Roman" w:hAnsi="Times New Roman" w:cs="Times New Roman"/>
        </w:rPr>
        <w:t xml:space="preserve"> </w:t>
      </w:r>
      <w:del w:id="1524" w:author="Madeline Galbraith" w:date="2022-06-14T21:44:00Z">
        <w:r w:rsidR="00E276DE" w:rsidRPr="00C9444E">
          <w:rPr>
            <w:rFonts w:ascii="Times New Roman" w:hAnsi="Times New Roman" w:cs="Times New Roman"/>
          </w:rPr>
          <w:delText xml:space="preserve">original </w:delText>
        </w:r>
        <w:r w:rsidRPr="00C9444E">
          <w:rPr>
            <w:rFonts w:ascii="Times New Roman" w:hAnsi="Times New Roman" w:cs="Times New Roman"/>
          </w:rPr>
          <w:delText xml:space="preserve">tristable </w:delText>
        </w:r>
      </w:del>
      <w:r w:rsidRPr="00C9444E">
        <w:rPr>
          <w:rFonts w:ascii="Times New Roman" w:hAnsi="Times New Roman" w:cs="Times New Roman"/>
        </w:rPr>
        <w:t>coupled network</w:t>
      </w:r>
      <w:del w:id="1525" w:author="Madeline Galbraith" w:date="2022-06-14T21:44:00Z">
        <w:r w:rsidRPr="00C9444E">
          <w:rPr>
            <w:rFonts w:ascii="Times New Roman" w:hAnsi="Times New Roman" w:cs="Times New Roman"/>
          </w:rPr>
          <w:delText>.</w:delText>
        </w:r>
      </w:del>
      <w:ins w:id="1526" w:author="Madeline Galbraith" w:date="2022-06-14T21:44:00Z">
        <w:r w:rsidR="005B7F70">
          <w:rPr>
            <w:rFonts w:ascii="Times New Roman" w:hAnsi="Times New Roman" w:cs="Times New Roman"/>
          </w:rPr>
          <w:t xml:space="preserve"> without the PSFs</w:t>
        </w:r>
        <w:r w:rsidRPr="00C9444E">
          <w:rPr>
            <w:rFonts w:ascii="Times New Roman" w:hAnsi="Times New Roman" w:cs="Times New Roman"/>
          </w:rPr>
          <w:t>.</w:t>
        </w:r>
      </w:ins>
      <w:r w:rsidRPr="00C9444E">
        <w:rPr>
          <w:rFonts w:ascii="Times New Roman" w:hAnsi="Times New Roman" w:cs="Times New Roman"/>
        </w:rPr>
        <w:t xml:space="preserve"> </w:t>
      </w:r>
      <w:r w:rsidR="00323B4E" w:rsidRPr="00C9444E">
        <w:rPr>
          <w:rFonts w:ascii="Times New Roman" w:hAnsi="Times New Roman" w:cs="Times New Roman"/>
        </w:rPr>
        <w:t xml:space="preserve">For instance, the hybrid E/M-W/O state </w:t>
      </w:r>
      <w:del w:id="1527" w:author="Madeline Galbraith" w:date="2022-06-14T21:44:00Z">
        <w:r w:rsidR="00323B4E" w:rsidRPr="00C9444E">
          <w:rPr>
            <w:rFonts w:ascii="Times New Roman" w:hAnsi="Times New Roman" w:cs="Times New Roman"/>
          </w:rPr>
          <w:delText>is stabilized at all values</w:delText>
        </w:r>
      </w:del>
      <w:ins w:id="1528" w:author="Madeline Galbraith" w:date="2022-06-14T21:44:00Z">
        <w:r w:rsidR="008F66C6">
          <w:rPr>
            <w:rFonts w:ascii="Times New Roman" w:hAnsi="Times New Roman" w:cs="Times New Roman"/>
          </w:rPr>
          <w:t>exists for the entire parameter space when only</w:t>
        </w:r>
        <w:r w:rsidR="009C781A">
          <w:rPr>
            <w:rFonts w:ascii="Times New Roman" w:hAnsi="Times New Roman" w:cs="Times New Roman"/>
          </w:rPr>
          <w:t xml:space="preserve"> one</w:t>
        </w:r>
      </w:ins>
      <w:r w:rsidR="009C781A">
        <w:rPr>
          <w:rFonts w:ascii="Times New Roman" w:hAnsi="Times New Roman" w:cs="Times New Roman"/>
        </w:rPr>
        <w:t xml:space="preserve"> of the </w:t>
      </w:r>
      <w:del w:id="1529" w:author="Madeline Galbraith" w:date="2022-06-14T21:44:00Z">
        <w:r w:rsidR="00323B4E" w:rsidRPr="00C9444E">
          <w:rPr>
            <w:rFonts w:ascii="Times New Roman" w:hAnsi="Times New Roman" w:cs="Times New Roman"/>
          </w:rPr>
          <w:delText>fold</w:delText>
        </w:r>
        <w:r w:rsidR="00E276DE" w:rsidRPr="00C9444E">
          <w:rPr>
            <w:rFonts w:ascii="Times New Roman" w:hAnsi="Times New Roman" w:cs="Times New Roman"/>
          </w:rPr>
          <w:delText xml:space="preserve"> </w:delText>
        </w:r>
        <w:r w:rsidR="00323B4E" w:rsidRPr="00C9444E">
          <w:rPr>
            <w:rFonts w:ascii="Times New Roman" w:hAnsi="Times New Roman" w:cs="Times New Roman"/>
          </w:rPr>
          <w:delText xml:space="preserve">change for </w:delText>
        </w:r>
      </w:del>
      <w:ins w:id="1530" w:author="Madeline Galbraith" w:date="2022-06-14T21:44:00Z">
        <w:r w:rsidR="009C781A">
          <w:rPr>
            <w:rFonts w:ascii="Times New Roman" w:hAnsi="Times New Roman" w:cs="Times New Roman"/>
          </w:rPr>
          <w:t xml:space="preserve">following crosstalk is active - </w:t>
        </w:r>
      </w:ins>
      <w:r w:rsidR="00323B4E" w:rsidRPr="00C9444E">
        <w:rPr>
          <w:rFonts w:ascii="Times New Roman" w:hAnsi="Times New Roman" w:cs="Times New Roman"/>
        </w:rPr>
        <w:t xml:space="preserve">AMPK downregulating SNAIL, AMPK </w:t>
      </w:r>
      <w:del w:id="1531" w:author="Madeline Galbraith" w:date="2022-06-14T21:44:00Z">
        <w:r w:rsidR="00323B4E" w:rsidRPr="00C9444E">
          <w:rPr>
            <w:rFonts w:ascii="Times New Roman" w:hAnsi="Times New Roman" w:cs="Times New Roman"/>
          </w:rPr>
          <w:delText>upregulation</w:delText>
        </w:r>
      </w:del>
      <w:ins w:id="1532" w:author="Madeline Galbraith" w:date="2022-06-14T21:44:00Z">
        <w:r w:rsidR="00323B4E" w:rsidRPr="00C9444E">
          <w:rPr>
            <w:rFonts w:ascii="Times New Roman" w:hAnsi="Times New Roman" w:cs="Times New Roman"/>
          </w:rPr>
          <w:t>upregulat</w:t>
        </w:r>
        <w:r w:rsidR="008F66C6">
          <w:rPr>
            <w:rFonts w:ascii="Times New Roman" w:hAnsi="Times New Roman" w:cs="Times New Roman"/>
          </w:rPr>
          <w:t>ing</w:t>
        </w:r>
      </w:ins>
      <w:r w:rsidR="00323B4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C9444E">
        <w:rPr>
          <w:rFonts w:ascii="Times New Roman" w:hAnsi="Times New Roman" w:cs="Times New Roman"/>
        </w:rPr>
        <w:t xml:space="preserve">, </w:t>
      </w:r>
      <w:del w:id="1533" w:author="Madeline Galbraith" w:date="2022-06-14T21:44:00Z">
        <w:r w:rsidR="00323B4E" w:rsidRPr="00C9444E">
          <w:rPr>
            <w:rFonts w:ascii="Times New Roman" w:hAnsi="Times New Roman" w:cs="Times New Roman"/>
          </w:rPr>
          <w:delText xml:space="preserve">and </w:delText>
        </w:r>
      </w:del>
      <m:oMath>
        <m:sSub>
          <m:sSubPr>
            <m:ctrlPr>
              <w:ins w:id="1534" w:author="Madeline Galbraith" w:date="2022-06-14T21:44:00Z">
                <w:rPr>
                  <w:rFonts w:ascii="Cambria Math" w:hAnsi="Cambria Math" w:cs="Times New Roman"/>
                </w:rPr>
              </w:ins>
            </m:ctrlPr>
          </m:sSubPr>
          <m:e>
            <m:r>
              <w:ins w:id="1535" w:author="Madeline Galbraith" w:date="2022-06-14T21:44:00Z">
                <w:rPr>
                  <w:rFonts w:ascii="Cambria Math" w:hAnsi="Cambria Math" w:cs="Times New Roman"/>
                </w:rPr>
                <m:t>μ</m:t>
              </w:ins>
            </m:r>
          </m:e>
          <m:sub>
            <m:r>
              <w:ins w:id="1536" w:author="Madeline Galbraith" w:date="2022-06-14T21:44:00Z">
                <w:rPr>
                  <w:rFonts w:ascii="Cambria Math" w:hAnsi="Cambria Math" w:cs="Times New Roman"/>
                </w:rPr>
                <m:t>34</m:t>
              </w:ins>
            </m:r>
          </m:sub>
        </m:sSub>
      </m:oMath>
      <w:ins w:id="1537" w:author="Madeline Galbraith" w:date="2022-06-14T21:44:00Z">
        <w:r w:rsidR="008F66C6" w:rsidRPr="00C9444E">
          <w:rPr>
            <w:rFonts w:ascii="Times New Roman" w:hAnsi="Times New Roman" w:cs="Times New Roman"/>
          </w:rPr>
          <w:t xml:space="preserve"> upregulating </w:t>
        </w:r>
        <w:r w:rsidR="008F66C6">
          <w:rPr>
            <w:rFonts w:ascii="Times New Roman" w:hAnsi="Times New Roman" w:cs="Times New Roman"/>
          </w:rPr>
          <w:t>mt</w:t>
        </w:r>
        <w:r w:rsidR="008F66C6" w:rsidRPr="00C9444E">
          <w:rPr>
            <w:rFonts w:ascii="Times New Roman" w:hAnsi="Times New Roman" w:cs="Times New Roman"/>
          </w:rPr>
          <w:t>ROS</w:t>
        </w:r>
        <w:r w:rsidR="008F66C6">
          <w:rPr>
            <w:rFonts w:ascii="Times New Roman" w:hAnsi="Times New Roman" w:cs="Times New Roman"/>
          </w:rPr>
          <w:t>, or</w:t>
        </w:r>
        <w:r w:rsidR="00323B4E" w:rsidRPr="00C9444E">
          <w:rPr>
            <w:rFonts w:ascii="Times New Roman" w:hAnsi="Times New Roman" w:cs="Times New Roman"/>
          </w:rPr>
          <w:t xml:space="preserve"> </w:t>
        </w:r>
      </w:ins>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C9444E">
        <w:rPr>
          <w:rFonts w:ascii="Times New Roman" w:hAnsi="Times New Roman" w:cs="Times New Roman"/>
        </w:rPr>
        <w:t xml:space="preserve"> upregulating </w:t>
      </w:r>
      <w:r w:rsidR="00FF60E1" w:rsidRPr="00C9444E">
        <w:rPr>
          <w:rFonts w:ascii="Times New Roman" w:hAnsi="Times New Roman" w:cs="Times New Roman"/>
        </w:rPr>
        <w:t>nox</w:t>
      </w:r>
      <w:r w:rsidR="00323B4E" w:rsidRPr="00C9444E">
        <w:rPr>
          <w:rFonts w:ascii="Times New Roman" w:hAnsi="Times New Roman" w:cs="Times New Roman"/>
        </w:rPr>
        <w:t xml:space="preserve">ROS (see Fig. </w:t>
      </w:r>
      <w:del w:id="1538" w:author="Madeline Galbraith" w:date="2022-06-14T21:44:00Z">
        <w:r w:rsidR="00323B4E" w:rsidRPr="00C9444E">
          <w:rPr>
            <w:rFonts w:ascii="Times New Roman" w:hAnsi="Times New Roman" w:cs="Times New Roman"/>
          </w:rPr>
          <w:delText>S2</w:delText>
        </w:r>
        <w:r w:rsidR="008C060B" w:rsidRPr="00C9444E">
          <w:rPr>
            <w:rFonts w:ascii="Times New Roman" w:hAnsi="Times New Roman" w:cs="Times New Roman"/>
          </w:rPr>
          <w:delText>8</w:delText>
        </w:r>
        <w:r w:rsidR="00323B4E" w:rsidRPr="00C9444E">
          <w:rPr>
            <w:rFonts w:ascii="Times New Roman" w:hAnsi="Times New Roman" w:cs="Times New Roman"/>
          </w:rPr>
          <w:delText xml:space="preserve">). </w:delText>
        </w:r>
        <w:r w:rsidR="00FF60E1" w:rsidRPr="00C9444E">
          <w:rPr>
            <w:rFonts w:ascii="Times New Roman" w:hAnsi="Times New Roman" w:cs="Times New Roman"/>
          </w:rPr>
          <w:delText>However, w</w:delText>
        </w:r>
        <w:r w:rsidRPr="00C9444E">
          <w:rPr>
            <w:rFonts w:ascii="Times New Roman" w:hAnsi="Times New Roman" w:cs="Times New Roman"/>
          </w:rPr>
          <w:delText xml:space="preserve">hen </w:delText>
        </w:r>
      </w:del>
      <w:ins w:id="1539" w:author="Madeline Galbraith" w:date="2022-06-14T21:44:00Z">
        <w:r w:rsidR="00323B4E" w:rsidRPr="00C9444E">
          <w:rPr>
            <w:rFonts w:ascii="Times New Roman" w:hAnsi="Times New Roman" w:cs="Times New Roman"/>
          </w:rPr>
          <w:t>S2</w:t>
        </w:r>
        <w:r w:rsidR="008C060B" w:rsidRPr="00C9444E">
          <w:rPr>
            <w:rFonts w:ascii="Times New Roman" w:hAnsi="Times New Roman" w:cs="Times New Roman"/>
          </w:rPr>
          <w:t>8</w:t>
        </w:r>
        <w:r w:rsidR="00323B4E" w:rsidRPr="00C9444E">
          <w:rPr>
            <w:rFonts w:ascii="Times New Roman" w:hAnsi="Times New Roman" w:cs="Times New Roman"/>
          </w:rPr>
          <w:t>).</w:t>
        </w:r>
        <w:r w:rsidR="008B2B61">
          <w:rPr>
            <w:rFonts w:ascii="Times New Roman" w:hAnsi="Times New Roman" w:cs="Times New Roman"/>
          </w:rPr>
          <w:t xml:space="preserve"> Additionally, we can assume any EMT-mediated upregulation of mtROS or noxROS will have a similar effect by stabilizing the W/O state (and also the E/M-W/O state).</w:t>
        </w:r>
        <w:r w:rsidR="005B6E3F">
          <w:rPr>
            <w:rFonts w:ascii="Times New Roman" w:hAnsi="Times New Roman" w:cs="Times New Roman"/>
          </w:rPr>
          <w:t xml:space="preserve"> The parameter </w:t>
        </w:r>
        <w:r w:rsidR="005B6E3F">
          <w:rPr>
            <w:rFonts w:ascii="Times New Roman" w:hAnsi="Times New Roman" w:cs="Times New Roman"/>
          </w:rPr>
          <w:lastRenderedPageBreak/>
          <w:t>space enabling the phase</w:t>
        </w:r>
        <w:r w:rsidR="004C75C0">
          <w:rPr>
            <w:rFonts w:ascii="Times New Roman" w:hAnsi="Times New Roman" w:cs="Times New Roman"/>
          </w:rPr>
          <w:t>s</w:t>
        </w:r>
        <w:r w:rsidR="005B6E3F">
          <w:rPr>
            <w:rFonts w:ascii="Times New Roman" w:hAnsi="Times New Roman" w:cs="Times New Roman"/>
          </w:rPr>
          <w:t xml:space="preserve"> where the E/M-W/O state </w:t>
        </w:r>
        <w:r w:rsidR="004C75C0">
          <w:rPr>
            <w:rFonts w:ascii="Times New Roman" w:hAnsi="Times New Roman" w:cs="Times New Roman"/>
          </w:rPr>
          <w:t>exists</w:t>
        </w:r>
        <w:r w:rsidR="005B6E3F">
          <w:rPr>
            <w:rFonts w:ascii="Times New Roman" w:hAnsi="Times New Roman" w:cs="Times New Roman"/>
          </w:rPr>
          <w:t xml:space="preserve"> is also increased when these PSFs are present when the following crosstalk is active-</w:t>
        </w:r>
        <w:r w:rsidRPr="00C9444E">
          <w:rPr>
            <w:rFonts w:ascii="Times New Roman" w:hAnsi="Times New Roman" w:cs="Times New Roman"/>
          </w:rPr>
          <w:t xml:space="preserve"> </w:t>
        </w:r>
      </w:ins>
      <w:r w:rsidR="00FF60E1" w:rsidRPr="00C9444E">
        <w:rPr>
          <w:rFonts w:ascii="Times New Roman" w:hAnsi="Times New Roman" w:cs="Times New Roman"/>
        </w:rPr>
        <w:t xml:space="preserve">HIF-1 </w:t>
      </w:r>
      <w:del w:id="1540" w:author="Madeline Galbraith" w:date="2022-06-14T21:44:00Z">
        <w:r w:rsidR="00FF60E1" w:rsidRPr="00C9444E">
          <w:rPr>
            <w:rFonts w:ascii="Times New Roman" w:hAnsi="Times New Roman" w:cs="Times New Roman"/>
          </w:rPr>
          <w:delText>downregulates</w:delText>
        </w:r>
      </w:del>
      <w:ins w:id="1541" w:author="Madeline Galbraith" w:date="2022-06-14T21:44:00Z">
        <w:r w:rsidR="00FF60E1" w:rsidRPr="00C9444E">
          <w:rPr>
            <w:rFonts w:ascii="Times New Roman" w:hAnsi="Times New Roman" w:cs="Times New Roman"/>
          </w:rPr>
          <w:t>downregulat</w:t>
        </w:r>
        <w:r w:rsidR="005B6E3F">
          <w:rPr>
            <w:rFonts w:ascii="Times New Roman" w:hAnsi="Times New Roman" w:cs="Times New Roman"/>
          </w:rPr>
          <w:t>ing</w:t>
        </w:r>
      </w:ins>
      <w:r w:rsidR="00FF60E1"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C9444E">
        <w:rPr>
          <w:rFonts w:ascii="Times New Roman" w:hAnsi="Times New Roman" w:cs="Times New Roman"/>
        </w:rPr>
        <w:t xml:space="preserve"> or HIF-1 </w:t>
      </w:r>
      <w:del w:id="1542" w:author="Madeline Galbraith" w:date="2022-06-14T21:44:00Z">
        <w:r w:rsidR="00FF60E1" w:rsidRPr="00C9444E">
          <w:rPr>
            <w:rFonts w:ascii="Times New Roman" w:hAnsi="Times New Roman" w:cs="Times New Roman"/>
          </w:rPr>
          <w:delText>upregulates</w:delText>
        </w:r>
      </w:del>
      <w:ins w:id="1543" w:author="Madeline Galbraith" w:date="2022-06-14T21:44:00Z">
        <w:r w:rsidR="00FF60E1" w:rsidRPr="00C9444E">
          <w:rPr>
            <w:rFonts w:ascii="Times New Roman" w:hAnsi="Times New Roman" w:cs="Times New Roman"/>
          </w:rPr>
          <w:t>upregulat</w:t>
        </w:r>
        <w:r w:rsidR="005B6E3F">
          <w:rPr>
            <w:rFonts w:ascii="Times New Roman" w:hAnsi="Times New Roman" w:cs="Times New Roman"/>
          </w:rPr>
          <w:t>ing</w:t>
        </w:r>
      </w:ins>
      <w:r w:rsidR="00FF60E1" w:rsidRPr="00C9444E">
        <w:rPr>
          <w:rFonts w:ascii="Times New Roman" w:hAnsi="Times New Roman" w:cs="Times New Roman"/>
        </w:rPr>
        <w:t xml:space="preserve"> SNAIL</w:t>
      </w:r>
      <w:del w:id="1544" w:author="Madeline Galbraith" w:date="2022-06-14T21:44:00Z">
        <w:r w:rsidRPr="00C9444E">
          <w:rPr>
            <w:rFonts w:ascii="Times New Roman" w:hAnsi="Times New Roman" w:cs="Times New Roman"/>
          </w:rPr>
          <w:delText xml:space="preserve">, </w:delText>
        </w:r>
        <w:r w:rsidR="00FF60E1" w:rsidRPr="00C9444E">
          <w:rPr>
            <w:rFonts w:ascii="Times New Roman" w:hAnsi="Times New Roman" w:cs="Times New Roman"/>
          </w:rPr>
          <w:delText>the E/M-W/O state is only stabilized for some values of the fold</w:delText>
        </w:r>
        <w:r w:rsidR="00E276DE" w:rsidRPr="00C9444E">
          <w:rPr>
            <w:rFonts w:ascii="Times New Roman" w:hAnsi="Times New Roman" w:cs="Times New Roman"/>
          </w:rPr>
          <w:delText xml:space="preserve"> </w:delText>
        </w:r>
        <w:r w:rsidR="00FF60E1" w:rsidRPr="00C9444E">
          <w:rPr>
            <w:rFonts w:ascii="Times New Roman" w:hAnsi="Times New Roman" w:cs="Times New Roman"/>
          </w:rPr>
          <w:delText>change, but the E/M-W/O is present for more values when PSFs stabilize the circuit compared to the original tristable network</w:delText>
        </w:r>
      </w:del>
      <w:r w:rsidRPr="00C9444E">
        <w:rPr>
          <w:rFonts w:ascii="Times New Roman" w:hAnsi="Times New Roman" w:cs="Times New Roman"/>
        </w:rPr>
        <w:t xml:space="preserve"> (Fig</w:t>
      </w:r>
      <w:r w:rsidR="00A56B02" w:rsidRPr="00C9444E">
        <w:rPr>
          <w:rFonts w:ascii="Times New Roman" w:hAnsi="Times New Roman" w:cs="Times New Roman"/>
        </w:rPr>
        <w:t>.</w:t>
      </w:r>
      <w:r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8</w:t>
      </w:r>
      <w:r w:rsidRPr="00C9444E">
        <w:rPr>
          <w:rFonts w:ascii="Times New Roman" w:hAnsi="Times New Roman" w:cs="Times New Roman"/>
        </w:rPr>
        <w:t>).</w:t>
      </w:r>
      <w:del w:id="1545" w:author="Madeline Galbraith" w:date="2022-06-14T21:44:00Z">
        <w:r w:rsidR="00FF60E1" w:rsidRPr="00C9444E">
          <w:rPr>
            <w:rFonts w:ascii="Times New Roman" w:hAnsi="Times New Roman" w:cs="Times New Roman"/>
          </w:rPr>
          <w:delText xml:space="preserve"> These </w:delText>
        </w:r>
        <w:r w:rsidR="00EC33E3" w:rsidRPr="00C9444E">
          <w:rPr>
            <w:rFonts w:ascii="Times New Roman" w:hAnsi="Times New Roman" w:cs="Times New Roman"/>
          </w:rPr>
          <w:delText xml:space="preserve">results confirm the PSFs </w:delText>
        </w:r>
        <w:r w:rsidR="000E4B95" w:rsidRPr="00C9444E">
          <w:rPr>
            <w:rFonts w:ascii="Times New Roman" w:hAnsi="Times New Roman" w:cs="Times New Roman"/>
          </w:rPr>
          <w:delText xml:space="preserve">increase the stability of the E/M-W/O state, even when </w:delText>
        </w:r>
        <w:r w:rsidR="00E276DE" w:rsidRPr="00C9444E">
          <w:rPr>
            <w:rFonts w:ascii="Times New Roman" w:hAnsi="Times New Roman" w:cs="Times New Roman"/>
          </w:rPr>
          <w:delText xml:space="preserve">EMT-metabolism </w:delText>
        </w:r>
        <w:r w:rsidR="000E4B95" w:rsidRPr="00C9444E">
          <w:rPr>
            <w:rFonts w:ascii="Times New Roman" w:hAnsi="Times New Roman" w:cs="Times New Roman"/>
          </w:rPr>
          <w:delText>crosstalks are active.</w:delText>
        </w:r>
      </w:del>
      <w:r w:rsidR="00FF60E1" w:rsidRPr="00C9444E">
        <w:rPr>
          <w:rFonts w:ascii="Times New Roman" w:hAnsi="Times New Roman" w:cs="Times New Roman"/>
        </w:rPr>
        <w:t xml:space="preserve"> </w:t>
      </w:r>
    </w:p>
    <w:p w14:paraId="15B67196" w14:textId="0661308F" w:rsidR="00E469AE" w:rsidRPr="00C9444E" w:rsidRDefault="00AD7F58" w:rsidP="006D2EF3">
      <w:pPr>
        <w:pStyle w:val="BodyText"/>
        <w:spacing w:line="480" w:lineRule="auto"/>
        <w:ind w:firstLine="720"/>
        <w:rPr>
          <w:rFonts w:ascii="Times New Roman" w:hAnsi="Times New Roman" w:cs="Times New Roman"/>
        </w:rPr>
      </w:pPr>
      <w:del w:id="1546" w:author="Madeline Galbraith" w:date="2022-06-14T21:44:00Z">
        <w:r w:rsidRPr="00C9444E">
          <w:rPr>
            <w:rFonts w:ascii="Times New Roman" w:hAnsi="Times New Roman" w:cs="Times New Roman"/>
          </w:rPr>
          <w:delText>When</w:delText>
        </w:r>
      </w:del>
      <w:ins w:id="1547" w:author="Madeline Galbraith" w:date="2022-06-14T21:44:00Z">
        <w:r w:rsidR="00815DF6">
          <w:rPr>
            <w:rFonts w:ascii="Times New Roman" w:hAnsi="Times New Roman" w:cs="Times New Roman"/>
          </w:rPr>
          <w:t>Next, we studied the effect of the PSFs on the E/M-W/O state w</w:t>
        </w:r>
        <w:r w:rsidRPr="00C9444E">
          <w:rPr>
            <w:rFonts w:ascii="Times New Roman" w:hAnsi="Times New Roman" w:cs="Times New Roman"/>
          </w:rPr>
          <w:t>hen</w:t>
        </w:r>
      </w:ins>
      <w:r w:rsidRPr="00C9444E">
        <w:rPr>
          <w:rFonts w:ascii="Times New Roman" w:hAnsi="Times New Roman" w:cs="Times New Roman"/>
        </w:rPr>
        <w:t xml:space="preserve"> multiple crosstalks are active</w:t>
      </w:r>
      <w:del w:id="1548" w:author="Madeline Galbraith" w:date="2022-06-14T21:44:00Z">
        <w:r w:rsidR="003673B0" w:rsidRPr="00C9444E">
          <w:rPr>
            <w:rFonts w:ascii="Times New Roman" w:hAnsi="Times New Roman" w:cs="Times New Roman"/>
          </w:rPr>
          <w:delText>,</w:delText>
        </w:r>
        <w:r w:rsidRPr="00C9444E">
          <w:rPr>
            <w:rFonts w:ascii="Times New Roman" w:hAnsi="Times New Roman" w:cs="Times New Roman"/>
          </w:rPr>
          <w:delText xml:space="preserve"> the stability of the E/M-W/O state persists.</w:delText>
        </w:r>
      </w:del>
      <w:ins w:id="1549" w:author="Madeline Galbraith" w:date="2022-06-14T21:44:00Z">
        <w:r w:rsidRPr="00C9444E">
          <w:rPr>
            <w:rFonts w:ascii="Times New Roman" w:hAnsi="Times New Roman" w:cs="Times New Roman"/>
          </w:rPr>
          <w:t>.</w:t>
        </w:r>
      </w:ins>
      <w:r w:rsidRPr="00C9444E">
        <w:rPr>
          <w:rFonts w:ascii="Times New Roman" w:hAnsi="Times New Roman" w:cs="Times New Roman"/>
        </w:rPr>
        <w:t xml:space="preserve"> If two competing crosstalks </w:t>
      </w:r>
      <w:r w:rsidR="003673B0" w:rsidRPr="00C9444E">
        <w:rPr>
          <w:rFonts w:ascii="Times New Roman" w:hAnsi="Times New Roman" w:cs="Times New Roman"/>
        </w:rPr>
        <w:t xml:space="preserve">acting </w:t>
      </w:r>
      <w:r w:rsidRPr="00C9444E">
        <w:rPr>
          <w:rFonts w:ascii="Times New Roman" w:hAnsi="Times New Roman" w:cs="Times New Roman"/>
        </w:rPr>
        <w:t>on the EMT circuit are active (</w:t>
      </w:r>
      <w:del w:id="1550" w:author="Madeline Galbraith" w:date="2022-06-14T21:44:00Z">
        <w:r w:rsidRPr="00C9444E">
          <w:rPr>
            <w:rFonts w:ascii="Times New Roman" w:hAnsi="Times New Roman" w:cs="Times New Roman"/>
          </w:rPr>
          <w:delText>i.</w:delText>
        </w:r>
      </w:del>
      <w:r w:rsidR="00167970">
        <w:rPr>
          <w:rFonts w:ascii="Times New Roman" w:hAnsi="Times New Roman" w:cs="Times New Roman"/>
        </w:rPr>
        <w:t>e</w:t>
      </w:r>
      <w:ins w:id="1551" w:author="Madeline Galbraith" w:date="2022-06-14T21:44:00Z">
        <w:r w:rsidR="00167970">
          <w:rPr>
            <w:rFonts w:ascii="Times New Roman" w:hAnsi="Times New Roman" w:cs="Times New Roman"/>
          </w:rPr>
          <w:t>.g</w:t>
        </w:r>
      </w:ins>
      <w:r w:rsidRPr="00C9444E">
        <w:rPr>
          <w:rFonts w:ascii="Times New Roman" w:hAnsi="Times New Roman" w:cs="Times New Roman"/>
        </w:rPr>
        <w:t>., one H</w:t>
      </w:r>
      <w:r w:rsidR="00F946C7" w:rsidRPr="00C9444E">
        <w:rPr>
          <w:rFonts w:ascii="Times New Roman" w:hAnsi="Times New Roman" w:cs="Times New Roman"/>
        </w:rPr>
        <w:t>IF</w:t>
      </w:r>
      <w:r w:rsidR="007F17D9" w:rsidRPr="00C9444E">
        <w:rPr>
          <w:rFonts w:ascii="Times New Roman" w:hAnsi="Times New Roman" w:cs="Times New Roman"/>
        </w:rPr>
        <w:t>-</w:t>
      </w:r>
      <w:r w:rsidRPr="00C9444E">
        <w:rPr>
          <w:rFonts w:ascii="Times New Roman" w:hAnsi="Times New Roman" w:cs="Times New Roman"/>
        </w:rPr>
        <w:t xml:space="preserve">1 and one AMPK </w:t>
      </w:r>
      <w:r w:rsidR="00B976AC" w:rsidRPr="00C9444E">
        <w:rPr>
          <w:rFonts w:ascii="Times New Roman" w:hAnsi="Times New Roman" w:cs="Times New Roman"/>
        </w:rPr>
        <w:t xml:space="preserve">driven </w:t>
      </w:r>
      <w:r w:rsidRPr="00C9444E">
        <w:rPr>
          <w:rFonts w:ascii="Times New Roman" w:hAnsi="Times New Roman" w:cs="Times New Roman"/>
        </w:rPr>
        <w:t xml:space="preserve">regulation active), then the E/M-W/O state is </w:t>
      </w:r>
      <w:del w:id="1552" w:author="Madeline Galbraith" w:date="2022-06-14T21:44:00Z">
        <w:r w:rsidRPr="00C9444E">
          <w:rPr>
            <w:rFonts w:ascii="Times New Roman" w:hAnsi="Times New Roman" w:cs="Times New Roman"/>
          </w:rPr>
          <w:delText>possible</w:delText>
        </w:r>
      </w:del>
      <w:ins w:id="1553" w:author="Madeline Galbraith" w:date="2022-06-14T21:44:00Z">
        <w:r w:rsidR="00167970">
          <w:rPr>
            <w:rFonts w:ascii="Times New Roman" w:hAnsi="Times New Roman" w:cs="Times New Roman"/>
          </w:rPr>
          <w:t>available</w:t>
        </w:r>
      </w:ins>
      <w:r w:rsidRPr="00C9444E">
        <w:rPr>
          <w:rFonts w:ascii="Times New Roman" w:hAnsi="Times New Roman" w:cs="Times New Roman"/>
        </w:rPr>
        <w:t xml:space="preserve"> for most of the parameter space (Fig</w:t>
      </w:r>
      <w:r w:rsidR="00A56B02" w:rsidRPr="00C9444E">
        <w:rPr>
          <w:rFonts w:ascii="Times New Roman" w:hAnsi="Times New Roman" w:cs="Times New Roman"/>
        </w:rPr>
        <w:t>.</w:t>
      </w:r>
      <w:r w:rsidRPr="00C9444E">
        <w:rPr>
          <w:rFonts w:ascii="Times New Roman" w:hAnsi="Times New Roman" w:cs="Times New Roman"/>
        </w:rPr>
        <w:t xml:space="preserve"> </w:t>
      </w:r>
      <w:r w:rsidR="00C3707C" w:rsidRPr="00C9444E">
        <w:rPr>
          <w:rFonts w:ascii="Times New Roman" w:hAnsi="Times New Roman" w:cs="Times New Roman"/>
        </w:rPr>
        <w:t>9</w:t>
      </w:r>
      <w:r w:rsidRPr="00C9444E">
        <w:rPr>
          <w:rFonts w:ascii="Times New Roman" w:hAnsi="Times New Roman" w:cs="Times New Roman"/>
        </w:rPr>
        <w:t xml:space="preserve">B). </w:t>
      </w:r>
      <w:del w:id="1554" w:author="Madeline Galbraith" w:date="2022-06-14T21:44:00Z">
        <w:r w:rsidRPr="00C9444E">
          <w:rPr>
            <w:rFonts w:ascii="Times New Roman" w:hAnsi="Times New Roman" w:cs="Times New Roman"/>
          </w:rPr>
          <w:delText>The</w:delText>
        </w:r>
      </w:del>
      <w:ins w:id="1555" w:author="Madeline Galbraith" w:date="2022-06-14T21:44:00Z">
        <w:r w:rsidR="009C5942">
          <w:rPr>
            <w:rFonts w:ascii="Times New Roman" w:hAnsi="Times New Roman" w:cs="Times New Roman"/>
          </w:rPr>
          <w:t>By comparing how the phases change as the foldchange increases, t</w:t>
        </w:r>
        <w:commentRangeStart w:id="1556"/>
        <w:commentRangeStart w:id="1557"/>
        <w:r w:rsidRPr="00C9444E">
          <w:rPr>
            <w:rFonts w:ascii="Times New Roman" w:hAnsi="Times New Roman" w:cs="Times New Roman"/>
          </w:rPr>
          <w:t>he</w:t>
        </w:r>
      </w:ins>
      <w:r w:rsidRPr="00C9444E">
        <w:rPr>
          <w:rFonts w:ascii="Times New Roman" w:hAnsi="Times New Roman" w:cs="Times New Roman"/>
        </w:rPr>
        <w:t xml:space="preserve"> regulatory crosstalks controlled by </w:t>
      </w:r>
      <w:r w:rsidR="005506B5" w:rsidRPr="00C9444E">
        <w:rPr>
          <w:rFonts w:ascii="Times New Roman" w:hAnsi="Times New Roman" w:cs="Times New Roman"/>
        </w:rPr>
        <w:t>HIF-1</w:t>
      </w:r>
      <w:r w:rsidRPr="00C9444E">
        <w:rPr>
          <w:rFonts w:ascii="Times New Roman" w:hAnsi="Times New Roman" w:cs="Times New Roman"/>
        </w:rPr>
        <w:t xml:space="preserve"> seem to have a stronger affect than the AMPK crosstalks and can push the system towards </w:t>
      </w:r>
      <w:del w:id="1558" w:author="Madeline Galbraith" w:date="2022-06-14T21:44:00Z">
        <w:r w:rsidRPr="00C9444E">
          <w:rPr>
            <w:rFonts w:ascii="Times New Roman" w:hAnsi="Times New Roman" w:cs="Times New Roman"/>
          </w:rPr>
          <w:delText>mesenchymal</w:delText>
        </w:r>
      </w:del>
      <w:ins w:id="1559" w:author="Madeline Galbraith" w:date="2022-06-14T21:44:00Z">
        <w:r w:rsidR="00AA6512">
          <w:rPr>
            <w:rFonts w:ascii="Times New Roman" w:hAnsi="Times New Roman" w:cs="Times New Roman"/>
          </w:rPr>
          <w:t>the M state</w:t>
        </w:r>
      </w:ins>
      <w:r w:rsidR="00B15E5A"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w:commentRangeEnd w:id="1556"/>
        <m:r>
          <m:rPr>
            <m:sty m:val="p"/>
          </m:rPr>
          <w:rPr>
            <w:rStyle w:val="CommentReference"/>
          </w:rPr>
          <w:commentReference w:id="1556"/>
        </m:r>
        <w:commentRangeEnd w:id="1557"/>
        <m:r>
          <m:rPr>
            <m:sty m:val="p"/>
          </m:rPr>
          <w:rPr>
            <w:rStyle w:val="CommentReference"/>
          </w:rPr>
          <w:commentReference w:id="1557"/>
        </m:r>
      </m:oMath>
      <w:r w:rsidR="00B15E5A" w:rsidRPr="00C9444E">
        <w:rPr>
          <w:rFonts w:ascii="Times New Roman" w:hAnsi="Times New Roman" w:cs="Times New Roman"/>
        </w:rPr>
        <w:t xml:space="preserve"> is inhibited by HIF-1</w:t>
      </w:r>
      <w:r w:rsidRPr="00C9444E">
        <w:rPr>
          <w:rFonts w:ascii="Times New Roman" w:hAnsi="Times New Roman" w:cs="Times New Roman"/>
        </w:rPr>
        <w:t xml:space="preserve">. This </w:t>
      </w:r>
      <w:r w:rsidR="00C1090D" w:rsidRPr="00C9444E">
        <w:rPr>
          <w:rFonts w:ascii="Times New Roman" w:hAnsi="Times New Roman" w:cs="Times New Roman"/>
        </w:rPr>
        <w:t xml:space="preserve">corresponds with results from </w:t>
      </w:r>
      <w:r w:rsidRPr="00C9444E">
        <w:rPr>
          <w:rFonts w:ascii="Times New Roman" w:hAnsi="Times New Roman" w:cs="Times New Roman"/>
        </w:rPr>
        <w:t xml:space="preserve"> the tristable </w:t>
      </w:r>
      <w:r w:rsidR="00B65741" w:rsidRPr="00C9444E">
        <w:rPr>
          <w:rFonts w:ascii="Times New Roman" w:hAnsi="Times New Roman" w:cs="Times New Roman"/>
        </w:rPr>
        <w:t xml:space="preserve">and bistable </w:t>
      </w:r>
      <w:r w:rsidRPr="00C9444E">
        <w:rPr>
          <w:rFonts w:ascii="Times New Roman" w:hAnsi="Times New Roman" w:cs="Times New Roman"/>
        </w:rPr>
        <w:t>coupled network</w:t>
      </w:r>
      <w:r w:rsidR="00B65741" w:rsidRPr="00C9444E">
        <w:rPr>
          <w:rFonts w:ascii="Times New Roman" w:hAnsi="Times New Roman" w:cs="Times New Roman"/>
        </w:rPr>
        <w:t>s</w:t>
      </w:r>
      <w:r w:rsidRPr="00C9444E">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seems to have a weaker effect, specifically on the </w:t>
      </w:r>
      <w:r w:rsidR="00803B76" w:rsidRPr="00C9444E">
        <w:rPr>
          <w:rFonts w:ascii="Times New Roman" w:hAnsi="Times New Roman" w:cs="Times New Roman"/>
        </w:rPr>
        <w:t xml:space="preserve">stability of the </w:t>
      </w:r>
      <w:r w:rsidRPr="00C9444E">
        <w:rPr>
          <w:rFonts w:ascii="Times New Roman" w:hAnsi="Times New Roman" w:cs="Times New Roman"/>
        </w:rPr>
        <w:t xml:space="preserve">E/M-W/O state, than </w:t>
      </w:r>
      <w:r w:rsidR="005506B5" w:rsidRPr="00C9444E">
        <w:rPr>
          <w:rFonts w:ascii="Times New Roman" w:hAnsi="Times New Roman" w:cs="Times New Roman"/>
        </w:rPr>
        <w:t>HIF-1</w:t>
      </w:r>
      <w:r w:rsidRPr="00C9444E">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Lastly, we</w:t>
      </w:r>
      <w:r w:rsidR="00781C5E" w:rsidRPr="00C9444E">
        <w:rPr>
          <w:rFonts w:ascii="Times New Roman" w:hAnsi="Times New Roman" w:cs="Times New Roman"/>
        </w:rPr>
        <w:t xml:space="preserve"> activate </w:t>
      </w:r>
      <w:del w:id="1560" w:author="Madeline Galbraith" w:date="2022-06-14T21:44:00Z">
        <w:r w:rsidR="00781C5E" w:rsidRPr="00C9444E">
          <w:rPr>
            <w:rFonts w:ascii="Times New Roman" w:hAnsi="Times New Roman" w:cs="Times New Roman"/>
          </w:rPr>
          <w:delText>the</w:delText>
        </w:r>
      </w:del>
      <w:ins w:id="1561" w:author="Madeline Galbraith" w:date="2022-06-14T21:44:00Z">
        <w:r w:rsidR="00AA6512">
          <w:rPr>
            <w:rFonts w:ascii="Times New Roman" w:hAnsi="Times New Roman" w:cs="Times New Roman"/>
          </w:rPr>
          <w:t>all</w:t>
        </w:r>
      </w:ins>
      <w:r w:rsidR="00AA6512">
        <w:rPr>
          <w:rFonts w:ascii="Times New Roman" w:hAnsi="Times New Roman" w:cs="Times New Roman"/>
        </w:rPr>
        <w:t xml:space="preserve"> </w:t>
      </w:r>
      <w:r w:rsidR="00781C5E" w:rsidRPr="00C9444E">
        <w:rPr>
          <w:rFonts w:ascii="Times New Roman" w:hAnsi="Times New Roman" w:cs="Times New Roman"/>
        </w:rPr>
        <w:t>three crosstalks that were shown in the tristable and bistable networks to suppress all states except the E/M-W/O state</w:t>
      </w:r>
      <w:del w:id="1562" w:author="Madeline Galbraith" w:date="2022-06-14T21:44:00Z">
        <w:r w:rsidR="00781C5E" w:rsidRPr="00C9444E">
          <w:rPr>
            <w:rFonts w:ascii="Times New Roman" w:hAnsi="Times New Roman" w:cs="Times New Roman"/>
          </w:rPr>
          <w:delText>;</w:delText>
        </w:r>
      </w:del>
      <w:ins w:id="1563" w:author="Madeline Galbraith" w:date="2022-06-14T21:44:00Z">
        <w:r w:rsidR="00AA6512">
          <w:rPr>
            <w:rFonts w:ascii="Times New Roman" w:hAnsi="Times New Roman" w:cs="Times New Roman"/>
          </w:rPr>
          <w:t xml:space="preserve"> (i.e.,</w:t>
        </w:r>
      </w:ins>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w:t>
      </w:r>
      <w:del w:id="1564" w:author="Madeline Galbraith" w:date="2022-06-14T21:44:00Z">
        <w:r w:rsidRPr="00C9444E">
          <w:rPr>
            <w:rFonts w:ascii="Times New Roman" w:hAnsi="Times New Roman" w:cs="Times New Roman"/>
          </w:rPr>
          <w:delText>upregulates</w:delText>
        </w:r>
      </w:del>
      <w:ins w:id="1565" w:author="Madeline Galbraith" w:date="2022-06-14T21:44:00Z">
        <w:r w:rsidRPr="00C9444E">
          <w:rPr>
            <w:rFonts w:ascii="Times New Roman" w:hAnsi="Times New Roman" w:cs="Times New Roman"/>
          </w:rPr>
          <w:t>upregulat</w:t>
        </w:r>
        <w:r w:rsidR="005A727F">
          <w:rPr>
            <w:rFonts w:ascii="Times New Roman" w:hAnsi="Times New Roman" w:cs="Times New Roman"/>
          </w:rPr>
          <w:t>ing</w:t>
        </w:r>
      </w:ins>
      <w:r w:rsidRPr="00C9444E">
        <w:rPr>
          <w:rFonts w:ascii="Times New Roman" w:hAnsi="Times New Roman" w:cs="Times New Roman"/>
        </w:rPr>
        <w:t xml:space="preserve"> mtROS, </w:t>
      </w:r>
      <w:r w:rsidR="005506B5" w:rsidRPr="00C9444E">
        <w:rPr>
          <w:rFonts w:ascii="Times New Roman" w:hAnsi="Times New Roman" w:cs="Times New Roman"/>
        </w:rPr>
        <w:t>HIF-1</w:t>
      </w:r>
      <w:r w:rsidRPr="00C9444E">
        <w:rPr>
          <w:rFonts w:ascii="Times New Roman" w:hAnsi="Times New Roman" w:cs="Times New Roman"/>
        </w:rPr>
        <w:t xml:space="preserve"> </w:t>
      </w:r>
      <w:del w:id="1566" w:author="Madeline Galbraith" w:date="2022-06-14T21:44:00Z">
        <w:r w:rsidRPr="00C9444E">
          <w:rPr>
            <w:rFonts w:ascii="Times New Roman" w:hAnsi="Times New Roman" w:cs="Times New Roman"/>
          </w:rPr>
          <w:delText>downregulates</w:delText>
        </w:r>
      </w:del>
      <w:ins w:id="1567" w:author="Madeline Galbraith" w:date="2022-06-14T21:44:00Z">
        <w:r w:rsidRPr="00C9444E">
          <w:rPr>
            <w:rFonts w:ascii="Times New Roman" w:hAnsi="Times New Roman" w:cs="Times New Roman"/>
          </w:rPr>
          <w:t>downregulat</w:t>
        </w:r>
        <w:r w:rsidR="005A727F">
          <w:rPr>
            <w:rFonts w:ascii="Times New Roman" w:hAnsi="Times New Roman" w:cs="Times New Roman"/>
          </w:rPr>
          <w:t>ing</w:t>
        </w:r>
      </w:ins>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w:t>
      </w:r>
      <w:del w:id="1568" w:author="Madeline Galbraith" w:date="2022-06-14T21:44:00Z">
        <w:r w:rsidRPr="00C9444E">
          <w:rPr>
            <w:rFonts w:ascii="Times New Roman" w:hAnsi="Times New Roman" w:cs="Times New Roman"/>
          </w:rPr>
          <w:delText xml:space="preserve">the </w:delText>
        </w:r>
        <w:r w:rsidR="00F340BE" w:rsidRPr="00C9444E">
          <w:rPr>
            <w:rFonts w:ascii="Times New Roman" w:hAnsi="Times New Roman" w:cs="Times New Roman"/>
          </w:rPr>
          <w:delText>I</w:delText>
        </w:r>
        <w:r w:rsidRPr="00C9444E">
          <w:rPr>
            <w:rFonts w:ascii="Times New Roman" w:hAnsi="Times New Roman" w:cs="Times New Roman"/>
          </w:rPr>
          <w:delText xml:space="preserve">nput to </w:delText>
        </w:r>
        <w:r w:rsidR="005506B5" w:rsidRPr="00C9444E">
          <w:rPr>
            <w:rFonts w:ascii="Times New Roman" w:hAnsi="Times New Roman" w:cs="Times New Roman"/>
          </w:rPr>
          <w:delText xml:space="preserve">SNAIL </w:delText>
        </w:r>
        <w:r w:rsidRPr="00C9444E">
          <w:rPr>
            <w:rFonts w:ascii="Times New Roman" w:hAnsi="Times New Roman" w:cs="Times New Roman"/>
          </w:rPr>
          <w:delText>is modulated.</w:delText>
        </w:r>
      </w:del>
      <w:ins w:id="1569" w:author="Madeline Galbraith" w:date="2022-06-14T21:44:00Z">
        <w:r w:rsidR="005A727F">
          <w:rPr>
            <w:rFonts w:ascii="Times New Roman" w:hAnsi="Times New Roman" w:cs="Times New Roman"/>
          </w:rPr>
          <w:t xml:space="preserve">including </w:t>
        </w:r>
        <w:r w:rsidRPr="00C9444E">
          <w:rPr>
            <w:rFonts w:ascii="Times New Roman" w:hAnsi="Times New Roman" w:cs="Times New Roman"/>
          </w:rPr>
          <w:t xml:space="preserve">the </w:t>
        </w:r>
        <w:r w:rsidR="005A727F">
          <w:rPr>
            <w:rFonts w:ascii="Times New Roman" w:hAnsi="Times New Roman" w:cs="Times New Roman"/>
          </w:rPr>
          <w:t>EMT-inducing signaling acting on Snail)</w:t>
        </w:r>
        <w:r w:rsidRPr="00C9444E">
          <w:rPr>
            <w:rFonts w:ascii="Times New Roman" w:hAnsi="Times New Roman" w:cs="Times New Roman"/>
          </w:rPr>
          <w:t>.</w:t>
        </w:r>
      </w:ins>
      <w:r w:rsidRPr="00C9444E">
        <w:rPr>
          <w:rFonts w:ascii="Times New Roman" w:hAnsi="Times New Roman" w:cs="Times New Roman"/>
        </w:rPr>
        <w:t xml:space="preserve"> </w:t>
      </w:r>
      <w:r w:rsidR="00781C5E" w:rsidRPr="00C9444E">
        <w:rPr>
          <w:rFonts w:ascii="Times New Roman" w:hAnsi="Times New Roman" w:cs="Times New Roman"/>
        </w:rPr>
        <w:t>Once again, there is a phase where only the E/M-W/O state</w:t>
      </w:r>
      <w:r w:rsidR="008C1F28">
        <w:rPr>
          <w:rFonts w:ascii="Times New Roman" w:hAnsi="Times New Roman" w:cs="Times New Roman"/>
        </w:rPr>
        <w:t xml:space="preserve"> </w:t>
      </w:r>
      <w:del w:id="1570" w:author="Madeline Galbraith" w:date="2022-06-14T21:44:00Z">
        <w:r w:rsidR="00781C5E" w:rsidRPr="00C9444E">
          <w:rPr>
            <w:rFonts w:ascii="Times New Roman" w:hAnsi="Times New Roman" w:cs="Times New Roman"/>
          </w:rPr>
          <w:delText>exists.</w:delText>
        </w:r>
      </w:del>
      <w:ins w:id="1571" w:author="Madeline Galbraith" w:date="2022-06-14T21:44:00Z">
        <w:r w:rsidR="008C1F28">
          <w:rPr>
            <w:rFonts w:ascii="Times New Roman" w:hAnsi="Times New Roman" w:cs="Times New Roman"/>
          </w:rPr>
          <w:t>can</w:t>
        </w:r>
        <w:r w:rsidR="00781C5E" w:rsidRPr="00C9444E">
          <w:rPr>
            <w:rFonts w:ascii="Times New Roman" w:hAnsi="Times New Roman" w:cs="Times New Roman"/>
          </w:rPr>
          <w:t xml:space="preserve"> exist</w:t>
        </w:r>
        <w:r w:rsidR="008C1F28">
          <w:rPr>
            <w:rFonts w:ascii="Times New Roman" w:hAnsi="Times New Roman" w:cs="Times New Roman"/>
          </w:rPr>
          <w:t xml:space="preserve"> (Fig. </w:t>
        </w:r>
        <w:r w:rsidR="00F34C80">
          <w:rPr>
            <w:rFonts w:ascii="Times New Roman" w:hAnsi="Times New Roman" w:cs="Times New Roman"/>
          </w:rPr>
          <w:t>9</w:t>
        </w:r>
        <w:r w:rsidR="00250B22">
          <w:rPr>
            <w:rFonts w:ascii="Times New Roman" w:hAnsi="Times New Roman" w:cs="Times New Roman"/>
          </w:rPr>
          <w:t>C</w:t>
        </w:r>
        <w:r w:rsidR="008C1F28">
          <w:rPr>
            <w:rFonts w:ascii="Times New Roman" w:hAnsi="Times New Roman" w:cs="Times New Roman"/>
          </w:rPr>
          <w:t>)</w:t>
        </w:r>
        <w:r w:rsidR="00781C5E" w:rsidRPr="00C9444E">
          <w:rPr>
            <w:rFonts w:ascii="Times New Roman" w:hAnsi="Times New Roman" w:cs="Times New Roman"/>
          </w:rPr>
          <w:t>.</w:t>
        </w:r>
      </w:ins>
      <w:r w:rsidR="00781C5E" w:rsidRPr="00C9444E">
        <w:rPr>
          <w:rFonts w:ascii="Times New Roman" w:hAnsi="Times New Roman" w:cs="Times New Roman"/>
        </w:rPr>
        <w:t xml:space="preserve"> Furthermore, </w:t>
      </w:r>
      <w:r w:rsidRPr="00C9444E">
        <w:rPr>
          <w:rFonts w:ascii="Times New Roman" w:hAnsi="Times New Roman" w:cs="Times New Roman"/>
        </w:rPr>
        <w:t>th</w:t>
      </w:r>
      <w:r w:rsidR="003673B0" w:rsidRPr="00C9444E">
        <w:rPr>
          <w:rFonts w:ascii="Times New Roman" w:hAnsi="Times New Roman" w:cs="Times New Roman"/>
        </w:rPr>
        <w:t>is</w:t>
      </w:r>
      <w:r w:rsidRPr="00C9444E">
        <w:rPr>
          <w:rFonts w:ascii="Times New Roman" w:hAnsi="Times New Roman" w:cs="Times New Roman"/>
        </w:rPr>
        <w:t xml:space="preserve"> </w:t>
      </w:r>
      <w:r w:rsidR="00781C5E" w:rsidRPr="00C9444E">
        <w:rPr>
          <w:rFonts w:ascii="Times New Roman" w:hAnsi="Times New Roman" w:cs="Times New Roman"/>
        </w:rPr>
        <w:t>phase</w:t>
      </w:r>
      <w:r w:rsidRPr="00C9444E">
        <w:rPr>
          <w:rFonts w:ascii="Times New Roman" w:hAnsi="Times New Roman" w:cs="Times New Roman"/>
        </w:rPr>
        <w:t xml:space="preserve"> exists in a far larger region </w:t>
      </w:r>
      <w:del w:id="1572" w:author="Madeline Galbraith" w:date="2022-06-14T21:44:00Z">
        <w:r w:rsidRPr="00C9444E">
          <w:rPr>
            <w:rFonts w:ascii="Times New Roman" w:hAnsi="Times New Roman" w:cs="Times New Roman"/>
          </w:rPr>
          <w:delText xml:space="preserve">when stabilized by </w:delText>
        </w:r>
      </w:del>
      <w:ins w:id="1573" w:author="Madeline Galbraith" w:date="2022-06-14T21:44:00Z">
        <w:r w:rsidR="0045732A">
          <w:rPr>
            <w:rFonts w:ascii="Times New Roman" w:hAnsi="Times New Roman" w:cs="Times New Roman"/>
          </w:rPr>
          <w:t xml:space="preserve">in the presence of </w:t>
        </w:r>
      </w:ins>
      <w:r w:rsidRPr="00C9444E">
        <w:rPr>
          <w:rFonts w:ascii="Times New Roman" w:hAnsi="Times New Roman" w:cs="Times New Roman"/>
        </w:rPr>
        <w:t>the PSFs</w:t>
      </w:r>
      <w:r w:rsidR="0045732A">
        <w:rPr>
          <w:rFonts w:ascii="Times New Roman" w:hAnsi="Times New Roman" w:cs="Times New Roman"/>
        </w:rPr>
        <w:t xml:space="preserve"> </w:t>
      </w:r>
      <w:del w:id="1574" w:author="Madeline Galbraith" w:date="2022-06-14T21:44:00Z">
        <w:r w:rsidRPr="00C9444E">
          <w:rPr>
            <w:rFonts w:ascii="Times New Roman" w:hAnsi="Times New Roman" w:cs="Times New Roman"/>
          </w:rPr>
          <w:delText xml:space="preserve">than </w:delText>
        </w:r>
        <w:r w:rsidR="00781C5E" w:rsidRPr="00C9444E">
          <w:rPr>
            <w:rFonts w:ascii="Times New Roman" w:hAnsi="Times New Roman" w:cs="Times New Roman"/>
          </w:rPr>
          <w:delText xml:space="preserve">for the corresponding </w:delText>
        </w:r>
        <w:r w:rsidRPr="00C9444E">
          <w:rPr>
            <w:rFonts w:ascii="Times New Roman" w:hAnsi="Times New Roman" w:cs="Times New Roman"/>
          </w:rPr>
          <w:delText xml:space="preserve"> tristable</w:delText>
        </w:r>
        <w:r w:rsidR="00781C5E" w:rsidRPr="00C9444E">
          <w:rPr>
            <w:rFonts w:ascii="Times New Roman" w:hAnsi="Times New Roman" w:cs="Times New Roman"/>
          </w:rPr>
          <w:delText xml:space="preserve"> or bistable</w:delText>
        </w:r>
        <w:r w:rsidRPr="00C9444E">
          <w:rPr>
            <w:rFonts w:ascii="Times New Roman" w:hAnsi="Times New Roman" w:cs="Times New Roman"/>
          </w:rPr>
          <w:delText xml:space="preserve"> coupled network (Fig</w:delText>
        </w:r>
        <w:r w:rsidR="00A56B02" w:rsidRPr="00C9444E">
          <w:rPr>
            <w:rFonts w:ascii="Times New Roman" w:hAnsi="Times New Roman" w:cs="Times New Roman"/>
          </w:rPr>
          <w:delText>.</w:delText>
        </w:r>
        <w:r w:rsidRPr="00C9444E">
          <w:rPr>
            <w:rFonts w:ascii="Times New Roman" w:hAnsi="Times New Roman" w:cs="Times New Roman"/>
          </w:rPr>
          <w:delText xml:space="preserve"> </w:delText>
        </w:r>
      </w:del>
      <w:ins w:id="1575" w:author="Madeline Galbraith" w:date="2022-06-14T21:44:00Z">
        <w:r w:rsidR="0045732A">
          <w:rPr>
            <w:rFonts w:ascii="Times New Roman" w:hAnsi="Times New Roman" w:cs="Times New Roman"/>
          </w:rPr>
          <w:t xml:space="preserve">(Fig. </w:t>
        </w:r>
      </w:ins>
      <w:r w:rsidR="0045732A">
        <w:rPr>
          <w:rFonts w:ascii="Times New Roman" w:hAnsi="Times New Roman" w:cs="Times New Roman"/>
        </w:rPr>
        <w:t>9C and S29</w:t>
      </w:r>
      <w:del w:id="1576" w:author="Madeline Galbraith" w:date="2022-06-14T21:44:00Z">
        <w:r w:rsidRPr="00C9444E">
          <w:rPr>
            <w:rFonts w:ascii="Times New Roman" w:hAnsi="Times New Roman" w:cs="Times New Roman"/>
          </w:rPr>
          <w:delText>).</w:delText>
        </w:r>
        <w:r w:rsidR="00E4063A" w:rsidRPr="00C9444E">
          <w:rPr>
            <w:rFonts w:ascii="Times New Roman" w:hAnsi="Times New Roman" w:cs="Times New Roman"/>
          </w:rPr>
          <w:delText xml:space="preserve"> Specifically, </w:delText>
        </w:r>
      </w:del>
      <w:ins w:id="1577" w:author="Madeline Galbraith" w:date="2022-06-14T21:44:00Z">
        <w:r w:rsidR="0045732A">
          <w:rPr>
            <w:rFonts w:ascii="Times New Roman" w:hAnsi="Times New Roman" w:cs="Times New Roman"/>
          </w:rPr>
          <w:t>) relative to the absence of the PSFs (</w:t>
        </w:r>
      </w:ins>
      <w:r w:rsidR="0045732A">
        <w:rPr>
          <w:rFonts w:ascii="Times New Roman" w:hAnsi="Times New Roman" w:cs="Times New Roman"/>
        </w:rPr>
        <w:t xml:space="preserve">the light red region at the </w:t>
      </w:r>
      <w:del w:id="1578" w:author="Madeline Galbraith" w:date="2022-06-14T21:44:00Z">
        <w:r w:rsidR="00E4063A" w:rsidRPr="00C9444E">
          <w:rPr>
            <w:rFonts w:ascii="Times New Roman" w:hAnsi="Times New Roman" w:cs="Times New Roman"/>
          </w:rPr>
          <w:delText>bottom left</w:delText>
        </w:r>
      </w:del>
      <w:ins w:id="1579" w:author="Madeline Galbraith" w:date="2022-06-14T21:44:00Z">
        <w:r w:rsidR="00ED5FEF">
          <w:rPr>
            <w:rFonts w:ascii="Times New Roman" w:hAnsi="Times New Roman" w:cs="Times New Roman"/>
          </w:rPr>
          <w:t>top right</w:t>
        </w:r>
      </w:ins>
      <w:r w:rsidR="0045732A">
        <w:rPr>
          <w:rFonts w:ascii="Times New Roman" w:hAnsi="Times New Roman" w:cs="Times New Roman"/>
        </w:rPr>
        <w:t xml:space="preserve"> </w:t>
      </w:r>
      <w:r w:rsidR="0045732A">
        <w:rPr>
          <w:rFonts w:ascii="Times New Roman" w:hAnsi="Times New Roman" w:cs="Times New Roman"/>
        </w:rPr>
        <w:lastRenderedPageBreak/>
        <w:t>corner of Fig. 9D</w:t>
      </w:r>
      <w:del w:id="1580" w:author="Madeline Galbraith" w:date="2022-06-14T21:44:00Z">
        <w:r w:rsidR="00E4063A" w:rsidRPr="00C9444E">
          <w:rPr>
            <w:rFonts w:ascii="Times New Roman" w:hAnsi="Times New Roman" w:cs="Times New Roman"/>
          </w:rPr>
          <w:delText xml:space="preserve">, shows the parameter space where the E/M-W/O state is the only one available for the tristable network at this level of </w:delText>
        </w:r>
        <w:r w:rsidR="00F340BE" w:rsidRPr="00C9444E">
          <w:rPr>
            <w:rFonts w:ascii="Times New Roman" w:hAnsi="Times New Roman" w:cs="Times New Roman"/>
          </w:rPr>
          <w:delText>I</w:delText>
        </w:r>
        <w:r w:rsidR="00E4063A" w:rsidRPr="00C9444E">
          <w:rPr>
            <w:rFonts w:ascii="Times New Roman" w:hAnsi="Times New Roman" w:cs="Times New Roman"/>
          </w:rPr>
          <w:delText xml:space="preserve">nput to </w:delText>
        </w:r>
        <w:r w:rsidR="00F946C7" w:rsidRPr="00C9444E">
          <w:rPr>
            <w:rFonts w:ascii="Times New Roman" w:hAnsi="Times New Roman" w:cs="Times New Roman"/>
          </w:rPr>
          <w:delText>SNAIL</w:delText>
        </w:r>
        <w:r w:rsidR="00E4063A" w:rsidRPr="00C9444E">
          <w:rPr>
            <w:rFonts w:ascii="Times New Roman" w:hAnsi="Times New Roman" w:cs="Times New Roman"/>
          </w:rPr>
          <w:delText>.</w:delText>
        </w:r>
      </w:del>
      <w:ins w:id="1581" w:author="Madeline Galbraith" w:date="2022-06-14T21:44:00Z">
        <w:r w:rsidR="0045732A">
          <w:rPr>
            <w:rFonts w:ascii="Times New Roman" w:hAnsi="Times New Roman" w:cs="Times New Roman"/>
          </w:rPr>
          <w:t xml:space="preserve"> is the location of the E/M-W/O when no PSFs are present</w:t>
        </w:r>
        <w:r w:rsidRPr="00C9444E">
          <w:rPr>
            <w:rFonts w:ascii="Times New Roman" w:hAnsi="Times New Roman" w:cs="Times New Roman"/>
          </w:rPr>
          <w:t>).</w:t>
        </w:r>
      </w:ins>
      <w:r w:rsidR="00E4063A" w:rsidRPr="00C9444E">
        <w:rPr>
          <w:rFonts w:ascii="Times New Roman" w:hAnsi="Times New Roman" w:cs="Times New Roman"/>
        </w:rPr>
        <w:t xml:space="preserve"> The large red region </w:t>
      </w:r>
      <w:del w:id="1582" w:author="Madeline Galbraith" w:date="2022-06-14T21:44:00Z">
        <w:r w:rsidR="00E4063A" w:rsidRPr="00C9444E">
          <w:rPr>
            <w:rFonts w:ascii="Times New Roman" w:hAnsi="Times New Roman" w:cs="Times New Roman"/>
          </w:rPr>
          <w:delText>surrounding it</w:delText>
        </w:r>
      </w:del>
      <w:ins w:id="1583" w:author="Madeline Galbraith" w:date="2022-06-14T21:44:00Z">
        <w:r w:rsidR="0045732A">
          <w:rPr>
            <w:rFonts w:ascii="Times New Roman" w:hAnsi="Times New Roman" w:cs="Times New Roman"/>
          </w:rPr>
          <w:t xml:space="preserve">on the </w:t>
        </w:r>
        <w:r w:rsidR="00ED5FEF">
          <w:rPr>
            <w:rFonts w:ascii="Times New Roman" w:hAnsi="Times New Roman" w:cs="Times New Roman"/>
          </w:rPr>
          <w:t>right</w:t>
        </w:r>
        <w:r w:rsidR="0045732A">
          <w:rPr>
            <w:rFonts w:ascii="Times New Roman" w:hAnsi="Times New Roman" w:cs="Times New Roman"/>
          </w:rPr>
          <w:t xml:space="preserve"> side of Fig. 9D</w:t>
        </w:r>
      </w:ins>
      <w:r w:rsidR="00DF7E26">
        <w:rPr>
          <w:rFonts w:ascii="Times New Roman" w:hAnsi="Times New Roman" w:cs="Times New Roman"/>
        </w:rPr>
        <w:t xml:space="preserve"> is</w:t>
      </w:r>
      <w:r w:rsidR="00E4063A" w:rsidRPr="00C9444E">
        <w:rPr>
          <w:rFonts w:ascii="Times New Roman" w:hAnsi="Times New Roman" w:cs="Times New Roman"/>
        </w:rPr>
        <w:t xml:space="preserve"> the additional parameter space </w:t>
      </w:r>
      <w:ins w:id="1584" w:author="Madeline Galbraith" w:date="2022-06-14T21:44:00Z">
        <w:r w:rsidR="00DF7E26">
          <w:rPr>
            <w:rFonts w:ascii="Times New Roman" w:hAnsi="Times New Roman" w:cs="Times New Roman"/>
          </w:rPr>
          <w:t xml:space="preserve">where </w:t>
        </w:r>
      </w:ins>
      <w:r w:rsidR="00E4063A" w:rsidRPr="00C9444E">
        <w:rPr>
          <w:rFonts w:ascii="Times New Roman" w:hAnsi="Times New Roman" w:cs="Times New Roman"/>
        </w:rPr>
        <w:t>the E/M-W/O state is stabilized when the PSFs are coupled with the network.</w:t>
      </w:r>
      <w:r w:rsidR="000E4450" w:rsidRPr="00C9444E">
        <w:rPr>
          <w:rFonts w:ascii="Times New Roman" w:hAnsi="Times New Roman" w:cs="Times New Roman"/>
        </w:rPr>
        <w:t xml:space="preserve"> Further, the</w:t>
      </w:r>
      <w:r w:rsidR="00DF7E26">
        <w:rPr>
          <w:rFonts w:ascii="Times New Roman" w:hAnsi="Times New Roman" w:cs="Times New Roman"/>
        </w:rPr>
        <w:t xml:space="preserve"> </w:t>
      </w:r>
      <w:ins w:id="1585" w:author="Madeline Galbraith" w:date="2022-06-14T21:44:00Z">
        <w:r w:rsidR="00DF7E26">
          <w:rPr>
            <w:rFonts w:ascii="Times New Roman" w:hAnsi="Times New Roman" w:cs="Times New Roman"/>
          </w:rPr>
          <w:t>coupled</w:t>
        </w:r>
        <w:r w:rsidR="000E4450" w:rsidRPr="00C9444E">
          <w:rPr>
            <w:rFonts w:ascii="Times New Roman" w:hAnsi="Times New Roman" w:cs="Times New Roman"/>
          </w:rPr>
          <w:t xml:space="preserve"> </w:t>
        </w:r>
      </w:ins>
      <w:r w:rsidR="00DE437B" w:rsidRPr="00C9444E">
        <w:rPr>
          <w:rFonts w:ascii="Times New Roman" w:hAnsi="Times New Roman" w:cs="Times New Roman"/>
        </w:rPr>
        <w:t xml:space="preserve">states in the </w:t>
      </w:r>
      <w:r w:rsidR="000E4450" w:rsidRPr="00C9444E">
        <w:rPr>
          <w:rFonts w:ascii="Times New Roman" w:hAnsi="Times New Roman" w:cs="Times New Roman"/>
        </w:rPr>
        <w:t xml:space="preserve">phases surrounding the region of E/M-W/O </w:t>
      </w:r>
      <w:del w:id="1586" w:author="Madeline Galbraith" w:date="2022-06-14T21:44:00Z">
        <w:r w:rsidR="000E4450" w:rsidRPr="00C9444E">
          <w:rPr>
            <w:rFonts w:ascii="Times New Roman" w:hAnsi="Times New Roman" w:cs="Times New Roman"/>
          </w:rPr>
          <w:delText xml:space="preserve">stability </w:delText>
        </w:r>
      </w:del>
      <w:r w:rsidR="000E4450" w:rsidRPr="00C9444E">
        <w:rPr>
          <w:rFonts w:ascii="Times New Roman" w:hAnsi="Times New Roman" w:cs="Times New Roman"/>
        </w:rPr>
        <w:t>are the</w:t>
      </w:r>
      <w:r w:rsidR="00DE437B" w:rsidRPr="00C9444E">
        <w:rPr>
          <w:rFonts w:ascii="Times New Roman" w:hAnsi="Times New Roman" w:cs="Times New Roman"/>
        </w:rPr>
        <w:t xml:space="preserve"> same as </w:t>
      </w:r>
      <w:ins w:id="1587" w:author="Madeline Galbraith" w:date="2022-06-14T21:44:00Z">
        <w:r w:rsidR="00DF7E26">
          <w:rPr>
            <w:rFonts w:ascii="Times New Roman" w:hAnsi="Times New Roman" w:cs="Times New Roman"/>
          </w:rPr>
          <w:t xml:space="preserve">those in </w:t>
        </w:r>
      </w:ins>
      <w:r w:rsidR="00DE437B" w:rsidRPr="00C9444E">
        <w:rPr>
          <w:rFonts w:ascii="Times New Roman" w:hAnsi="Times New Roman" w:cs="Times New Roman"/>
        </w:rPr>
        <w:t>the bistable networks (E-W/O and E-O)</w:t>
      </w:r>
      <w:r w:rsidR="004167E1" w:rsidRPr="00C9444E">
        <w:rPr>
          <w:rFonts w:ascii="Times New Roman" w:hAnsi="Times New Roman" w:cs="Times New Roman"/>
        </w:rPr>
        <w:t xml:space="preserve">, and also </w:t>
      </w:r>
      <w:del w:id="1588" w:author="Madeline Galbraith" w:date="2022-06-14T21:44:00Z">
        <w:r w:rsidR="004167E1" w:rsidRPr="00C9444E">
          <w:rPr>
            <w:rFonts w:ascii="Times New Roman" w:hAnsi="Times New Roman" w:cs="Times New Roman"/>
          </w:rPr>
          <w:delText>correspond to those</w:delText>
        </w:r>
      </w:del>
      <w:ins w:id="1589" w:author="Madeline Galbraith" w:date="2022-06-14T21:44:00Z">
        <w:r w:rsidR="00143EC2">
          <w:rPr>
            <w:rFonts w:ascii="Times New Roman" w:hAnsi="Times New Roman" w:cs="Times New Roman"/>
          </w:rPr>
          <w:t>appear in the analysis</w:t>
        </w:r>
      </w:ins>
      <w:r w:rsidR="00143EC2">
        <w:rPr>
          <w:rFonts w:ascii="Times New Roman" w:hAnsi="Times New Roman" w:cs="Times New Roman"/>
        </w:rPr>
        <w:t xml:space="preserve"> of th</w:t>
      </w:r>
      <w:r w:rsidR="004167E1" w:rsidRPr="00C9444E">
        <w:rPr>
          <w:rFonts w:ascii="Times New Roman" w:hAnsi="Times New Roman" w:cs="Times New Roman"/>
        </w:rPr>
        <w:t>e tristable network.</w:t>
      </w:r>
      <w:r w:rsidR="005C0794" w:rsidRPr="00C9444E">
        <w:rPr>
          <w:rFonts w:ascii="Times New Roman" w:hAnsi="Times New Roman" w:cs="Times New Roman"/>
        </w:rPr>
        <w:t xml:space="preserve"> </w:t>
      </w:r>
      <w:del w:id="1590" w:author="Madeline Galbraith" w:date="2022-06-14T21:44:00Z">
        <w:r w:rsidR="005C0794" w:rsidRPr="00C9444E">
          <w:rPr>
            <w:rFonts w:ascii="Times New Roman" w:hAnsi="Times New Roman" w:cs="Times New Roman"/>
          </w:rPr>
          <w:delText xml:space="preserve">Thus, incorporating the PSFs – GRHL2 and OVOL – can increase the stability of the E/M-W/O state and </w:delText>
        </w:r>
        <w:r w:rsidR="00750D36" w:rsidRPr="00C9444E">
          <w:rPr>
            <w:rFonts w:ascii="Times New Roman" w:hAnsi="Times New Roman" w:cs="Times New Roman"/>
          </w:rPr>
          <w:delText>the</w:delText>
        </w:r>
      </w:del>
      <w:ins w:id="1591" w:author="Madeline Galbraith" w:date="2022-06-14T21:44:00Z">
        <w:r w:rsidR="001D4B29">
          <w:rPr>
            <w:rFonts w:ascii="Times New Roman" w:hAnsi="Times New Roman" w:cs="Times New Roman"/>
          </w:rPr>
          <w:t>These</w:t>
        </w:r>
      </w:ins>
      <w:r w:rsidR="001D4B29">
        <w:rPr>
          <w:rFonts w:ascii="Times New Roman" w:hAnsi="Times New Roman" w:cs="Times New Roman"/>
        </w:rPr>
        <w:t xml:space="preserve"> results </w:t>
      </w:r>
      <w:del w:id="1592" w:author="Madeline Galbraith" w:date="2022-06-14T21:44:00Z">
        <w:r w:rsidR="00750D36" w:rsidRPr="00C9444E">
          <w:rPr>
            <w:rFonts w:ascii="Times New Roman" w:hAnsi="Times New Roman" w:cs="Times New Roman"/>
          </w:rPr>
          <w:delText xml:space="preserve">here </w:delText>
        </w:r>
        <w:r w:rsidR="005C0794" w:rsidRPr="00C9444E">
          <w:rPr>
            <w:rFonts w:ascii="Times New Roman" w:hAnsi="Times New Roman" w:cs="Times New Roman"/>
          </w:rPr>
          <w:delText xml:space="preserve">agree </w:delText>
        </w:r>
      </w:del>
      <w:ins w:id="1593" w:author="Madeline Galbraith" w:date="2022-06-14T21:44:00Z">
        <w:r w:rsidR="001D4B29">
          <w:rPr>
            <w:rFonts w:ascii="Times New Roman" w:hAnsi="Times New Roman" w:cs="Times New Roman"/>
          </w:rPr>
          <w:t xml:space="preserve">confirm the PSFs can stabilize not only the E/M state but also stabilize the coupling of the hybrid E/M state </w:t>
        </w:r>
      </w:ins>
      <w:r w:rsidR="001D4B29">
        <w:rPr>
          <w:rFonts w:ascii="Times New Roman" w:hAnsi="Times New Roman" w:cs="Times New Roman"/>
        </w:rPr>
        <w:t xml:space="preserve">with </w:t>
      </w:r>
      <w:del w:id="1594" w:author="Madeline Galbraith" w:date="2022-06-14T21:44:00Z">
        <w:r w:rsidR="005C0794" w:rsidRPr="00C9444E">
          <w:rPr>
            <w:rFonts w:ascii="Times New Roman" w:hAnsi="Times New Roman" w:cs="Times New Roman"/>
          </w:rPr>
          <w:delText>our previous finding</w:delText>
        </w:r>
        <w:r w:rsidR="00363457" w:rsidRPr="00C9444E">
          <w:rPr>
            <w:rFonts w:ascii="Times New Roman" w:hAnsi="Times New Roman" w:cs="Times New Roman"/>
          </w:rPr>
          <w:delText xml:space="preserve"> of mutual activation between the EMT and metabolic networks.</w:delText>
        </w:r>
        <w:r w:rsidR="005C0794" w:rsidRPr="00C9444E">
          <w:rPr>
            <w:rFonts w:ascii="Times New Roman" w:hAnsi="Times New Roman" w:cs="Times New Roman"/>
          </w:rPr>
          <w:delText xml:space="preserve"> </w:delText>
        </w:r>
      </w:del>
      <w:ins w:id="1595" w:author="Madeline Galbraith" w:date="2022-06-14T21:44:00Z">
        <w:r w:rsidR="001D4B29">
          <w:rPr>
            <w:rFonts w:ascii="Times New Roman" w:hAnsi="Times New Roman" w:cs="Times New Roman"/>
          </w:rPr>
          <w:t>the hybrid W/O state, i.e., the E/M-W/O state.</w:t>
        </w:r>
      </w:ins>
    </w:p>
    <w:p w14:paraId="59908583" w14:textId="77777777" w:rsidR="000C466B" w:rsidRPr="00C9444E" w:rsidRDefault="00AD7F58" w:rsidP="000C466B">
      <w:pPr>
        <w:pStyle w:val="CaptionedFigure"/>
        <w:rPr>
          <w:del w:id="1596" w:author="Madeline Galbraith" w:date="2022-06-14T21:44:00Z"/>
          <w:rFonts w:ascii="Times New Roman" w:hAnsi="Times New Roman" w:cs="Times New Roman"/>
        </w:rPr>
      </w:pPr>
      <w:del w:id="1597" w:author="Madeline Galbraith" w:date="2022-06-14T21:44:00Z">
        <w:r w:rsidRPr="00C9444E">
          <w:rPr>
            <w:rFonts w:ascii="Times New Roman" w:hAnsi="Times New Roman" w:cs="Times New Roman"/>
            <w:noProof/>
          </w:rPr>
          <w:lastRenderedPageBreak/>
          <w:drawing>
            <wp:inline distT="0" distB="0" distL="0" distR="0" wp14:anchorId="185EC8D6" wp14:editId="074B6FD8">
              <wp:extent cx="5333998" cy="4212320"/>
              <wp:effectExtent l="0" t="0" r="635" b="0"/>
              <wp:docPr id="1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33998" cy="4212320"/>
                      </a:xfrm>
                      <a:prstGeom prst="rect">
                        <a:avLst/>
                      </a:prstGeom>
                      <a:noFill/>
                      <a:ln w="9525">
                        <a:noFill/>
                        <a:headEnd/>
                        <a:tailEnd/>
                      </a:ln>
                    </pic:spPr>
                  </pic:pic>
                </a:graphicData>
              </a:graphic>
            </wp:inline>
          </w:drawing>
        </w:r>
      </w:del>
    </w:p>
    <w:p w14:paraId="0D27F4D7" w14:textId="77777777" w:rsidR="000C466B" w:rsidRPr="00C9444E" w:rsidRDefault="00AD7F58" w:rsidP="000C466B">
      <w:pPr>
        <w:pStyle w:val="CaptionedFigure"/>
        <w:rPr>
          <w:ins w:id="1598" w:author="Madeline Galbraith" w:date="2022-06-14T21:44:00Z"/>
          <w:rFonts w:ascii="Times New Roman" w:hAnsi="Times New Roman" w:cs="Times New Roman"/>
        </w:rPr>
      </w:pPr>
      <w:ins w:id="1599" w:author="Madeline Galbraith" w:date="2022-06-14T21:44:00Z">
        <w:r w:rsidRPr="00C9444E">
          <w:rPr>
            <w:rFonts w:ascii="Times New Roman" w:hAnsi="Times New Roman" w:cs="Times New Roman"/>
            <w:noProof/>
          </w:rPr>
          <w:lastRenderedPageBreak/>
          <w:drawing>
            <wp:inline distT="0" distB="0" distL="0" distR="0" wp14:anchorId="16E18F3B" wp14:editId="34CE2453">
              <wp:extent cx="5017394" cy="42123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17394" cy="4212320"/>
                      </a:xfrm>
                      <a:prstGeom prst="rect">
                        <a:avLst/>
                      </a:prstGeom>
                      <a:noFill/>
                      <a:ln w="9525">
                        <a:noFill/>
                        <a:headEnd/>
                        <a:tailEnd/>
                      </a:ln>
                    </pic:spPr>
                  </pic:pic>
                </a:graphicData>
              </a:graphic>
            </wp:inline>
          </w:drawing>
        </w:r>
      </w:ins>
    </w:p>
    <w:p w14:paraId="286AED27" w14:textId="21202634" w:rsidR="003B02C1" w:rsidRPr="00C9444E" w:rsidRDefault="000C466B" w:rsidP="00C130EA">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9</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PSFs stabilizing </w:t>
      </w:r>
      <w:ins w:id="1600" w:author="Madeline Galbraith" w:date="2022-06-14T21:44:00Z">
        <w:r w:rsidR="0009168B">
          <w:rPr>
            <w:rFonts w:ascii="Times New Roman" w:hAnsi="Times New Roman" w:cs="Times New Roman"/>
            <w:b/>
            <w:bCs/>
            <w:i w:val="0"/>
            <w:iCs/>
          </w:rPr>
          <w:t xml:space="preserve">the </w:t>
        </w:r>
      </w:ins>
      <w:r w:rsidR="00AD7F58" w:rsidRPr="00C9444E">
        <w:rPr>
          <w:rFonts w:ascii="Times New Roman" w:hAnsi="Times New Roman" w:cs="Times New Roman"/>
          <w:b/>
          <w:bCs/>
          <w:i w:val="0"/>
          <w:iCs/>
        </w:rPr>
        <w:t xml:space="preserve">E/M state can </w:t>
      </w:r>
      <w:del w:id="1601" w:author="Madeline Galbraith" w:date="2022-06-14T21:44:00Z">
        <w:r w:rsidR="00AD7F58" w:rsidRPr="00C9444E">
          <w:rPr>
            <w:rFonts w:ascii="Times New Roman" w:hAnsi="Times New Roman" w:cs="Times New Roman"/>
            <w:b/>
            <w:bCs/>
            <w:i w:val="0"/>
            <w:iCs/>
          </w:rPr>
          <w:delText>increase parameters spaces</w:delText>
        </w:r>
      </w:del>
      <w:ins w:id="1602" w:author="Madeline Galbraith" w:date="2022-06-14T21:44:00Z">
        <w:r w:rsidR="0009168B">
          <w:rPr>
            <w:rFonts w:ascii="Times New Roman" w:hAnsi="Times New Roman" w:cs="Times New Roman"/>
            <w:b/>
            <w:bCs/>
            <w:i w:val="0"/>
            <w:iCs/>
          </w:rPr>
          <w:t>stabilize the association</w:t>
        </w:r>
      </w:ins>
      <w:r w:rsidR="0009168B">
        <w:rPr>
          <w:rFonts w:ascii="Times New Roman" w:hAnsi="Times New Roman" w:cs="Times New Roman"/>
          <w:b/>
          <w:bCs/>
          <w:i w:val="0"/>
          <w:iCs/>
        </w:rPr>
        <w:t xml:space="preserve"> of </w:t>
      </w:r>
      <w:ins w:id="1603" w:author="Madeline Galbraith" w:date="2022-06-14T21:44:00Z">
        <w:r w:rsidR="0009168B">
          <w:rPr>
            <w:rFonts w:ascii="Times New Roman" w:hAnsi="Times New Roman" w:cs="Times New Roman"/>
            <w:b/>
            <w:bCs/>
            <w:i w:val="0"/>
            <w:iCs/>
          </w:rPr>
          <w:t xml:space="preserve">the </w:t>
        </w:r>
      </w:ins>
      <w:r w:rsidR="0009168B">
        <w:rPr>
          <w:rFonts w:ascii="Times New Roman" w:hAnsi="Times New Roman" w:cs="Times New Roman"/>
          <w:b/>
          <w:bCs/>
          <w:i w:val="0"/>
          <w:iCs/>
        </w:rPr>
        <w:t>E/M</w:t>
      </w:r>
      <w:del w:id="1604" w:author="Madeline Galbraith" w:date="2022-06-14T21:44:00Z">
        <w:r w:rsidR="00AD7F58" w:rsidRPr="00C9444E">
          <w:rPr>
            <w:rFonts w:ascii="Times New Roman" w:hAnsi="Times New Roman" w:cs="Times New Roman"/>
            <w:b/>
            <w:bCs/>
            <w:i w:val="0"/>
            <w:iCs/>
          </w:rPr>
          <w:delText>-</w:delText>
        </w:r>
      </w:del>
      <w:ins w:id="1605" w:author="Madeline Galbraith" w:date="2022-06-14T21:44:00Z">
        <w:r w:rsidR="0009168B">
          <w:rPr>
            <w:rFonts w:ascii="Times New Roman" w:hAnsi="Times New Roman" w:cs="Times New Roman"/>
            <w:b/>
            <w:bCs/>
            <w:i w:val="0"/>
            <w:iCs/>
          </w:rPr>
          <w:t xml:space="preserve"> state with the </w:t>
        </w:r>
      </w:ins>
      <w:r w:rsidR="0009168B">
        <w:rPr>
          <w:rFonts w:ascii="Times New Roman" w:hAnsi="Times New Roman" w:cs="Times New Roman"/>
          <w:b/>
          <w:bCs/>
          <w:i w:val="0"/>
          <w:iCs/>
        </w:rPr>
        <w:t xml:space="preserve">W/O </w:t>
      </w:r>
      <w:del w:id="1606" w:author="Madeline Galbraith" w:date="2022-06-14T21:44:00Z">
        <w:r w:rsidR="00AD7F58" w:rsidRPr="00C9444E">
          <w:rPr>
            <w:rFonts w:ascii="Times New Roman" w:hAnsi="Times New Roman" w:cs="Times New Roman"/>
            <w:b/>
            <w:bCs/>
            <w:i w:val="0"/>
            <w:iCs/>
          </w:rPr>
          <w:delText>states</w:delText>
        </w:r>
      </w:del>
      <w:ins w:id="1607" w:author="Madeline Galbraith" w:date="2022-06-14T21:44:00Z">
        <w:r w:rsidR="0009168B">
          <w:rPr>
            <w:rFonts w:ascii="Times New Roman" w:hAnsi="Times New Roman" w:cs="Times New Roman"/>
            <w:b/>
            <w:bCs/>
            <w:i w:val="0"/>
            <w:iCs/>
          </w:rPr>
          <w:t>state</w:t>
        </w:r>
      </w:ins>
      <w:r w:rsidR="0009168B">
        <w:rPr>
          <w:rFonts w:ascii="Times New Roman" w:hAnsi="Times New Roman" w:cs="Times New Roman"/>
          <w:b/>
          <w:bCs/>
          <w:i w:val="0"/>
          <w:iCs/>
        </w:rPr>
        <w:t>.</w:t>
      </w:r>
      <w:r w:rsidR="007A19BD" w:rsidRPr="00C9444E">
        <w:rPr>
          <w:rFonts w:ascii="Times New Roman" w:hAnsi="Times New Roman" w:cs="Times New Roman"/>
          <w:b/>
          <w:bCs/>
          <w:i w:val="0"/>
          <w:iCs/>
        </w:rPr>
        <w:t xml:space="preserve"> </w:t>
      </w:r>
      <w:r w:rsidR="007A19BD" w:rsidRPr="00C9444E">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7A19BD"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A19BD" w:rsidRPr="00C9444E">
        <w:rPr>
          <w:rFonts w:ascii="Times New Roman" w:eastAsiaTheme="minorEastAsia" w:hAnsi="Times New Roman" w:cs="Times New Roman"/>
          <w:i w:val="0"/>
          <w:iCs/>
        </w:rPr>
        <w:t xml:space="preserve">, and reducing </w:t>
      </w:r>
      <w:del w:id="1608" w:author="Madeline Galbraith" w:date="2022-06-14T21:44:00Z">
        <w:r w:rsidR="007A19BD" w:rsidRPr="00C9444E">
          <w:rPr>
            <w:rFonts w:ascii="Times New Roman" w:eastAsiaTheme="minorEastAsia" w:hAnsi="Times New Roman" w:cs="Times New Roman"/>
            <w:i w:val="0"/>
            <w:iCs/>
          </w:rPr>
          <w:delText>Input to SNAIL</w:delText>
        </w:r>
      </w:del>
      <w:ins w:id="1609" w:author="Madeline Galbraith" w:date="2022-06-14T21:44:00Z">
        <w:r w:rsidR="007C753D">
          <w:rPr>
            <w:rFonts w:ascii="Times New Roman" w:eastAsiaTheme="minorEastAsia" w:hAnsi="Times New Roman" w:cs="Times New Roman"/>
            <w:i w:val="0"/>
            <w:iCs/>
          </w:rPr>
          <w:t>the EMT-inducing signal</w:t>
        </w:r>
      </w:ins>
      <w:r w:rsidR="007A19BD" w:rsidRPr="00C9444E">
        <w:rPr>
          <w:rFonts w:ascii="Times New Roman" w:eastAsiaTheme="minorEastAsia" w:hAnsi="Times New Roman" w:cs="Times New Roman"/>
          <w:i w:val="0"/>
          <w:iCs/>
        </w:rPr>
        <w:t>) suppresses all states except the E/M-W/O state and increases the parameter regime of the phase.</w:t>
      </w:r>
      <w:r w:rsidR="00AD7F58" w:rsidRPr="00C9444E">
        <w:rPr>
          <w:rFonts w:ascii="Times New Roman" w:hAnsi="Times New Roman" w:cs="Times New Roman"/>
          <w:b/>
          <w:bCs/>
          <w:i w:val="0"/>
          <w:iCs/>
        </w:rPr>
        <w:t xml:space="preserve"> </w:t>
      </w:r>
      <w:r w:rsidR="003B02C1" w:rsidRPr="00C9444E">
        <w:rPr>
          <w:rFonts w:ascii="Times New Roman" w:hAnsi="Times New Roman" w:cs="Times New Roman"/>
          <w:b/>
          <w:bCs/>
          <w:i w:val="0"/>
          <w:iCs/>
        </w:rPr>
        <w:t>(A)</w:t>
      </w:r>
      <w:r w:rsidR="003B02C1" w:rsidRPr="00C9444E">
        <w:rPr>
          <w:rFonts w:ascii="Times New Roman" w:hAnsi="Times New Roman" w:cs="Times New Roman"/>
          <w:i w:val="0"/>
          <w:iCs/>
        </w:rPr>
        <w:t xml:space="preserve"> The </w:t>
      </w:r>
      <w:del w:id="1610" w:author="Madeline Galbraith" w:date="2022-06-14T21:44:00Z">
        <w:r w:rsidR="003B02C1" w:rsidRPr="00C9444E">
          <w:rPr>
            <w:rFonts w:ascii="Times New Roman" w:hAnsi="Times New Roman" w:cs="Times New Roman"/>
            <w:i w:val="0"/>
            <w:iCs/>
          </w:rPr>
          <w:delText>modified</w:delText>
        </w:r>
      </w:del>
      <w:ins w:id="1611" w:author="Madeline Galbraith" w:date="2022-06-14T21:44:00Z">
        <w:r w:rsidR="00CC2261">
          <w:rPr>
            <w:rFonts w:ascii="Times New Roman" w:hAnsi="Times New Roman" w:cs="Times New Roman"/>
            <w:i w:val="0"/>
            <w:iCs/>
          </w:rPr>
          <w:t>coupled EMT-metabolism</w:t>
        </w:r>
      </w:ins>
      <w:r w:rsidR="003B02C1" w:rsidRPr="00C9444E">
        <w:rPr>
          <w:rFonts w:ascii="Times New Roman" w:hAnsi="Times New Roman" w:cs="Times New Roman"/>
          <w:i w:val="0"/>
          <w:iCs/>
        </w:rPr>
        <w:t xml:space="preserve"> network </w:t>
      </w:r>
      <w:del w:id="1612" w:author="Madeline Galbraith" w:date="2022-06-14T21:44:00Z">
        <w:r w:rsidR="003B02C1" w:rsidRPr="00C9444E">
          <w:rPr>
            <w:rFonts w:ascii="Times New Roman" w:hAnsi="Times New Roman" w:cs="Times New Roman"/>
            <w:i w:val="0"/>
            <w:iCs/>
          </w:rPr>
          <w:delText>to include</w:delText>
        </w:r>
      </w:del>
      <w:ins w:id="1613" w:author="Madeline Galbraith" w:date="2022-06-14T21:44:00Z">
        <w:r w:rsidR="003B02C1" w:rsidRPr="00C9444E">
          <w:rPr>
            <w:rFonts w:ascii="Times New Roman" w:hAnsi="Times New Roman" w:cs="Times New Roman"/>
            <w:i w:val="0"/>
            <w:iCs/>
          </w:rPr>
          <w:t>includ</w:t>
        </w:r>
        <w:r w:rsidR="00CC2261">
          <w:rPr>
            <w:rFonts w:ascii="Times New Roman" w:hAnsi="Times New Roman" w:cs="Times New Roman"/>
            <w:i w:val="0"/>
            <w:iCs/>
          </w:rPr>
          <w:t>ing</w:t>
        </w:r>
      </w:ins>
      <w:r w:rsidR="003B02C1" w:rsidRPr="00C9444E">
        <w:rPr>
          <w:rFonts w:ascii="Times New Roman" w:hAnsi="Times New Roman" w:cs="Times New Roman"/>
          <w:i w:val="0"/>
          <w:iCs/>
        </w:rPr>
        <w:t xml:space="preserve"> GRHL2 and OVOL2. </w:t>
      </w:r>
      <w:r w:rsidR="003B02C1" w:rsidRPr="00C9444E">
        <w:rPr>
          <w:rFonts w:ascii="Times New Roman" w:hAnsi="Times New Roman" w:cs="Times New Roman"/>
          <w:b/>
          <w:bCs/>
          <w:i w:val="0"/>
          <w:iCs/>
        </w:rPr>
        <w:t>(B)</w:t>
      </w:r>
      <w:r w:rsidR="003B02C1" w:rsidRPr="00C9444E">
        <w:rPr>
          <w:rFonts w:ascii="Times New Roman" w:hAnsi="Times New Roman" w:cs="Times New Roman"/>
          <w:i w:val="0"/>
          <w:iCs/>
        </w:rPr>
        <w:t xml:space="preserve"> The</w:t>
      </w:r>
      <w:r w:rsidR="00CC2261">
        <w:rPr>
          <w:rFonts w:ascii="Times New Roman" w:hAnsi="Times New Roman" w:cs="Times New Roman"/>
          <w:i w:val="0"/>
          <w:iCs/>
        </w:rPr>
        <w:t xml:space="preserve"> </w:t>
      </w:r>
      <w:del w:id="1614" w:author="Madeline Galbraith" w:date="2022-06-14T21:44:00Z">
        <w:r w:rsidR="003B02C1" w:rsidRPr="00C9444E">
          <w:rPr>
            <w:rFonts w:ascii="Times New Roman" w:hAnsi="Times New Roman" w:cs="Times New Roman"/>
            <w:i w:val="0"/>
            <w:iCs/>
          </w:rPr>
          <w:delText xml:space="preserve">coupled </w:delText>
        </w:r>
      </w:del>
      <w:ins w:id="1615" w:author="Madeline Galbraith" w:date="2022-06-14T21:44:00Z">
        <w:r w:rsidR="00CC2261">
          <w:rPr>
            <w:rFonts w:ascii="Times New Roman" w:hAnsi="Times New Roman" w:cs="Times New Roman"/>
            <w:i w:val="0"/>
            <w:iCs/>
          </w:rPr>
          <w:t>phase diagram of the</w:t>
        </w:r>
        <w:r w:rsidR="003B02C1" w:rsidRPr="00C9444E">
          <w:rPr>
            <w:rFonts w:ascii="Times New Roman" w:hAnsi="Times New Roman" w:cs="Times New Roman"/>
            <w:i w:val="0"/>
            <w:iCs/>
          </w:rPr>
          <w:t xml:space="preserve"> coupled</w:t>
        </w:r>
        <w:r w:rsidR="00CC2261">
          <w:rPr>
            <w:rFonts w:ascii="Times New Roman" w:hAnsi="Times New Roman" w:cs="Times New Roman"/>
            <w:i w:val="0"/>
            <w:iCs/>
          </w:rPr>
          <w:t xml:space="preserve"> states when the PSFs are present.</w:t>
        </w:r>
        <w:r w:rsidR="003B02C1" w:rsidRPr="00C9444E">
          <w:rPr>
            <w:rFonts w:ascii="Times New Roman" w:hAnsi="Times New Roman" w:cs="Times New Roman"/>
            <w:i w:val="0"/>
            <w:iCs/>
          </w:rPr>
          <w:t xml:space="preserve"> </w:t>
        </w:r>
      </w:ins>
      <w:r w:rsidR="003B02C1" w:rsidRPr="00C9444E">
        <w:rPr>
          <w:rFonts w:ascii="Times New Roman" w:hAnsi="Times New Roman" w:cs="Times New Roman"/>
          <w:i w:val="0"/>
          <w:iCs/>
        </w:rPr>
        <w:t xml:space="preserve">E/M-W/O state is present in </w:t>
      </w:r>
      <w:del w:id="1616" w:author="Madeline Galbraith" w:date="2022-06-14T21:44:00Z">
        <w:r w:rsidR="003B02C1" w:rsidRPr="00C9444E">
          <w:rPr>
            <w:rFonts w:ascii="Times New Roman" w:hAnsi="Times New Roman" w:cs="Times New Roman"/>
            <w:i w:val="0"/>
            <w:iCs/>
          </w:rPr>
          <w:delText>more of the</w:delText>
        </w:r>
      </w:del>
      <w:ins w:id="1617" w:author="Madeline Galbraith" w:date="2022-06-14T21:44:00Z">
        <w:r w:rsidR="0093470C">
          <w:rPr>
            <w:rFonts w:ascii="Times New Roman" w:hAnsi="Times New Roman" w:cs="Times New Roman"/>
            <w:i w:val="0"/>
            <w:iCs/>
          </w:rPr>
          <w:t>a larger</w:t>
        </w:r>
        <w:r w:rsidR="003B02C1" w:rsidRPr="00C9444E">
          <w:rPr>
            <w:rFonts w:ascii="Times New Roman" w:hAnsi="Times New Roman" w:cs="Times New Roman"/>
            <w:i w:val="0"/>
            <w:iCs/>
          </w:rPr>
          <w:t xml:space="preserve"> </w:t>
        </w:r>
        <w:r w:rsidR="0093470C">
          <w:rPr>
            <w:rFonts w:ascii="Times New Roman" w:hAnsi="Times New Roman" w:cs="Times New Roman"/>
            <w:i w:val="0"/>
            <w:iCs/>
          </w:rPr>
          <w:t>parameter</w:t>
        </w:r>
      </w:ins>
      <w:r w:rsidR="003B02C1" w:rsidRPr="00C9444E">
        <w:rPr>
          <w:rFonts w:ascii="Times New Roman" w:hAnsi="Times New Roman" w:cs="Times New Roman"/>
          <w:i w:val="0"/>
          <w:iCs/>
        </w:rPr>
        <w:t xml:space="preserve"> space due to the PSFs stabilizing the E/M state even when AMPK downregulates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del w:id="1618" w:author="Madeline Galbraith" w:date="2022-06-14T21:44:00Z">
            <w:rPr>
              <w:rFonts w:ascii="Cambria Math" w:hAnsi="Cambria Math" w:cs="Times New Roman"/>
            </w:rPr>
            <m:t>.</m:t>
          </w:del>
        </m:r>
      </m:oMath>
      <w:ins w:id="1619" w:author="Madeline Galbraith" w:date="2022-06-14T21:44:00Z">
        <w:r w:rsidR="0093470C">
          <w:rPr>
            <w:rFonts w:ascii="Times New Roman" w:eastAsiaTheme="minorEastAsia" w:hAnsi="Times New Roman" w:cs="Times New Roman"/>
            <w:i w:val="0"/>
          </w:rPr>
          <w:t>.</w:t>
        </w:r>
      </w:ins>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(C)</w:t>
      </w:r>
      <w:r w:rsidR="003B02C1" w:rsidRPr="00C9444E">
        <w:rPr>
          <w:rFonts w:ascii="Times New Roman" w:hAnsi="Times New Roman" w:cs="Times New Roman"/>
          <w:i w:val="0"/>
          <w:iCs/>
        </w:rPr>
        <w:t xml:space="preserve"> The phase </w:t>
      </w:r>
      <w:del w:id="1620" w:author="Madeline Galbraith" w:date="2022-06-14T21:44:00Z">
        <w:r w:rsidR="003B02C1" w:rsidRPr="00C9444E">
          <w:rPr>
            <w:rFonts w:ascii="Times New Roman" w:hAnsi="Times New Roman" w:cs="Times New Roman"/>
            <w:i w:val="0"/>
            <w:iCs/>
          </w:rPr>
          <w:delText>space</w:delText>
        </w:r>
      </w:del>
      <w:ins w:id="1621" w:author="Madeline Galbraith" w:date="2022-06-14T21:44:00Z">
        <w:r w:rsidR="0093470C">
          <w:rPr>
            <w:rFonts w:ascii="Times New Roman" w:hAnsi="Times New Roman" w:cs="Times New Roman"/>
            <w:i w:val="0"/>
            <w:iCs/>
          </w:rPr>
          <w:t>diagram of the coupling states</w:t>
        </w:r>
      </w:ins>
      <w:r w:rsidR="003B02C1" w:rsidRPr="00C9444E">
        <w:rPr>
          <w:rFonts w:ascii="Times New Roman" w:hAnsi="Times New Roman" w:cs="Times New Roman"/>
          <w:i w:val="0"/>
          <w:iCs/>
        </w:rPr>
        <w:t xml:space="preserve"> when the </w:t>
      </w:r>
      <w:del w:id="1622" w:author="Madeline Galbraith" w:date="2022-06-14T21:44:00Z">
        <w:r w:rsidR="003B02C1" w:rsidRPr="00C9444E">
          <w:rPr>
            <w:rFonts w:ascii="Times New Roman" w:hAnsi="Times New Roman" w:cs="Times New Roman"/>
            <w:i w:val="0"/>
            <w:iCs/>
          </w:rPr>
          <w:delText>Input to</w:delText>
        </w:r>
      </w:del>
      <w:ins w:id="1623" w:author="Madeline Galbraith" w:date="2022-06-14T21:44:00Z">
        <w:r w:rsidR="0093470C">
          <w:rPr>
            <w:rFonts w:ascii="Times New Roman" w:hAnsi="Times New Roman" w:cs="Times New Roman"/>
            <w:i w:val="0"/>
            <w:iCs/>
          </w:rPr>
          <w:t>crosstalks – EMT-inducing signal acting on</w:t>
        </w:r>
      </w:ins>
      <w:r w:rsidR="003B02C1" w:rsidRPr="00C9444E">
        <w:rPr>
          <w:rFonts w:ascii="Times New Roman" w:hAnsi="Times New Roman" w:cs="Times New Roman"/>
          <w:i w:val="0"/>
          <w:iCs/>
        </w:rPr>
        <w:t xml:space="preserve">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hAnsi="Times New Roman" w:cs="Times New Roman"/>
          <w:i w:val="0"/>
          <w:iCs/>
        </w:rPr>
        <w:t xml:space="preserve"> </w:t>
      </w:r>
      <w:del w:id="1624" w:author="Madeline Galbraith" w:date="2022-06-14T21:44:00Z">
        <w:r w:rsidR="003B02C1" w:rsidRPr="00C9444E">
          <w:rPr>
            <w:rFonts w:ascii="Times New Roman" w:hAnsi="Times New Roman" w:cs="Times New Roman"/>
            <w:i w:val="0"/>
            <w:iCs/>
          </w:rPr>
          <w:delText xml:space="preserve">is </w:delText>
        </w:r>
      </w:del>
      <w:r w:rsidR="003B02C1" w:rsidRPr="00C9444E">
        <w:rPr>
          <w:rFonts w:ascii="Times New Roman" w:hAnsi="Times New Roman" w:cs="Times New Roman"/>
          <w:i w:val="0"/>
          <w:iCs/>
        </w:rPr>
        <w:t xml:space="preserve">upregulating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w:t>
      </w:r>
      <w:del w:id="1625" w:author="Madeline Galbraith" w:date="2022-06-14T21:44:00Z">
        <w:r w:rsidR="003B02C1" w:rsidRPr="00C9444E">
          <w:rPr>
            <w:rFonts w:ascii="Times New Roman" w:hAnsi="Times New Roman" w:cs="Times New Roman"/>
            <w:i w:val="0"/>
            <w:iCs/>
          </w:rPr>
          <w:delText xml:space="preserve">is </w:delText>
        </w:r>
      </w:del>
      <w:r w:rsidR="003B02C1" w:rsidRPr="00C9444E">
        <w:rPr>
          <w:rFonts w:ascii="Times New Roman" w:hAnsi="Times New Roman" w:cs="Times New Roman"/>
          <w:i w:val="0"/>
          <w:iCs/>
        </w:rPr>
        <w:t xml:space="preserve">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del w:id="1626" w:author="Madeline Galbraith" w:date="2022-06-14T21:44:00Z">
        <w:r w:rsidR="003B02C1" w:rsidRPr="00C9444E">
          <w:rPr>
            <w:rFonts w:ascii="Times New Roman" w:hAnsi="Times New Roman" w:cs="Times New Roman"/>
            <w:i w:val="0"/>
            <w:iCs/>
          </w:rPr>
          <w:delText>. There is a larger region</w:delText>
        </w:r>
      </w:del>
      <w:ins w:id="1627" w:author="Madeline Galbraith" w:date="2022-06-14T21:44:00Z">
        <w:r w:rsidR="006370E0">
          <w:rPr>
            <w:rFonts w:ascii="Times New Roman" w:eastAsiaTheme="minorEastAsia" w:hAnsi="Times New Roman" w:cs="Times New Roman"/>
            <w:i w:val="0"/>
            <w:iCs/>
          </w:rPr>
          <w:t>– are present together</w:t>
        </w:r>
        <w:r w:rsidR="003B02C1" w:rsidRPr="00C9444E">
          <w:rPr>
            <w:rFonts w:ascii="Times New Roman" w:hAnsi="Times New Roman" w:cs="Times New Roman"/>
            <w:i w:val="0"/>
            <w:iCs/>
          </w:rPr>
          <w:t>. The</w:t>
        </w:r>
        <w:r w:rsidR="006370E0">
          <w:rPr>
            <w:rFonts w:ascii="Times New Roman" w:hAnsi="Times New Roman" w:cs="Times New Roman"/>
            <w:i w:val="0"/>
            <w:iCs/>
          </w:rPr>
          <w:t xml:space="preserve"> phase</w:t>
        </w:r>
      </w:ins>
      <w:r w:rsidR="006370E0">
        <w:rPr>
          <w:rFonts w:ascii="Times New Roman" w:hAnsi="Times New Roman" w:cs="Times New Roman"/>
          <w:i w:val="0"/>
          <w:iCs/>
        </w:rPr>
        <w:t xml:space="preserve"> </w:t>
      </w:r>
      <w:r w:rsidR="003B02C1" w:rsidRPr="00C9444E">
        <w:rPr>
          <w:rFonts w:ascii="Times New Roman" w:hAnsi="Times New Roman" w:cs="Times New Roman"/>
          <w:i w:val="0"/>
          <w:iCs/>
        </w:rPr>
        <w:t xml:space="preserve">where the E/M-W/O state is the only possible coupled state </w:t>
      </w:r>
      <w:ins w:id="1628" w:author="Madeline Galbraith" w:date="2022-06-14T21:44:00Z">
        <w:r w:rsidR="00D04FB7">
          <w:rPr>
            <w:rFonts w:ascii="Times New Roman" w:hAnsi="Times New Roman" w:cs="Times New Roman"/>
            <w:i w:val="0"/>
            <w:iCs/>
          </w:rPr>
          <w:t xml:space="preserve">is significantly enlarged </w:t>
        </w:r>
      </w:ins>
      <w:r w:rsidR="003B02C1" w:rsidRPr="00C9444E">
        <w:rPr>
          <w:rFonts w:ascii="Times New Roman" w:hAnsi="Times New Roman" w:cs="Times New Roman"/>
          <w:i w:val="0"/>
          <w:iCs/>
        </w:rPr>
        <w:t>compared to the</w:t>
      </w:r>
      <w:r w:rsidR="00D04FB7">
        <w:rPr>
          <w:rFonts w:ascii="Times New Roman" w:hAnsi="Times New Roman" w:cs="Times New Roman"/>
          <w:i w:val="0"/>
          <w:iCs/>
        </w:rPr>
        <w:t xml:space="preserve"> </w:t>
      </w:r>
      <w:del w:id="1629" w:author="Madeline Galbraith" w:date="2022-06-14T21:44:00Z">
        <w:r w:rsidR="003B02C1" w:rsidRPr="00C9444E">
          <w:rPr>
            <w:rFonts w:ascii="Times New Roman" w:hAnsi="Times New Roman" w:cs="Times New Roman"/>
            <w:i w:val="0"/>
            <w:iCs/>
          </w:rPr>
          <w:delText>original model.</w:delText>
        </w:r>
      </w:del>
      <w:ins w:id="1630" w:author="Madeline Galbraith" w:date="2022-06-14T21:44:00Z">
        <w:r w:rsidR="00D04FB7">
          <w:rPr>
            <w:rFonts w:ascii="Times New Roman" w:hAnsi="Times New Roman" w:cs="Times New Roman"/>
            <w:i w:val="0"/>
            <w:iCs/>
          </w:rPr>
          <w:t>coupled network without PSFs</w:t>
        </w:r>
        <w:r w:rsidR="003B02C1" w:rsidRPr="00C9444E">
          <w:rPr>
            <w:rFonts w:ascii="Times New Roman" w:hAnsi="Times New Roman" w:cs="Times New Roman"/>
            <w:i w:val="0"/>
            <w:iCs/>
          </w:rPr>
          <w:t>.</w:t>
        </w:r>
      </w:ins>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(D)</w:t>
      </w:r>
      <w:r w:rsidR="003B02C1" w:rsidRPr="00C9444E">
        <w:rPr>
          <w:rFonts w:ascii="Times New Roman" w:hAnsi="Times New Roman" w:cs="Times New Roman"/>
          <w:i w:val="0"/>
          <w:iCs/>
        </w:rPr>
        <w:t xml:space="preserve"> The difference in the </w:t>
      </w:r>
      <w:del w:id="1631" w:author="Madeline Galbraith" w:date="2022-06-14T21:44:00Z">
        <w:r w:rsidR="003B02C1" w:rsidRPr="00C9444E">
          <w:rPr>
            <w:rFonts w:ascii="Times New Roman" w:hAnsi="Times New Roman" w:cs="Times New Roman"/>
            <w:i w:val="0"/>
            <w:iCs/>
          </w:rPr>
          <w:delText>percent</w:delText>
        </w:r>
      </w:del>
      <w:ins w:id="1632" w:author="Madeline Galbraith" w:date="2022-06-14T21:44:00Z">
        <w:r w:rsidR="00D04FB7">
          <w:rPr>
            <w:rFonts w:ascii="Times New Roman" w:hAnsi="Times New Roman" w:cs="Times New Roman"/>
            <w:i w:val="0"/>
            <w:iCs/>
          </w:rPr>
          <w:t>frequency</w:t>
        </w:r>
      </w:ins>
      <w:r w:rsidR="00D04FB7">
        <w:rPr>
          <w:rFonts w:ascii="Times New Roman" w:hAnsi="Times New Roman" w:cs="Times New Roman"/>
          <w:i w:val="0"/>
          <w:iCs/>
        </w:rPr>
        <w:t xml:space="preserve"> of </w:t>
      </w:r>
      <w:del w:id="1633" w:author="Madeline Galbraith" w:date="2022-06-14T21:44:00Z">
        <w:r w:rsidR="003B02C1" w:rsidRPr="00C9444E">
          <w:rPr>
            <w:rFonts w:ascii="Times New Roman" w:hAnsi="Times New Roman" w:cs="Times New Roman"/>
            <w:i w:val="0"/>
            <w:iCs/>
          </w:rPr>
          <w:delText>initial conditions</w:delText>
        </w:r>
      </w:del>
      <w:ins w:id="1634" w:author="Madeline Galbraith" w:date="2022-06-14T21:44:00Z">
        <w:r w:rsidR="00D04FB7">
          <w:rPr>
            <w:rFonts w:ascii="Times New Roman" w:hAnsi="Times New Roman" w:cs="Times New Roman"/>
            <w:i w:val="0"/>
            <w:iCs/>
          </w:rPr>
          <w:t>the E/M-W/O state</w:t>
        </w:r>
      </w:ins>
      <w:r w:rsidR="003B02C1" w:rsidRPr="00C9444E">
        <w:rPr>
          <w:rFonts w:ascii="Times New Roman" w:hAnsi="Times New Roman" w:cs="Times New Roman"/>
          <w:i w:val="0"/>
          <w:iCs/>
        </w:rPr>
        <w:t xml:space="preserve"> between (C</w:t>
      </w:r>
      <w:ins w:id="1635" w:author="Madeline Galbraith" w:date="2022-06-14T21:44:00Z">
        <w:r w:rsidR="00D04FB7">
          <w:rPr>
            <w:rFonts w:ascii="Times New Roman" w:hAnsi="Times New Roman" w:cs="Times New Roman"/>
            <w:i w:val="0"/>
            <w:iCs/>
          </w:rPr>
          <w:t>, PSFs present</w:t>
        </w:r>
      </w:ins>
      <w:r w:rsidR="003B02C1" w:rsidRPr="00C9444E">
        <w:rPr>
          <w:rFonts w:ascii="Times New Roman" w:hAnsi="Times New Roman" w:cs="Times New Roman"/>
          <w:i w:val="0"/>
          <w:iCs/>
        </w:rPr>
        <w:t>) and the original model</w:t>
      </w:r>
      <w:r w:rsidR="00D04FB7">
        <w:rPr>
          <w:rFonts w:ascii="Times New Roman" w:hAnsi="Times New Roman" w:cs="Times New Roman"/>
          <w:i w:val="0"/>
          <w:iCs/>
        </w:rPr>
        <w:t xml:space="preserve"> </w:t>
      </w:r>
      <w:del w:id="1636" w:author="Madeline Galbraith" w:date="2022-06-14T21:44:00Z">
        <w:r w:rsidR="003B02C1" w:rsidRPr="00C9444E">
          <w:rPr>
            <w:rFonts w:ascii="Times New Roman" w:hAnsi="Times New Roman" w:cs="Times New Roman"/>
            <w:i w:val="0"/>
            <w:iCs/>
          </w:rPr>
          <w:delText xml:space="preserve">when the </w:delText>
        </w:r>
        <w:r w:rsidR="00F340BE" w:rsidRPr="00C9444E">
          <w:rPr>
            <w:rFonts w:ascii="Times New Roman" w:hAnsi="Times New Roman" w:cs="Times New Roman"/>
            <w:i w:val="0"/>
            <w:iCs/>
          </w:rPr>
          <w:delText>I</w:delText>
        </w:r>
        <w:r w:rsidR="003B02C1" w:rsidRPr="00C9444E">
          <w:rPr>
            <w:rFonts w:ascii="Times New Roman" w:hAnsi="Times New Roman" w:cs="Times New Roman"/>
            <w:i w:val="0"/>
            <w:iCs/>
          </w:rPr>
          <w:delText xml:space="preserve">nput to </w:delText>
        </w:r>
        <w:r w:rsidR="005506B5" w:rsidRPr="00C9444E">
          <w:rPr>
            <w:rFonts w:ascii="Times New Roman" w:hAnsi="Times New Roman" w:cs="Times New Roman"/>
            <w:i w:val="0"/>
            <w:iCs/>
          </w:rPr>
          <w:delText xml:space="preserve">SNAIL </w:delText>
        </w:r>
        <w:r w:rsidR="003B02C1" w:rsidRPr="00C9444E">
          <w:rPr>
            <w:rFonts w:ascii="Times New Roman" w:hAnsi="Times New Roman" w:cs="Times New Roman"/>
            <w:i w:val="0"/>
            <w:iCs/>
          </w:rPr>
          <w:delText xml:space="preserve">is 10K, </w:delText>
        </w:r>
      </w:del>
      <m:oMath>
        <m:sSub>
          <m:sSubPr>
            <m:ctrlPr>
              <w:del w:id="1637" w:author="Madeline Galbraith" w:date="2022-06-14T21:44:00Z">
                <w:rPr>
                  <w:rFonts w:ascii="Cambria Math" w:hAnsi="Cambria Math" w:cs="Times New Roman"/>
                  <w:i w:val="0"/>
                  <w:iCs/>
                </w:rPr>
              </w:del>
            </m:ctrlPr>
          </m:sSubPr>
          <m:e>
            <m:r>
              <w:del w:id="1638" w:author="Madeline Galbraith" w:date="2022-06-14T21:44:00Z">
                <w:rPr>
                  <w:rFonts w:ascii="Cambria Math" w:hAnsi="Cambria Math" w:cs="Times New Roman"/>
                </w:rPr>
                <m:t>μ</m:t>
              </w:del>
            </m:r>
          </m:e>
          <m:sub>
            <m:r>
              <w:del w:id="1639" w:author="Madeline Galbraith" w:date="2022-06-14T21:44:00Z">
                <w:rPr>
                  <w:rFonts w:ascii="Cambria Math" w:hAnsi="Cambria Math" w:cs="Times New Roman"/>
                </w:rPr>
                <m:t>34</m:t>
              </w:del>
            </m:r>
          </m:sub>
        </m:sSub>
      </m:oMath>
      <w:del w:id="1640" w:author="Madeline Galbraith" w:date="2022-06-14T21:44:00Z">
        <w:r w:rsidR="003B02C1" w:rsidRPr="00C9444E">
          <w:rPr>
            <w:rFonts w:ascii="Times New Roman" w:eastAsiaTheme="minorEastAsia" w:hAnsi="Times New Roman" w:cs="Times New Roman"/>
            <w:i w:val="0"/>
            <w:iCs/>
          </w:rPr>
          <w:delText>upregulates</w:delText>
        </w:r>
        <w:r w:rsidR="003B02C1" w:rsidRPr="00C9444E">
          <w:rPr>
            <w:rFonts w:ascii="Times New Roman" w:hAnsi="Times New Roman" w:cs="Times New Roman"/>
            <w:i w:val="0"/>
            <w:iCs/>
          </w:rPr>
          <w:delText xml:space="preserve"> mtROS, and </w:delText>
        </w:r>
        <w:r w:rsidR="005506B5" w:rsidRPr="00C9444E">
          <w:rPr>
            <w:rFonts w:ascii="Times New Roman" w:hAnsi="Times New Roman" w:cs="Times New Roman"/>
            <w:i w:val="0"/>
            <w:iCs/>
          </w:rPr>
          <w:delText>HIF-1</w:delText>
        </w:r>
        <w:r w:rsidR="003B02C1" w:rsidRPr="00C9444E">
          <w:rPr>
            <w:rFonts w:ascii="Times New Roman" w:hAnsi="Times New Roman" w:cs="Times New Roman"/>
            <w:i w:val="0"/>
            <w:iCs/>
          </w:rPr>
          <w:delText xml:space="preserve"> inhibits </w:delText>
        </w:r>
      </w:del>
      <m:oMath>
        <m:sSub>
          <m:sSubPr>
            <m:ctrlPr>
              <w:del w:id="1641" w:author="Madeline Galbraith" w:date="2022-06-14T21:44:00Z">
                <w:rPr>
                  <w:rFonts w:ascii="Cambria Math" w:hAnsi="Cambria Math" w:cs="Times New Roman"/>
                  <w:i w:val="0"/>
                  <w:iCs/>
                </w:rPr>
              </w:del>
            </m:ctrlPr>
          </m:sSubPr>
          <m:e>
            <m:r>
              <w:del w:id="1642" w:author="Madeline Galbraith" w:date="2022-06-14T21:44:00Z">
                <w:rPr>
                  <w:rFonts w:ascii="Cambria Math" w:hAnsi="Cambria Math" w:cs="Times New Roman"/>
                </w:rPr>
                <m:t>μ</m:t>
              </w:del>
            </m:r>
          </m:e>
          <m:sub>
            <m:r>
              <w:del w:id="1643" w:author="Madeline Galbraith" w:date="2022-06-14T21:44:00Z">
                <w:rPr>
                  <w:rFonts w:ascii="Cambria Math" w:hAnsi="Cambria Math" w:cs="Times New Roman"/>
                </w:rPr>
                <m:t>200</m:t>
              </w:del>
            </m:r>
          </m:sub>
        </m:sSub>
      </m:oMath>
      <w:del w:id="1644" w:author="Madeline Galbraith" w:date="2022-06-14T21:44:00Z">
        <w:r w:rsidR="003B02C1" w:rsidRPr="00C9444E">
          <w:rPr>
            <w:rFonts w:ascii="Times New Roman" w:hAnsi="Times New Roman" w:cs="Times New Roman"/>
            <w:i w:val="0"/>
            <w:iCs/>
          </w:rPr>
          <w:delText>.</w:delText>
        </w:r>
      </w:del>
      <w:ins w:id="1645" w:author="Madeline Galbraith" w:date="2022-06-14T21:44:00Z">
        <w:r w:rsidR="00D04FB7">
          <w:rPr>
            <w:rFonts w:ascii="Times New Roman" w:hAnsi="Times New Roman" w:cs="Times New Roman"/>
            <w:i w:val="0"/>
            <w:iCs/>
          </w:rPr>
          <w:t xml:space="preserve">(Fig. </w:t>
        </w:r>
        <w:r w:rsidR="008E5AC7">
          <w:rPr>
            <w:rFonts w:ascii="Times New Roman" w:hAnsi="Times New Roman" w:cs="Times New Roman"/>
            <w:i w:val="0"/>
            <w:iCs/>
          </w:rPr>
          <w:t>S29B</w:t>
        </w:r>
        <w:r w:rsidR="00D04FB7">
          <w:rPr>
            <w:rFonts w:ascii="Times New Roman" w:hAnsi="Times New Roman" w:cs="Times New Roman"/>
            <w:i w:val="0"/>
            <w:iCs/>
          </w:rPr>
          <w:t>, PSFs are not present).</w:t>
        </w:r>
      </w:ins>
      <w:r w:rsidR="003B02C1" w:rsidRPr="00C9444E">
        <w:rPr>
          <w:rFonts w:ascii="Times New Roman" w:hAnsi="Times New Roman" w:cs="Times New Roman"/>
          <w:i w:val="0"/>
          <w:iCs/>
        </w:rPr>
        <w:t xml:space="preserve"> The dark red region shows the </w:t>
      </w:r>
      <w:del w:id="1646" w:author="Madeline Galbraith" w:date="2022-06-14T21:44:00Z">
        <w:r w:rsidR="003B02C1" w:rsidRPr="00C9444E">
          <w:rPr>
            <w:rFonts w:ascii="Times New Roman" w:hAnsi="Times New Roman" w:cs="Times New Roman"/>
            <w:i w:val="0"/>
            <w:iCs/>
          </w:rPr>
          <w:delText>area</w:delText>
        </w:r>
      </w:del>
      <w:ins w:id="1647" w:author="Madeline Galbraith" w:date="2022-06-14T21:44:00Z">
        <w:r w:rsidR="00C748CE">
          <w:rPr>
            <w:rFonts w:ascii="Times New Roman" w:hAnsi="Times New Roman" w:cs="Times New Roman"/>
            <w:i w:val="0"/>
            <w:iCs/>
          </w:rPr>
          <w:t>phases</w:t>
        </w:r>
      </w:ins>
      <w:r w:rsidR="003B02C1" w:rsidRPr="00C9444E">
        <w:rPr>
          <w:rFonts w:ascii="Times New Roman" w:hAnsi="Times New Roman" w:cs="Times New Roman"/>
          <w:i w:val="0"/>
          <w:iCs/>
        </w:rPr>
        <w:t xml:space="preserve"> in which</w:t>
      </w:r>
      <w:r w:rsidR="00C748CE">
        <w:rPr>
          <w:rFonts w:ascii="Times New Roman" w:hAnsi="Times New Roman" w:cs="Times New Roman"/>
          <w:i w:val="0"/>
          <w:iCs/>
        </w:rPr>
        <w:t xml:space="preserve"> </w:t>
      </w:r>
      <w:ins w:id="1648" w:author="Madeline Galbraith" w:date="2022-06-14T21:44:00Z">
        <w:r w:rsidR="00C748CE">
          <w:rPr>
            <w:rFonts w:ascii="Times New Roman" w:hAnsi="Times New Roman" w:cs="Times New Roman"/>
            <w:i w:val="0"/>
            <w:iCs/>
          </w:rPr>
          <w:t>only</w:t>
        </w:r>
        <w:r w:rsidR="003B02C1" w:rsidRPr="00C9444E">
          <w:rPr>
            <w:rFonts w:ascii="Times New Roman" w:hAnsi="Times New Roman" w:cs="Times New Roman"/>
            <w:i w:val="0"/>
            <w:iCs/>
          </w:rPr>
          <w:t xml:space="preserve"> </w:t>
        </w:r>
      </w:ins>
      <w:r w:rsidR="003B02C1" w:rsidRPr="00C9444E">
        <w:rPr>
          <w:rFonts w:ascii="Times New Roman" w:hAnsi="Times New Roman" w:cs="Times New Roman"/>
          <w:i w:val="0"/>
          <w:iCs/>
        </w:rPr>
        <w:t xml:space="preserve">the PSF stabilized model </w:t>
      </w:r>
      <w:del w:id="1649" w:author="Madeline Galbraith" w:date="2022-06-14T21:44:00Z">
        <w:r w:rsidR="003B02C1" w:rsidRPr="00C9444E">
          <w:rPr>
            <w:rFonts w:ascii="Times New Roman" w:hAnsi="Times New Roman" w:cs="Times New Roman"/>
            <w:i w:val="0"/>
            <w:iCs/>
          </w:rPr>
          <w:delText>only has</w:delText>
        </w:r>
      </w:del>
      <w:ins w:id="1650" w:author="Madeline Galbraith" w:date="2022-06-14T21:44:00Z">
        <w:r w:rsidR="00C748CE">
          <w:rPr>
            <w:rFonts w:ascii="Times New Roman" w:hAnsi="Times New Roman" w:cs="Times New Roman"/>
            <w:i w:val="0"/>
            <w:iCs/>
          </w:rPr>
          <w:t>can enable</w:t>
        </w:r>
      </w:ins>
      <w:r w:rsidR="00C748CE">
        <w:rPr>
          <w:rFonts w:ascii="Times New Roman" w:hAnsi="Times New Roman" w:cs="Times New Roman"/>
          <w:i w:val="0"/>
          <w:iCs/>
        </w:rPr>
        <w:t xml:space="preserve"> </w:t>
      </w:r>
      <w:r w:rsidR="003B02C1" w:rsidRPr="00C9444E">
        <w:rPr>
          <w:rFonts w:ascii="Times New Roman" w:hAnsi="Times New Roman" w:cs="Times New Roman"/>
          <w:i w:val="0"/>
          <w:iCs/>
        </w:rPr>
        <w:t xml:space="preserve">the E/M-W/O state. The light red in the bottom left corner near (0,0.1) is the only region in which </w:t>
      </w:r>
      <w:del w:id="1651" w:author="Madeline Galbraith" w:date="2022-06-14T21:44:00Z">
        <w:r w:rsidR="003B02C1" w:rsidRPr="00C9444E">
          <w:rPr>
            <w:rFonts w:ascii="Times New Roman" w:hAnsi="Times New Roman" w:cs="Times New Roman"/>
            <w:i w:val="0"/>
            <w:iCs/>
          </w:rPr>
          <w:delText>both model</w:delText>
        </w:r>
        <w:r w:rsidR="00492387" w:rsidRPr="00C9444E">
          <w:rPr>
            <w:rFonts w:ascii="Times New Roman" w:hAnsi="Times New Roman" w:cs="Times New Roman"/>
            <w:i w:val="0"/>
            <w:iCs/>
          </w:rPr>
          <w:delText>s</w:delText>
        </w:r>
        <w:r w:rsidR="003B02C1" w:rsidRPr="00C9444E">
          <w:rPr>
            <w:rFonts w:ascii="Times New Roman" w:hAnsi="Times New Roman" w:cs="Times New Roman"/>
            <w:i w:val="0"/>
            <w:iCs/>
          </w:rPr>
          <w:delText xml:space="preserve"> are fully in </w:delText>
        </w:r>
      </w:del>
      <w:r w:rsidR="003B02C1" w:rsidRPr="00C9444E">
        <w:rPr>
          <w:rFonts w:ascii="Times New Roman" w:hAnsi="Times New Roman" w:cs="Times New Roman"/>
          <w:i w:val="0"/>
          <w:iCs/>
        </w:rPr>
        <w:t>the E/M-W/O state</w:t>
      </w:r>
      <w:del w:id="1652" w:author="Madeline Galbraith" w:date="2022-06-14T21:44:00Z">
        <w:r w:rsidR="003B02C1" w:rsidRPr="00C9444E">
          <w:rPr>
            <w:rFonts w:ascii="Times New Roman" w:hAnsi="Times New Roman" w:cs="Times New Roman"/>
            <w:i w:val="0"/>
            <w:iCs/>
          </w:rPr>
          <w:delText>.</w:delText>
        </w:r>
      </w:del>
      <w:ins w:id="1653" w:author="Madeline Galbraith" w:date="2022-06-14T21:44:00Z">
        <w:r w:rsidR="00C748CE">
          <w:rPr>
            <w:rFonts w:ascii="Times New Roman" w:hAnsi="Times New Roman" w:cs="Times New Roman"/>
            <w:i w:val="0"/>
            <w:iCs/>
          </w:rPr>
          <w:t xml:space="preserve"> is the only stable state irrespective of the presence of PSFs</w:t>
        </w:r>
        <w:r w:rsidR="003B02C1" w:rsidRPr="00C9444E">
          <w:rPr>
            <w:rFonts w:ascii="Times New Roman" w:hAnsi="Times New Roman" w:cs="Times New Roman"/>
            <w:i w:val="0"/>
            <w:iCs/>
          </w:rPr>
          <w:t>.</w:t>
        </w:r>
      </w:ins>
      <w:r w:rsidR="003B02C1" w:rsidRPr="00C9444E">
        <w:rPr>
          <w:rFonts w:ascii="Times New Roman" w:hAnsi="Times New Roman" w:cs="Times New Roman"/>
          <w:i w:val="0"/>
          <w:iCs/>
        </w:rPr>
        <w:t xml:space="preserve"> The light red on the right</w:t>
      </w:r>
      <w:r w:rsidR="00C748CE">
        <w:rPr>
          <w:rFonts w:ascii="Times New Roman" w:hAnsi="Times New Roman" w:cs="Times New Roman"/>
          <w:i w:val="0"/>
          <w:iCs/>
        </w:rPr>
        <w:t xml:space="preserve"> </w:t>
      </w:r>
      <w:ins w:id="1654" w:author="Madeline Galbraith" w:date="2022-06-14T21:44:00Z">
        <w:r w:rsidR="00C748CE">
          <w:rPr>
            <w:rFonts w:ascii="Times New Roman" w:hAnsi="Times New Roman" w:cs="Times New Roman"/>
            <w:i w:val="0"/>
            <w:iCs/>
          </w:rPr>
          <w:t>side</w:t>
        </w:r>
        <w:r w:rsidR="003B02C1" w:rsidRPr="00C9444E">
          <w:rPr>
            <w:rFonts w:ascii="Times New Roman" w:hAnsi="Times New Roman" w:cs="Times New Roman"/>
            <w:i w:val="0"/>
            <w:iCs/>
          </w:rPr>
          <w:t xml:space="preserve"> </w:t>
        </w:r>
      </w:ins>
      <w:r w:rsidR="003B02C1" w:rsidRPr="00C9444E">
        <w:rPr>
          <w:rFonts w:ascii="Times New Roman" w:hAnsi="Times New Roman" w:cs="Times New Roman"/>
          <w:i w:val="0"/>
          <w:iCs/>
        </w:rPr>
        <w:t>is where neither model</w:t>
      </w:r>
      <w:del w:id="1655" w:author="Madeline Galbraith" w:date="2022-06-14T21:44:00Z">
        <w:r w:rsidR="003B02C1" w:rsidRPr="00C9444E">
          <w:rPr>
            <w:rFonts w:ascii="Times New Roman" w:hAnsi="Times New Roman" w:cs="Times New Roman"/>
            <w:i w:val="0"/>
            <w:iCs/>
          </w:rPr>
          <w:delText xml:space="preserve"> is in</w:delText>
        </w:r>
      </w:del>
      <w:ins w:id="1656" w:author="Madeline Galbraith" w:date="2022-06-14T21:44:00Z">
        <w:r w:rsidR="00C748CE">
          <w:rPr>
            <w:rFonts w:ascii="Times New Roman" w:hAnsi="Times New Roman" w:cs="Times New Roman"/>
            <w:i w:val="0"/>
            <w:iCs/>
          </w:rPr>
          <w:t>, PSFs present or not, can generate</w:t>
        </w:r>
      </w:ins>
      <w:r w:rsidR="003B02C1" w:rsidRPr="00C9444E">
        <w:rPr>
          <w:rFonts w:ascii="Times New Roman" w:hAnsi="Times New Roman" w:cs="Times New Roman"/>
          <w:i w:val="0"/>
          <w:iCs/>
        </w:rPr>
        <w:t xml:space="preserve"> the E/M-W/O state.</w:t>
      </w:r>
    </w:p>
    <w:p w14:paraId="7E71D657" w14:textId="3FFFC259" w:rsidR="00FE39E9" w:rsidRPr="00C9444E" w:rsidRDefault="00FE39E9" w:rsidP="00FE39E9">
      <w:pPr>
        <w:pStyle w:val="BodyText"/>
        <w:spacing w:line="480" w:lineRule="auto"/>
        <w:rPr>
          <w:rFonts w:ascii="Times New Roman" w:hAnsi="Times New Roman" w:cs="Times New Roman"/>
          <w:b/>
          <w:bCs/>
        </w:rPr>
      </w:pPr>
      <w:bookmarkStart w:id="1657" w:name="discussion"/>
    </w:p>
    <w:p w14:paraId="51CF9677" w14:textId="15B6ACA4" w:rsidR="00016836" w:rsidRPr="00C9444E" w:rsidRDefault="00016836" w:rsidP="00FE39E9">
      <w:pPr>
        <w:pStyle w:val="BodyText"/>
        <w:spacing w:line="480" w:lineRule="auto"/>
        <w:rPr>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1657"/>
    </w:p>
    <w:p w14:paraId="662259CA" w14:textId="69665E7F"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s again compounded by having to consider the external signals that set the parameters of</w:t>
      </w:r>
      <w:r w:rsidR="009860E3">
        <w:rPr>
          <w:rFonts w:ascii="Times New Roman" w:hAnsi="Times New Roman" w:cs="Times New Roman"/>
        </w:rPr>
        <w:t>,</w:t>
      </w:r>
      <w:r w:rsidR="002E76B2" w:rsidRPr="00C9444E">
        <w:rPr>
          <w:rFonts w:ascii="Times New Roman" w:hAnsi="Times New Roman" w:cs="Times New Roman"/>
        </w:rPr>
        <w:t xml:space="preserve"> and thereby bias</w:t>
      </w:r>
      <w:r w:rsidR="009860E3">
        <w:rPr>
          <w:rFonts w:ascii="Times New Roman" w:hAnsi="Times New Roman" w:cs="Times New Roman"/>
        </w:rPr>
        <w:t>,</w:t>
      </w:r>
      <w:r w:rsidR="002E76B2" w:rsidRPr="00C9444E">
        <w:rPr>
          <w:rFonts w:ascii="Times New Roman" w:hAnsi="Times New Roman" w:cs="Times New Roman"/>
        </w:rPr>
        <w:t xml:space="preserve"> the individual EMT and metabolic subsystems and their interaction. </w:t>
      </w:r>
      <w:r w:rsidR="00A24233" w:rsidRPr="00C9444E">
        <w:rPr>
          <w:rFonts w:ascii="Times New Roman" w:hAnsi="Times New Roman" w:cs="Times New Roman"/>
        </w:rPr>
        <w:t xml:space="preserve">We therefore decided to focus primarily on E/M-W/O </w:t>
      </w:r>
      <w:del w:id="1658" w:author="Madeline Galbraith" w:date="2022-06-14T21:44:00Z">
        <w:r w:rsidR="00A24233" w:rsidRPr="00C9444E">
          <w:rPr>
            <w:rFonts w:ascii="Times New Roman" w:hAnsi="Times New Roman" w:cs="Times New Roman"/>
          </w:rPr>
          <w:delText>phenotypes</w:delText>
        </w:r>
      </w:del>
      <w:ins w:id="1659" w:author="Madeline Galbraith" w:date="2022-06-14T21:44:00Z">
        <w:r w:rsidR="0028447E">
          <w:rPr>
            <w:rFonts w:ascii="Times New Roman" w:hAnsi="Times New Roman" w:cs="Times New Roman"/>
          </w:rPr>
          <w:t>states</w:t>
        </w:r>
      </w:ins>
      <w:r w:rsidR="00A24233" w:rsidRPr="00C9444E">
        <w:rPr>
          <w:rFonts w:ascii="Times New Roman" w:hAnsi="Times New Roman" w:cs="Times New Roman"/>
        </w:rPr>
        <w:t>,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2C3A0238"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When the miRNA of the EMT network regulate the metabolic network, the E/M-W/O </w:t>
      </w:r>
      <w:del w:id="1660" w:author="Madeline Galbraith" w:date="2022-06-14T21:44:00Z">
        <w:r w:rsidRPr="00C9444E">
          <w:rPr>
            <w:rFonts w:ascii="Times New Roman" w:hAnsi="Times New Roman" w:cs="Times New Roman"/>
          </w:rPr>
          <w:delText>phenotype</w:delText>
        </w:r>
      </w:del>
      <w:ins w:id="1661" w:author="Madeline Galbraith" w:date="2022-06-14T21:44:00Z">
        <w:r w:rsidR="0028447E">
          <w:rPr>
            <w:rFonts w:ascii="Times New Roman" w:hAnsi="Times New Roman" w:cs="Times New Roman"/>
          </w:rPr>
          <w:t>state</w:t>
        </w:r>
      </w:ins>
      <w:r w:rsidRPr="00C9444E">
        <w:rPr>
          <w:rFonts w:ascii="Times New Roman" w:hAnsi="Times New Roman" w:cs="Times New Roman"/>
        </w:rPr>
        <w:t xml:space="preserve"> can be upregulated with just a single crosstalk. However, when the TFs of the metabolic network regulate the EMT network, a minimum of two crosstalks with opposite effects must be active.</w:t>
      </w:r>
      <w:r w:rsidR="000631C2" w:rsidRPr="00C9444E">
        <w:rPr>
          <w:rFonts w:ascii="Times New Roman" w:hAnsi="Times New Roman" w:cs="Times New Roman"/>
        </w:rPr>
        <w:t xml:space="preserve"> Additionally, if crosstalks in both directions are active it is possible to suppress all states except the E/M-W/O</w:t>
      </w:r>
      <w:r w:rsidR="00012D7C" w:rsidRPr="00C9444E">
        <w:rPr>
          <w:rFonts w:ascii="Times New Roman" w:hAnsi="Times New Roman" w:cs="Times New Roman"/>
        </w:rPr>
        <w:t xml:space="preserve"> </w:t>
      </w:r>
      <w:del w:id="1662" w:author="Madeline Galbraith" w:date="2022-06-14T21:44:00Z">
        <w:r w:rsidR="00012D7C" w:rsidRPr="00C9444E">
          <w:rPr>
            <w:rFonts w:ascii="Times New Roman" w:hAnsi="Times New Roman" w:cs="Times New Roman"/>
          </w:rPr>
          <w:delText>phenotype</w:delText>
        </w:r>
      </w:del>
      <w:ins w:id="1663" w:author="Madeline Galbraith" w:date="2022-06-14T21:44:00Z">
        <w:r w:rsidR="0028447E">
          <w:rPr>
            <w:rFonts w:ascii="Times New Roman" w:hAnsi="Times New Roman" w:cs="Times New Roman"/>
          </w:rPr>
          <w:t>state</w:t>
        </w:r>
      </w:ins>
      <w:r w:rsidR="00012D7C" w:rsidRPr="00C9444E">
        <w:rPr>
          <w:rFonts w:ascii="Times New Roman" w:hAnsi="Times New Roman" w:cs="Times New Roman"/>
        </w:rPr>
        <w:t>.</w:t>
      </w:r>
      <w:r w:rsidR="00847B9E" w:rsidRPr="00C9444E">
        <w:rPr>
          <w:rFonts w:ascii="Times New Roman" w:hAnsi="Times New Roman" w:cs="Times New Roman"/>
        </w:rPr>
        <w:t xml:space="preserve"> </w:t>
      </w:r>
    </w:p>
    <w:p w14:paraId="72977732" w14:textId="7A1A0150" w:rsidR="007D3BEF" w:rsidRPr="00C9444E" w:rsidRDefault="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The stabilization of the most plastic E/M-W/O</w:t>
      </w:r>
      <w:ins w:id="1664" w:author="Madeline Galbraith" w:date="2022-06-14T21:44:00Z">
        <w:r w:rsidRPr="00C9444E">
          <w:rPr>
            <w:rFonts w:ascii="Times New Roman" w:hAnsi="Times New Roman" w:cs="Times New Roman"/>
          </w:rPr>
          <w:t xml:space="preserve"> </w:t>
        </w:r>
        <w:r w:rsidR="003F75D1">
          <w:rPr>
            <w:rFonts w:ascii="Times New Roman" w:hAnsi="Times New Roman" w:cs="Times New Roman"/>
          </w:rPr>
          <w:t>state</w:t>
        </w:r>
      </w:ins>
      <w:r w:rsidR="003F75D1">
        <w:rPr>
          <w:rFonts w:ascii="Times New Roman" w:hAnsi="Times New Roman" w:cs="Times New Roman"/>
        </w:rPr>
        <w:t xml:space="preserve"> </w:t>
      </w:r>
      <w:r w:rsidRPr="00C9444E">
        <w:rPr>
          <w:rFonts w:ascii="Times New Roman" w:hAnsi="Times New Roman" w:cs="Times New Roman"/>
        </w:rPr>
        <w:t xml:space="preserve">can be facilitated by the addition of “phenotypic stability factors’ (PSFs) to the baseline circuit. </w:t>
      </w:r>
      <w:r w:rsidRPr="00C9444E">
        <w:rPr>
          <w:rFonts w:ascii="Times New Roman" w:hAnsi="Times New Roman" w:cs="Times New Roman"/>
        </w:rPr>
        <w:lastRenderedPageBreak/>
        <w:t xml:space="preserve">Interestingly, one can obtain </w:t>
      </w:r>
      <w:r w:rsidR="007D3BEF" w:rsidRPr="00C9444E">
        <w:rPr>
          <w:rFonts w:ascii="Times New Roman" w:hAnsi="Times New Roman" w:cs="Times New Roman"/>
        </w:rPr>
        <w:t xml:space="preserve">such states 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531710CA"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Our results suggest that</w:t>
      </w:r>
      <w:del w:id="1665" w:author="Madeline Galbraith" w:date="2022-06-14T21:44:00Z">
        <w:r w:rsidRPr="00C9444E">
          <w:rPr>
            <w:rFonts w:ascii="Times New Roman" w:hAnsi="Times New Roman" w:cs="Times New Roman"/>
          </w:rPr>
          <w:delText xml:space="preserve"> </w:delText>
        </w:r>
      </w:del>
      <w:r w:rsidRPr="00C9444E">
        <w:rPr>
          <w:rFonts w:ascii="Times New Roman" w:hAnsi="Times New Roman" w:cs="Times New Roman"/>
        </w:rPr>
        <w:t xml:space="preserve"> </w:t>
      </w:r>
      <w:r w:rsidR="00084927" w:rsidRPr="00C9444E">
        <w:rPr>
          <w:rFonts w:ascii="Times New Roman" w:hAnsi="Times New Roman" w:cs="Times New Roman"/>
        </w:rPr>
        <w:t>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 xml:space="preserve">may drive </w:t>
      </w:r>
      <w:del w:id="1666" w:author="Madeline Galbraith" w:date="2022-06-14T21:44:00Z">
        <w:r w:rsidR="00376723" w:rsidRPr="00C9444E">
          <w:rPr>
            <w:rFonts w:ascii="Times New Roman" w:hAnsi="Times New Roman" w:cs="Times New Roman"/>
          </w:rPr>
          <w:delText xml:space="preserve"> </w:delText>
        </w:r>
      </w:del>
      <w:r w:rsidR="00376723" w:rsidRPr="00C9444E">
        <w:rPr>
          <w:rFonts w:ascii="Times New Roman" w:hAnsi="Times New Roman" w:cs="Times New Roman"/>
        </w:rPr>
        <w:t>EMT</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del w:id="1667" w:author="Madeline Galbraith" w:date="2022-06-14T21:44:00Z">
            <w:r w:rsidR="004C245F" w:rsidRPr="004C245F">
              <w:rPr>
                <w:rFonts w:ascii="Times New Roman" w:eastAsia="Times New Roman" w:hAnsi="Times New Roman" w:cs="Times New Roman"/>
                <w:color w:val="000000"/>
              </w:rPr>
              <w:delText>[70]</w:delText>
            </w:r>
          </w:del>
          <w:ins w:id="1668" w:author="Madeline Galbraith" w:date="2022-06-14T21:44:00Z">
            <w:r w:rsidR="00AE6CCC" w:rsidRPr="00AE6CCC">
              <w:rPr>
                <w:rFonts w:ascii="Times New Roman" w:eastAsia="Times New Roman" w:hAnsi="Times New Roman" w:cs="Times New Roman"/>
                <w:color w:val="000000"/>
              </w:rPr>
              <w:t>[72]</w:t>
            </w:r>
          </w:ins>
        </w:sdtContent>
      </w:sdt>
      <w:r w:rsidR="00376723" w:rsidRPr="00C9444E">
        <w:rPr>
          <w:rFonts w:ascii="Times New Roman" w:hAnsi="Times New Roman" w:cs="Times New Roman"/>
        </w:rPr>
        <w:t>, control cancer invasiveness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del w:id="1669" w:author="Madeline Galbraith" w:date="2022-06-14T21:44:00Z">
            <w:r w:rsidR="004C245F" w:rsidRPr="004C245F">
              <w:rPr>
                <w:rFonts w:ascii="Times New Roman" w:eastAsia="Times New Roman" w:hAnsi="Times New Roman" w:cs="Times New Roman"/>
                <w:color w:val="000000"/>
              </w:rPr>
              <w:delText>[71,72]</w:delText>
            </w:r>
          </w:del>
          <w:ins w:id="1670" w:author="Madeline Galbraith" w:date="2022-06-14T21:44:00Z">
            <w:r w:rsidR="00AE6CCC" w:rsidRPr="00AE6CCC">
              <w:rPr>
                <w:rFonts w:ascii="Times New Roman" w:eastAsia="Times New Roman" w:hAnsi="Times New Roman" w:cs="Times New Roman"/>
                <w:color w:val="000000"/>
              </w:rPr>
              <w:t>[73,74]</w:t>
            </w:r>
          </w:ins>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customXmlDelRangeStart w:id="1671" w:author="Madeline Galbraith" w:date="2022-06-14T21:44:00Z"/>
      <w:sdt>
        <w:sdtPr>
          <w:rPr>
            <w:rFonts w:ascii="Times New Roman" w:hAnsi="Times New Roman" w:cs="Times New Roman"/>
          </w:rPr>
          <w:alias w:val="SmartCite Citation"/>
          <w:tag w:val="703cb261-b0c2-4f52-8c43-8dc408bf3954:749ff1c9-a4a8-477e-bcc9-280b9a3d5ffa+"/>
          <w:id w:val="-932278051"/>
          <w:placeholder>
            <w:docPart w:val="A37D6AB81E2944038963087E4AB38FC0"/>
          </w:placeholder>
        </w:sdtPr>
        <w:sdtEndPr/>
        <w:sdtContent>
          <w:customXmlDelRangeEnd w:id="1671"/>
          <w:del w:id="1672" w:author="Madeline Galbraith" w:date="2022-06-14T21:44:00Z">
            <w:r w:rsidR="004C245F" w:rsidRPr="004C245F">
              <w:rPr>
                <w:rFonts w:ascii="Times New Roman" w:eastAsia="Times New Roman" w:hAnsi="Times New Roman" w:cs="Times New Roman"/>
                <w:color w:val="000000"/>
              </w:rPr>
              <w:delText>[48]</w:delText>
            </w:r>
          </w:del>
          <w:customXmlDelRangeStart w:id="1673" w:author="Madeline Galbraith" w:date="2022-06-14T21:44:00Z"/>
        </w:sdtContent>
      </w:sdt>
      <w:customXmlDelRangeEnd w:id="1673"/>
      <w:del w:id="1674" w:author="Madeline Galbraith" w:date="2022-06-14T21:44:00Z">
        <w:r w:rsidR="00253BD6" w:rsidRPr="00C9444E">
          <w:rPr>
            <w:rFonts w:ascii="Times New Roman" w:eastAsia="Times New Roman" w:hAnsi="Times New Roman" w:cs="Times New Roman"/>
            <w:color w:val="000000"/>
          </w:rPr>
          <w:delText>[63]</w:delText>
        </w:r>
        <w:r w:rsidR="00AD7F58" w:rsidRPr="00C9444E">
          <w:rPr>
            <w:rFonts w:ascii="Times New Roman" w:hAnsi="Times New Roman" w:cs="Times New Roman"/>
          </w:rPr>
          <w:delText>.</w:delText>
        </w:r>
      </w:del>
      <w:ins w:id="1675" w:author="Madeline Galbraith" w:date="2022-06-14T21:44:00Z">
        <w:r w:rsidR="00EB2B46">
          <w:rPr>
            <w:rFonts w:ascii="Times New Roman" w:hAnsi="Times New Roman" w:cs="Times New Roman"/>
          </w:rPr>
          <w:t xml:space="preserve"> </w:t>
        </w:r>
      </w:ins>
      <w:customXmlInsRangeStart w:id="1676" w:author="Madeline Galbraith" w:date="2022-06-14T21:44:00Z"/>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DefaultPlaceholder_-1854013440"/>
          </w:placeholder>
        </w:sdtPr>
        <w:sdtEndPr/>
        <w:sdtContent>
          <w:customXmlInsRangeEnd w:id="1676"/>
          <w:ins w:id="1677" w:author="Madeline Galbraith" w:date="2022-06-14T21:44:00Z">
            <w:r w:rsidR="00AE6CCC" w:rsidRPr="00AE6CCC">
              <w:rPr>
                <w:rFonts w:ascii="Times New Roman" w:eastAsia="Times New Roman" w:hAnsi="Times New Roman" w:cs="Times New Roman"/>
                <w:color w:val="000000"/>
              </w:rPr>
              <w:t>[51,72]</w:t>
            </w:r>
          </w:ins>
          <w:customXmlInsRangeStart w:id="1678" w:author="Madeline Galbraith" w:date="2022-06-14T21:44:00Z"/>
        </w:sdtContent>
      </w:sdt>
      <w:customXmlInsRangeEnd w:id="1678"/>
      <w:ins w:id="1679" w:author="Madeline Galbraith" w:date="2022-06-14T21:44:00Z">
        <w:r w:rsidR="00AD7F58" w:rsidRPr="00C9444E">
          <w:rPr>
            <w:rFonts w:ascii="Times New Roman" w:hAnsi="Times New Roman" w:cs="Times New Roman"/>
          </w:rPr>
          <w:t>.</w:t>
        </w:r>
      </w:ins>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AE6CCC" w:rsidRPr="00AE6CCC">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r w:rsidR="00126BB2">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AE6CCC" w:rsidRPr="00AE6CCC">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del w:id="1680" w:author="Madeline Galbraith" w:date="2022-06-14T21:44:00Z">
            <w:r w:rsidR="004C245F" w:rsidRPr="004C245F">
              <w:rPr>
                <w:rFonts w:ascii="Times New Roman" w:eastAsia="Times New Roman" w:hAnsi="Times New Roman" w:cs="Times New Roman"/>
                <w:color w:val="000000"/>
              </w:rPr>
              <w:delText>[73]</w:delText>
            </w:r>
          </w:del>
          <w:ins w:id="1681" w:author="Madeline Galbraith" w:date="2022-06-14T21:44:00Z">
            <w:r w:rsidR="00AE6CCC" w:rsidRPr="00AE6CCC">
              <w:rPr>
                <w:rFonts w:ascii="Times New Roman" w:eastAsia="Times New Roman" w:hAnsi="Times New Roman" w:cs="Times New Roman"/>
                <w:color w:val="000000"/>
              </w:rPr>
              <w:t>[75]</w:t>
            </w:r>
          </w:ins>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w:t>
      </w:r>
      <w:r w:rsidR="00D03083" w:rsidRPr="00C9444E">
        <w:rPr>
          <w:rFonts w:ascii="Times New Roman" w:hAnsi="Times New Roman" w:cs="Times New Roman"/>
        </w:rPr>
        <w:t xml:space="preserve"> </w:t>
      </w:r>
      <w:del w:id="1682" w:author="Madeline Galbraith" w:date="2022-06-14T21:44:00Z">
        <w:r w:rsidR="00D03083" w:rsidRPr="00C9444E">
          <w:rPr>
            <w:rFonts w:ascii="Times New Roman" w:hAnsi="Times New Roman" w:cs="Times New Roman"/>
          </w:rPr>
          <w:delText xml:space="preserve"> </w:delText>
        </w:r>
      </w:del>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del w:id="1683" w:author="Madeline Galbraith" w:date="2022-06-14T21:44:00Z">
            <w:r w:rsidR="004C245F" w:rsidRPr="004C245F">
              <w:rPr>
                <w:rFonts w:ascii="Times New Roman" w:eastAsia="Times New Roman" w:hAnsi="Times New Roman" w:cs="Times New Roman"/>
                <w:color w:val="000000"/>
              </w:rPr>
              <w:delText>[74]</w:delText>
            </w:r>
          </w:del>
          <w:ins w:id="1684" w:author="Madeline Galbraith" w:date="2022-06-14T21:44:00Z">
            <w:r w:rsidR="00AE6CCC" w:rsidRPr="00AE6CCC">
              <w:rPr>
                <w:rFonts w:ascii="Times New Roman" w:eastAsia="Times New Roman" w:hAnsi="Times New Roman" w:cs="Times New Roman"/>
                <w:color w:val="000000"/>
              </w:rPr>
              <w:t>[76]</w:t>
            </w:r>
          </w:ins>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6E0470B3" w14:textId="01AA2986" w:rsidR="000D0538" w:rsidRDefault="00670604" w:rsidP="000F3FC9">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customXmlDelRangeStart w:id="1685" w:author="Madeline Galbraith" w:date="2022-06-14T21:44:00Z"/>
      <w:sdt>
        <w:sdtPr>
          <w:rPr>
            <w:rFonts w:ascii="Times New Roman" w:hAnsi="Times New Roman" w:cs="Times New Roman"/>
          </w:rPr>
          <w:alias w:val="SmartCite Citation"/>
          <w:tag w:val="703cb261-b0c2-4f52-8c43-8dc408bf3954:fcb7383a-2ae0-41f2-bd96-981141d24486+"/>
          <w:id w:val="-642811890"/>
          <w:placeholder>
            <w:docPart w:val="A37D6AB81E2944038963087E4AB38FC0"/>
          </w:placeholder>
        </w:sdtPr>
        <w:sdtEndPr/>
        <w:sdtContent>
          <w:customXmlDelRangeEnd w:id="1685"/>
          <w:del w:id="1686" w:author="Madeline Galbraith" w:date="2022-06-14T21:44:00Z">
            <w:r w:rsidR="004C245F" w:rsidRPr="004C245F">
              <w:rPr>
                <w:rFonts w:ascii="Times New Roman" w:eastAsia="Times New Roman" w:hAnsi="Times New Roman" w:cs="Times New Roman"/>
                <w:color w:val="000000"/>
              </w:rPr>
              <w:delText>[30]</w:delText>
            </w:r>
          </w:del>
          <w:customXmlDelRangeStart w:id="1687" w:author="Madeline Galbraith" w:date="2022-06-14T21:44:00Z"/>
        </w:sdtContent>
      </w:sdt>
      <w:customXmlDelRangeEnd w:id="1687"/>
      <w:ins w:id="1688" w:author="Madeline Galbraith" w:date="2022-06-14T21:44:00Z">
        <w:r w:rsidR="00EB2B46">
          <w:rPr>
            <w:rFonts w:ascii="Times New Roman" w:hAnsi="Times New Roman" w:cs="Times New Roman"/>
          </w:rPr>
          <w:t xml:space="preserve"> </w:t>
        </w:r>
      </w:ins>
      <w:customXmlInsRangeStart w:id="1689" w:author="Madeline Galbraith" w:date="2022-06-14T21:44:00Z"/>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customXmlInsRangeEnd w:id="1689"/>
          <w:ins w:id="1690" w:author="Madeline Galbraith" w:date="2022-06-14T21:44:00Z">
            <w:r w:rsidR="00AE6CCC" w:rsidRPr="00AE6CCC">
              <w:rPr>
                <w:rFonts w:ascii="Times New Roman" w:eastAsia="Times New Roman" w:hAnsi="Times New Roman" w:cs="Times New Roman"/>
                <w:color w:val="000000"/>
              </w:rPr>
              <w:t>[29]</w:t>
            </w:r>
          </w:ins>
          <w:customXmlInsRangeStart w:id="1691" w:author="Madeline Galbraith" w:date="2022-06-14T21:44:00Z"/>
        </w:sdtContent>
      </w:sdt>
      <w:customXmlInsRangeEnd w:id="1691"/>
      <w:r w:rsidRPr="00C9444E">
        <w:rPr>
          <w:rFonts w:ascii="Times New Roman" w:hAnsi="Times New Roman" w:cs="Times New Roman"/>
        </w:rPr>
        <w:t xml:space="preserve"> our findings indicate that 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del w:id="1692" w:author="Madeline Galbraith" w:date="2022-06-14T21:44:00Z">
            <w:r w:rsidR="004C245F" w:rsidRPr="004C245F">
              <w:rPr>
                <w:rFonts w:ascii="Times New Roman" w:eastAsia="Times New Roman" w:hAnsi="Times New Roman" w:cs="Times New Roman"/>
                <w:color w:val="000000"/>
              </w:rPr>
              <w:delText>[67]</w:delText>
            </w:r>
          </w:del>
          <w:ins w:id="1693" w:author="Madeline Galbraith" w:date="2022-06-14T21:44:00Z">
            <w:r w:rsidR="00AE6CCC" w:rsidRPr="00AE6CCC">
              <w:rPr>
                <w:rFonts w:ascii="Times New Roman" w:eastAsia="Times New Roman" w:hAnsi="Times New Roman" w:cs="Times New Roman"/>
                <w:color w:val="000000"/>
              </w:rPr>
              <w:t>[69]</w:t>
            </w:r>
          </w:ins>
        </w:sdtContent>
      </w:sdt>
      <w:r w:rsidR="00095EA5" w:rsidRPr="00C9444E">
        <w:rPr>
          <w:rFonts w:ascii="Times New Roman" w:hAnsi="Times New Roman" w:cs="Times New Roman"/>
        </w:rPr>
        <w:t xml:space="preserve">. The result is somewhat surprising given the widespread impression that primary tumors often exhibit the Warburg effect, possibly because of their need to limit the amount of ATP produced in favor of </w:t>
      </w:r>
      <w:r w:rsidR="00095EA5" w:rsidRPr="00C9444E">
        <w:rPr>
          <w:rFonts w:ascii="Times New Roman" w:hAnsi="Times New Roman" w:cs="Times New Roman"/>
        </w:rPr>
        <w:lastRenderedPageBreak/>
        <w:t xml:space="preserve">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del w:id="1694" w:author="Madeline Galbraith" w:date="2022-06-14T21:44:00Z">
            <w:r w:rsidR="004C245F" w:rsidRPr="004C245F">
              <w:rPr>
                <w:rFonts w:ascii="Times New Roman" w:eastAsia="Times New Roman" w:hAnsi="Times New Roman" w:cs="Times New Roman"/>
                <w:color w:val="000000"/>
              </w:rPr>
              <w:delText>[75]</w:delText>
            </w:r>
          </w:del>
          <w:ins w:id="1695" w:author="Madeline Galbraith" w:date="2022-06-14T21:44:00Z">
            <w:r w:rsidR="00AE6CCC" w:rsidRPr="00AE6CCC">
              <w:rPr>
                <w:rFonts w:ascii="Times New Roman" w:eastAsia="Times New Roman" w:hAnsi="Times New Roman" w:cs="Times New Roman"/>
                <w:color w:val="000000"/>
              </w:rPr>
              <w:t>[77]</w:t>
            </w:r>
          </w:ins>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However, this finding is consistent with the general idea that moving from E to E/M is connected with increasing stemness</w:t>
      </w:r>
      <w:r w:rsidR="00384287" w:rsidRPr="00C9444E">
        <w:rPr>
          <w:rFonts w:ascii="Times New Roman" w:hAnsi="Times New Roman" w:cs="Times New Roman"/>
        </w:rPr>
        <w:t>,</w:t>
      </w:r>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Resolution of this issue must await a more precise idea of the phrase ‘all else being equal”. For example, we have ignored external driving of Hif-1 as would clearly occur in hypoxic environments</w:t>
      </w:r>
      <w:r w:rsidR="00A62BF5">
        <w:rPr>
          <w:rFonts w:ascii="Times New Roman" w:hAnsi="Times New Roman" w:cs="Times New Roman"/>
        </w:rPr>
        <w:t>.</w:t>
      </w:r>
      <w:r w:rsidR="002D385B" w:rsidRPr="00C9444E">
        <w:rPr>
          <w:rFonts w:ascii="Times New Roman" w:hAnsi="Times New Roman" w:cs="Times New Roman"/>
        </w:rPr>
        <w:t xml:space="preserve"> Mesenchymal cells that reduce proliferation and have to traverse the ECM should switch to more OXPHOS, whereas ones that become quiescent in a hypoxic metastatic niche should favor glycolysis. </w:t>
      </w:r>
    </w:p>
    <w:p w14:paraId="3C966B00" w14:textId="5FDB0ED8" w:rsidR="00690173" w:rsidRDefault="002D385B" w:rsidP="003F75D1">
      <w:pPr>
        <w:pStyle w:val="BodyText"/>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sidR="00035AD8">
        <w:rPr>
          <w:rFonts w:ascii="Times New Roman" w:hAnsi="Times New Roman" w:cs="Times New Roman"/>
        </w:rPr>
        <w:t>,</w:t>
      </w:r>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 xml:space="preserve">the E/M </w:t>
      </w:r>
      <w:del w:id="1696" w:author="Madeline Galbraith" w:date="2022-06-14T21:44:00Z">
        <w:r w:rsidR="00AD7F58" w:rsidRPr="00C9444E">
          <w:rPr>
            <w:rFonts w:ascii="Times New Roman" w:hAnsi="Times New Roman" w:cs="Times New Roman"/>
          </w:rPr>
          <w:delText>phenotype </w:delText>
        </w:r>
      </w:del>
      <w:customXmlDelRangeStart w:id="1697" w:author="Madeline Galbraith" w:date="2022-06-14T21:44:00Z"/>
      <w:sdt>
        <w:sdtPr>
          <w:rPr>
            <w:rFonts w:ascii="Times New Roman" w:hAnsi="Times New Roman" w:cs="Times New Roman"/>
          </w:rPr>
          <w:alias w:val="SmartCite Citation"/>
          <w:tag w:val="703cb261-b0c2-4f52-8c43-8dc408bf3954:7f9f6cbb-6063-4c2b-b07d-f4ce80db729b+"/>
          <w:id w:val="345750220"/>
          <w:placeholder>
            <w:docPart w:val="A37D6AB81E2944038963087E4AB38FC0"/>
          </w:placeholder>
        </w:sdtPr>
        <w:sdtEndPr/>
        <w:sdtContent>
          <w:customXmlDelRangeEnd w:id="1697"/>
          <w:del w:id="1698" w:author="Madeline Galbraith" w:date="2022-06-14T21:44:00Z">
            <w:r w:rsidR="004C245F" w:rsidRPr="004C245F">
              <w:rPr>
                <w:rFonts w:ascii="Times New Roman" w:eastAsia="Times New Roman" w:hAnsi="Times New Roman" w:cs="Times New Roman"/>
                <w:color w:val="000000"/>
              </w:rPr>
              <w:delText>[43]</w:delText>
            </w:r>
          </w:del>
          <w:customXmlDelRangeStart w:id="1699" w:author="Madeline Galbraith" w:date="2022-06-14T21:44:00Z"/>
        </w:sdtContent>
      </w:sdt>
      <w:customXmlDelRangeEnd w:id="1699"/>
      <w:ins w:id="1700" w:author="Madeline Galbraith" w:date="2022-06-14T21:44:00Z">
        <w:r w:rsidR="0028447E">
          <w:rPr>
            <w:rFonts w:ascii="Times New Roman" w:hAnsi="Times New Roman" w:cs="Times New Roman"/>
          </w:rPr>
          <w:t>state</w:t>
        </w:r>
        <w:r w:rsidR="00AD7F58" w:rsidRPr="00C9444E">
          <w:rPr>
            <w:rFonts w:ascii="Times New Roman" w:hAnsi="Times New Roman" w:cs="Times New Roman"/>
          </w:rPr>
          <w:t> </w:t>
        </w:r>
      </w:ins>
      <w:customXmlInsRangeStart w:id="1701" w:author="Madeline Galbraith" w:date="2022-06-14T21:44:00Z"/>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customXmlInsRangeEnd w:id="1701"/>
          <w:ins w:id="1702" w:author="Madeline Galbraith" w:date="2022-06-14T21:44:00Z">
            <w:r w:rsidR="00AE6CCC" w:rsidRPr="00AE6CCC">
              <w:rPr>
                <w:rFonts w:ascii="Times New Roman" w:eastAsia="Times New Roman" w:hAnsi="Times New Roman" w:cs="Times New Roman"/>
                <w:color w:val="000000"/>
              </w:rPr>
              <w:t>[45]</w:t>
            </w:r>
          </w:ins>
          <w:customXmlInsRangeStart w:id="1703" w:author="Madeline Galbraith" w:date="2022-06-14T21:44:00Z"/>
        </w:sdtContent>
      </w:sdt>
      <w:customXmlInsRangeEnd w:id="1703"/>
      <w:r w:rsidR="00200AD6">
        <w:rPr>
          <w:rFonts w:ascii="Times New Roman" w:hAnsi="Times New Roman" w:cs="Times New Roman"/>
        </w:rPr>
        <w:t xml:space="preserve">, and </w:t>
      </w:r>
      <w:r w:rsidR="00AD7F58" w:rsidRPr="00C9444E">
        <w:rPr>
          <w:rFonts w:ascii="Times New Roman" w:hAnsi="Times New Roman" w:cs="Times New Roman"/>
        </w:rPr>
        <w:t xml:space="preserve">NRF2 is also an antioxidant that must be downregulated to </w:t>
      </w:r>
      <w:r w:rsidR="009860E3">
        <w:rPr>
          <w:rFonts w:ascii="Times New Roman" w:hAnsi="Times New Roman" w:cs="Times New Roman"/>
        </w:rPr>
        <w:t>increase</w:t>
      </w:r>
      <w:r w:rsidR="00AD7F58" w:rsidRPr="00C9444E">
        <w:rPr>
          <w:rFonts w:ascii="Times New Roman" w:hAnsi="Times New Roman" w:cs="Times New Roman"/>
        </w:rPr>
        <w:t xml:space="preserve"> ROS </w:t>
      </w:r>
      <w:del w:id="1704" w:author="Madeline Galbraith" w:date="2022-06-14T21:44:00Z">
        <w:r w:rsidR="00AD7F58" w:rsidRPr="00C9444E">
          <w:rPr>
            <w:rFonts w:ascii="Times New Roman" w:hAnsi="Times New Roman" w:cs="Times New Roman"/>
          </w:rPr>
          <w:delText>production </w:delText>
        </w:r>
      </w:del>
      <w:customXmlDelRangeStart w:id="1705" w:author="Madeline Galbraith" w:date="2022-06-14T21:44:00Z"/>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2022427935"/>
          <w:placeholder>
            <w:docPart w:val="A37D6AB81E2944038963087E4AB38FC0"/>
          </w:placeholder>
        </w:sdtPr>
        <w:sdtEndPr/>
        <w:sdtContent>
          <w:customXmlDelRangeEnd w:id="1705"/>
          <w:del w:id="1706" w:author="Madeline Galbraith" w:date="2022-06-14T21:44:00Z">
            <w:r w:rsidR="004C245F" w:rsidRPr="004C245F">
              <w:rPr>
                <w:rFonts w:ascii="Times New Roman" w:eastAsia="Times New Roman" w:hAnsi="Times New Roman" w:cs="Times New Roman"/>
                <w:color w:val="000000"/>
              </w:rPr>
              <w:delText>[48–50]</w:delText>
            </w:r>
          </w:del>
          <w:customXmlDelRangeStart w:id="1707" w:author="Madeline Galbraith" w:date="2022-06-14T21:44:00Z"/>
        </w:sdtContent>
      </w:sdt>
      <w:customXmlDelRangeEnd w:id="1707"/>
      <w:del w:id="1708" w:author="Madeline Galbraith" w:date="2022-06-14T21:44:00Z">
        <w:r w:rsidR="00AD7F58" w:rsidRPr="00C9444E">
          <w:rPr>
            <w:rFonts w:ascii="Times New Roman" w:hAnsi="Times New Roman" w:cs="Times New Roman"/>
          </w:rPr>
          <w:delText>.</w:delText>
        </w:r>
      </w:del>
      <w:ins w:id="1709" w:author="Madeline Galbraith" w:date="2022-06-14T21:44:00Z">
        <w:r w:rsidR="003F75D1">
          <w:rPr>
            <w:rFonts w:ascii="Times New Roman" w:hAnsi="Times New Roman" w:cs="Times New Roman"/>
          </w:rPr>
          <w:t>concentration</w:t>
        </w:r>
        <w:r w:rsidR="003F75D1" w:rsidRPr="00C9444E">
          <w:rPr>
            <w:rFonts w:ascii="Times New Roman" w:hAnsi="Times New Roman" w:cs="Times New Roman"/>
          </w:rPr>
          <w:t> </w:t>
        </w:r>
      </w:ins>
      <w:customXmlInsRangeStart w:id="1710" w:author="Madeline Galbraith" w:date="2022-06-14T21:44:00Z"/>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customXmlInsRangeEnd w:id="1710"/>
          <w:ins w:id="1711" w:author="Madeline Galbraith" w:date="2022-06-14T21:44:00Z">
            <w:r w:rsidR="00AE6CCC" w:rsidRPr="00AE6CCC">
              <w:rPr>
                <w:rFonts w:ascii="Times New Roman" w:eastAsia="Times New Roman" w:hAnsi="Times New Roman" w:cs="Times New Roman"/>
                <w:color w:val="000000"/>
              </w:rPr>
              <w:t>[51–53]</w:t>
            </w:r>
          </w:ins>
          <w:customXmlInsRangeStart w:id="1712" w:author="Madeline Galbraith" w:date="2022-06-14T21:44:00Z"/>
        </w:sdtContent>
      </w:sdt>
      <w:customXmlInsRangeEnd w:id="1712"/>
      <w:ins w:id="1713" w:author="Madeline Galbraith" w:date="2022-06-14T21:44:00Z">
        <w:r w:rsidR="00AD7F58" w:rsidRPr="00C9444E">
          <w:rPr>
            <w:rFonts w:ascii="Times New Roman" w:hAnsi="Times New Roman" w:cs="Times New Roman"/>
          </w:rPr>
          <w:t>.</w:t>
        </w:r>
      </w:ins>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 xml:space="preserve">stabilized E/M cells </w:t>
      </w:r>
      <w:del w:id="1714" w:author="Madeline Galbraith" w:date="2022-06-14T21:44:00Z">
        <w:r w:rsidR="00AD7F58" w:rsidRPr="00C9444E">
          <w:rPr>
            <w:rFonts w:ascii="Times New Roman" w:hAnsi="Times New Roman" w:cs="Times New Roman"/>
          </w:rPr>
          <w:delText>may</w:delText>
        </w:r>
      </w:del>
      <w:ins w:id="1715" w:author="Madeline Galbraith" w:date="2022-06-14T21:44:00Z">
        <w:r w:rsidR="003F75D1">
          <w:rPr>
            <w:rFonts w:ascii="Times New Roman" w:hAnsi="Times New Roman" w:cs="Times New Roman"/>
          </w:rPr>
          <w:t>could</w:t>
        </w:r>
      </w:ins>
      <w:r w:rsidR="00AD7F58" w:rsidRPr="00C9444E">
        <w:rPr>
          <w:rFonts w:ascii="Times New Roman" w:hAnsi="Times New Roman" w:cs="Times New Roman"/>
        </w:rPr>
        <w:t xml:space="preserve"> correspond to a hybrid W/O </w:t>
      </w:r>
      <w:del w:id="1716" w:author="Madeline Galbraith" w:date="2022-06-14T21:44:00Z">
        <w:r w:rsidR="00AD7F58" w:rsidRPr="00C9444E">
          <w:rPr>
            <w:rFonts w:ascii="Times New Roman" w:hAnsi="Times New Roman" w:cs="Times New Roman"/>
          </w:rPr>
          <w:delText>phenotype </w:delText>
        </w:r>
      </w:del>
      <w:customXmlDelRangeStart w:id="1717" w:author="Madeline Galbraith" w:date="2022-06-14T21:44:00Z"/>
      <w:sdt>
        <w:sdtPr>
          <w:rPr>
            <w:rFonts w:ascii="Times New Roman" w:hAnsi="Times New Roman" w:cs="Times New Roman"/>
          </w:rPr>
          <w:alias w:val="SmartCite Citation"/>
          <w:tag w:val="703cb261-b0c2-4f52-8c43-8dc408bf3954:cef4c541-1522-4113-a8e6-f686128449e8+"/>
          <w:id w:val="-1940747079"/>
          <w:placeholder>
            <w:docPart w:val="A37D6AB81E2944038963087E4AB38FC0"/>
          </w:placeholder>
        </w:sdtPr>
        <w:sdtEndPr/>
        <w:sdtContent>
          <w:customXmlDelRangeEnd w:id="1717"/>
          <w:del w:id="1718" w:author="Madeline Galbraith" w:date="2022-06-14T21:44:00Z">
            <w:r w:rsidR="004C245F" w:rsidRPr="004C245F">
              <w:rPr>
                <w:rFonts w:ascii="Times New Roman" w:eastAsia="Times New Roman" w:hAnsi="Times New Roman" w:cs="Times New Roman"/>
                <w:color w:val="000000"/>
              </w:rPr>
              <w:delText>[29]</w:delText>
            </w:r>
          </w:del>
          <w:customXmlDelRangeStart w:id="1719" w:author="Madeline Galbraith" w:date="2022-06-14T21:44:00Z"/>
        </w:sdtContent>
      </w:sdt>
      <w:customXmlDelRangeEnd w:id="1719"/>
      <w:del w:id="1720" w:author="Madeline Galbraith" w:date="2022-06-14T21:44:00Z">
        <w:r w:rsidR="00AD7F58" w:rsidRPr="00C9444E">
          <w:rPr>
            <w:rFonts w:ascii="Times New Roman" w:hAnsi="Times New Roman" w:cs="Times New Roman"/>
          </w:rPr>
          <w:delText>.</w:delText>
        </w:r>
      </w:del>
      <w:ins w:id="1721" w:author="Madeline Galbraith" w:date="2022-06-14T21:44:00Z">
        <w:r w:rsidR="0028447E">
          <w:rPr>
            <w:rFonts w:ascii="Times New Roman" w:hAnsi="Times New Roman" w:cs="Times New Roman"/>
          </w:rPr>
          <w:t>state</w:t>
        </w:r>
        <w:r w:rsidR="00AD7F58" w:rsidRPr="00C9444E">
          <w:rPr>
            <w:rFonts w:ascii="Times New Roman" w:hAnsi="Times New Roman" w:cs="Times New Roman"/>
          </w:rPr>
          <w:t> </w:t>
        </w:r>
      </w:ins>
      <w:customXmlInsRangeStart w:id="1722" w:author="Madeline Galbraith" w:date="2022-06-14T21:44:00Z"/>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customXmlInsRangeEnd w:id="1722"/>
          <w:ins w:id="1723" w:author="Madeline Galbraith" w:date="2022-06-14T21:44:00Z">
            <w:r w:rsidR="00AE6CCC" w:rsidRPr="00AE6CCC">
              <w:rPr>
                <w:rFonts w:ascii="Times New Roman" w:eastAsia="Times New Roman" w:hAnsi="Times New Roman" w:cs="Times New Roman"/>
                <w:color w:val="000000"/>
              </w:rPr>
              <w:t>[28]</w:t>
            </w:r>
          </w:ins>
          <w:customXmlInsRangeStart w:id="1724" w:author="Madeline Galbraith" w:date="2022-06-14T21:44:00Z"/>
        </w:sdtContent>
      </w:sdt>
      <w:customXmlInsRangeEnd w:id="1724"/>
      <w:ins w:id="1725" w:author="Madeline Galbraith" w:date="2022-06-14T21:44:00Z">
        <w:r w:rsidR="00AD7F58" w:rsidRPr="00C9444E">
          <w:rPr>
            <w:rFonts w:ascii="Times New Roman" w:hAnsi="Times New Roman" w:cs="Times New Roman"/>
          </w:rPr>
          <w:t>.</w:t>
        </w:r>
      </w:ins>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and </w:t>
      </w:r>
      <w:r w:rsidR="00306563" w:rsidRPr="00C9444E">
        <w:rPr>
          <w:rFonts w:ascii="Times New Roman" w:hAnsi="Times New Roman" w:cs="Times New Roman"/>
        </w:rPr>
        <w:t>interfere with EMT</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del w:id="1726" w:author="Madeline Galbraith" w:date="2022-06-14T21:44:00Z">
            <w:r w:rsidR="004C245F" w:rsidRPr="004C245F">
              <w:rPr>
                <w:rFonts w:ascii="Times New Roman" w:eastAsia="Times New Roman" w:hAnsi="Times New Roman" w:cs="Times New Roman"/>
                <w:color w:val="000000"/>
              </w:rPr>
              <w:delText>[52,53]</w:delText>
            </w:r>
          </w:del>
          <w:ins w:id="1727" w:author="Madeline Galbraith" w:date="2022-06-14T21:44:00Z">
            <w:r w:rsidR="00AE6CCC" w:rsidRPr="00AE6CCC">
              <w:rPr>
                <w:rFonts w:ascii="Times New Roman" w:eastAsia="Times New Roman" w:hAnsi="Times New Roman" w:cs="Times New Roman"/>
                <w:color w:val="000000"/>
              </w:rPr>
              <w:t>[55,56]</w:t>
            </w:r>
          </w:ins>
        </w:sdtContent>
      </w:sdt>
      <w:r w:rsidR="00AD7F58" w:rsidRPr="00C9444E">
        <w:rPr>
          <w:rFonts w:ascii="Times New Roman" w:hAnsi="Times New Roman" w:cs="Times New Roman"/>
        </w:rPr>
        <w:t xml:space="preserve">. </w:t>
      </w:r>
      <w:r w:rsidR="009860E3">
        <w:rPr>
          <w:rFonts w:ascii="Times New Roman" w:hAnsi="Times New Roman" w:cs="Times New Roman"/>
        </w:rPr>
        <w:t>Similarly</w:t>
      </w:r>
      <w:r w:rsidR="00AD7F58" w:rsidRPr="00C9444E">
        <w:rPr>
          <w:rFonts w:ascii="Times New Roman" w:hAnsi="Times New Roman" w:cs="Times New Roman"/>
        </w:rPr>
        <w:t xml:space="preserve">, the E/M-W/O state was stabilized when the </w:t>
      </w:r>
      <w:del w:id="1728" w:author="Madeline Galbraith" w:date="2022-06-14T21:44:00Z">
        <w:r w:rsidR="00F340BE" w:rsidRPr="00C9444E">
          <w:rPr>
            <w:rFonts w:ascii="Times New Roman" w:hAnsi="Times New Roman" w:cs="Times New Roman"/>
          </w:rPr>
          <w:delText>I</w:delText>
        </w:r>
        <w:r w:rsidR="00AD7F58" w:rsidRPr="00C9444E">
          <w:rPr>
            <w:rFonts w:ascii="Times New Roman" w:hAnsi="Times New Roman" w:cs="Times New Roman"/>
          </w:rPr>
          <w:delText xml:space="preserve">nput to </w:delText>
        </w:r>
        <w:r w:rsidR="005506B5" w:rsidRPr="00C9444E">
          <w:rPr>
            <w:rFonts w:ascii="Times New Roman" w:hAnsi="Times New Roman" w:cs="Times New Roman"/>
          </w:rPr>
          <w:delText>SNAIL</w:delText>
        </w:r>
      </w:del>
      <w:ins w:id="1729" w:author="Madeline Galbraith" w:date="2022-06-14T21:44:00Z">
        <w:r w:rsidR="007C753D">
          <w:rPr>
            <w:rFonts w:ascii="Times New Roman" w:hAnsi="Times New Roman" w:cs="Times New Roman"/>
          </w:rPr>
          <w:t>EMT-inducing signal</w:t>
        </w:r>
      </w:ins>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del w:id="1730" w:author="Madeline Galbraith" w:date="2022-06-14T21:44:00Z">
            <w:r w:rsidR="004C245F" w:rsidRPr="004C245F">
              <w:rPr>
                <w:rFonts w:ascii="Times New Roman" w:eastAsia="Times New Roman" w:hAnsi="Times New Roman" w:cs="Times New Roman"/>
                <w:color w:val="000000"/>
              </w:rPr>
              <w:delText>[77,78]</w:delText>
            </w:r>
          </w:del>
          <w:ins w:id="1731" w:author="Madeline Galbraith" w:date="2022-06-14T21:44:00Z">
            <w:r w:rsidR="00AE6CCC" w:rsidRPr="00AE6CCC">
              <w:rPr>
                <w:rFonts w:ascii="Times New Roman" w:eastAsia="Times New Roman" w:hAnsi="Times New Roman" w:cs="Times New Roman"/>
                <w:color w:val="000000"/>
              </w:rPr>
              <w:t>[78,79]</w:t>
            </w:r>
          </w:ins>
        </w:sdtContent>
      </w:sdt>
      <w:del w:id="1732" w:author="Madeline Galbraith" w:date="2022-06-14T21:44:00Z">
        <w:r w:rsidR="00AD7F58" w:rsidRPr="00C9444E">
          <w:rPr>
            <w:rFonts w:ascii="Times New Roman" w:hAnsi="Times New Roman" w:cs="Times New Roman"/>
          </w:rPr>
          <w:delText>.</w:delText>
        </w:r>
      </w:del>
      <w:ins w:id="1733" w:author="Madeline Galbraith" w:date="2022-06-14T21:44:00Z">
        <w:r w:rsidR="00AD7F58" w:rsidRPr="00C9444E">
          <w:rPr>
            <w:rFonts w:ascii="Times New Roman" w:hAnsi="Times New Roman" w:cs="Times New Roman"/>
          </w:rPr>
          <w:t>.</w:t>
        </w:r>
        <w:r w:rsidR="00690173" w:rsidRPr="00C9444E">
          <w:rPr>
            <w:rFonts w:ascii="Times New Roman" w:hAnsi="Times New Roman" w:cs="Times New Roman"/>
          </w:rPr>
          <w:t xml:space="preserve"> </w:t>
        </w:r>
        <w:r w:rsidR="002C7FFD">
          <w:rPr>
            <w:rFonts w:ascii="Times New Roman" w:hAnsi="Times New Roman" w:cs="Times New Roman"/>
          </w:rPr>
          <w:t xml:space="preserve">While we have tried to ensure our parameters are in a biologically relevant range (utilizing values from literature whenever available), one limitation of this study is knowing whether these results are translatable to </w:t>
        </w:r>
        <w:r w:rsidR="00B27246">
          <w:rPr>
            <w:rFonts w:ascii="Times New Roman" w:hAnsi="Times New Roman" w:cs="Times New Roman"/>
          </w:rPr>
          <w:t>experimental cancer studies</w:t>
        </w:r>
        <w:r w:rsidR="002C7FFD">
          <w:rPr>
            <w:rFonts w:ascii="Times New Roman" w:hAnsi="Times New Roman" w:cs="Times New Roman"/>
          </w:rPr>
          <w:t>.</w:t>
        </w:r>
      </w:ins>
      <w:r w:rsidR="002C7FFD">
        <w:rPr>
          <w:rFonts w:ascii="Times New Roman" w:hAnsi="Times New Roman" w:cs="Times New Roman"/>
        </w:rPr>
        <w:t xml:space="preserve"> </w:t>
      </w:r>
      <w:r w:rsidR="00D95DF5" w:rsidRPr="00C9444E">
        <w:rPr>
          <w:rFonts w:ascii="Times New Roman" w:hAnsi="Times New Roman" w:cs="Times New Roman"/>
        </w:rPr>
        <w:t>T</w:t>
      </w:r>
      <w:r w:rsidR="00D95DF5">
        <w:rPr>
          <w:rFonts w:ascii="Times New Roman" w:hAnsi="Times New Roman" w:cs="Times New Roman"/>
        </w:rPr>
        <w:t>herefore, t</w:t>
      </w:r>
      <w:r w:rsidR="00D95DF5" w:rsidRPr="00C9444E">
        <w:rPr>
          <w:rFonts w:ascii="Times New Roman" w:hAnsi="Times New Roman" w:cs="Times New Roman"/>
        </w:rPr>
        <w:t>he significance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95DF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95DF5" w:rsidRPr="00C9444E">
        <w:rPr>
          <w:rFonts w:ascii="Times New Roman" w:hAnsi="Times New Roman" w:cs="Times New Roman"/>
        </w:rPr>
        <w:t>/SNAIL feedback loop could be experimentally tested by reducing the antioxidant factor SOD2, inducing hypoxia, and treating the cells with NF</w:t>
      </w:r>
      <w:r w:rsidR="00D95DF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D95DF5" w:rsidRPr="00C9444E">
        <w:rPr>
          <w:rFonts w:ascii="Times New Roman" w:eastAsiaTheme="minorEastAsia" w:hAnsi="Times New Roman" w:cs="Times New Roman"/>
        </w:rPr>
        <w:t>.</w:t>
      </w:r>
      <w:r w:rsidR="00D95DF5">
        <w:rPr>
          <w:rFonts w:ascii="Times New Roman" w:eastAsiaTheme="minorEastAsia" w:hAnsi="Times New Roman" w:cs="Times New Roman"/>
        </w:rPr>
        <w:t xml:space="preserve"> Overal</w:t>
      </w:r>
      <w:r w:rsidR="00D128F7">
        <w:rPr>
          <w:rFonts w:ascii="Times New Roman" w:eastAsiaTheme="minorEastAsia" w:hAnsi="Times New Roman" w:cs="Times New Roman"/>
        </w:rPr>
        <w:t>l</w:t>
      </w:r>
      <w:r w:rsidR="00D95DF5">
        <w:rPr>
          <w:rFonts w:ascii="Times New Roman" w:eastAsiaTheme="minorEastAsia" w:hAnsi="Times New Roman" w:cs="Times New Roman"/>
        </w:rPr>
        <w:t xml:space="preserve">, </w:t>
      </w:r>
      <w:r w:rsidR="00D95DF5">
        <w:rPr>
          <w:rFonts w:ascii="Times New Roman" w:hAnsi="Times New Roman" w:cs="Times New Roman"/>
        </w:rPr>
        <w:t>t</w:t>
      </w:r>
      <w:r w:rsidR="003D29BC" w:rsidRPr="00C9444E">
        <w:rPr>
          <w:rFonts w:ascii="Times New Roman" w:hAnsi="Times New Roman" w:cs="Times New Roman"/>
        </w:rPr>
        <w:t xml:space="preserve">he importance of </w:t>
      </w:r>
      <w:r w:rsidR="003D29BC" w:rsidRPr="00C9444E">
        <w:rPr>
          <w:rFonts w:ascii="Times New Roman" w:hAnsi="Times New Roman" w:cs="Times New Roman"/>
        </w:rPr>
        <w:lastRenderedPageBreak/>
        <w:t xml:space="preserve">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r w:rsidR="00E57411" w:rsidRPr="00C9444E">
        <w:rPr>
          <w:rFonts w:ascii="Times New Roman" w:hAnsi="Times New Roman" w:cs="Times New Roman"/>
        </w:rPr>
        <w:t>Sciacovelli and Frezza</w:t>
      </w:r>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del w:id="1734" w:author="Madeline Galbraith" w:date="2022-06-14T21:44:00Z">
            <w:r w:rsidR="004C245F" w:rsidRPr="004C245F">
              <w:rPr>
                <w:rFonts w:ascii="Times New Roman" w:eastAsia="Times New Roman" w:hAnsi="Times New Roman" w:cs="Times New Roman"/>
                <w:color w:val="000000"/>
              </w:rPr>
              <w:delText>[40]</w:delText>
            </w:r>
          </w:del>
          <w:ins w:id="1735" w:author="Madeline Galbraith" w:date="2022-06-14T21:44:00Z">
            <w:r w:rsidR="00AE6CCC" w:rsidRPr="00AE6CCC">
              <w:rPr>
                <w:rFonts w:ascii="Times New Roman" w:eastAsia="Times New Roman" w:hAnsi="Times New Roman" w:cs="Times New Roman"/>
                <w:color w:val="000000"/>
              </w:rPr>
              <w:t>[42]</w:t>
            </w:r>
          </w:ins>
        </w:sdtContent>
      </w:sdt>
      <w:r w:rsidR="00E57411" w:rsidRPr="00C9444E">
        <w:rPr>
          <w:rFonts w:ascii="Times New Roman" w:hAnsi="Times New Roman" w:cs="Times New Roman"/>
        </w:rPr>
        <w:t xml:space="preserve">. </w:t>
      </w:r>
    </w:p>
    <w:p w14:paraId="00C34FF5" w14:textId="1E19E0BA" w:rsidR="00C473A7" w:rsidRDefault="00C473A7" w:rsidP="00BB7620">
      <w:pPr>
        <w:pStyle w:val="BodyText"/>
        <w:spacing w:line="480" w:lineRule="auto"/>
        <w:ind w:firstLine="720"/>
        <w:rPr>
          <w:rFonts w:ascii="Times New Roman" w:hAnsi="Times New Roman" w:cs="Times New Roman"/>
        </w:rPr>
      </w:pPr>
      <w:r>
        <w:rPr>
          <w:rFonts w:ascii="Times New Roman" w:hAnsi="Times New Roman" w:cs="Times New Roman"/>
        </w:rPr>
        <w:t>U</w:t>
      </w:r>
      <w:r w:rsidRPr="00C9444E">
        <w:rPr>
          <w:rFonts w:ascii="Times New Roman" w:hAnsi="Times New Roman" w:cs="Times New Roman"/>
        </w:rPr>
        <w:t xml:space="preserve">nderstanding how the E/M-W/O </w:t>
      </w:r>
      <w:del w:id="1736" w:author="Madeline Galbraith" w:date="2022-06-14T21:44:00Z">
        <w:r w:rsidRPr="00C9444E">
          <w:rPr>
            <w:rFonts w:ascii="Times New Roman" w:hAnsi="Times New Roman" w:cs="Times New Roman"/>
          </w:rPr>
          <w:delText>phenotype</w:delText>
        </w:r>
      </w:del>
      <w:ins w:id="1737" w:author="Madeline Galbraith" w:date="2022-06-14T21:44:00Z">
        <w:r w:rsidR="0028447E">
          <w:rPr>
            <w:rFonts w:ascii="Times New Roman" w:hAnsi="Times New Roman" w:cs="Times New Roman"/>
          </w:rPr>
          <w:t>state</w:t>
        </w:r>
      </w:ins>
      <w:r w:rsidRPr="00C9444E">
        <w:rPr>
          <w:rFonts w:ascii="Times New Roman" w:hAnsi="Times New Roman" w:cs="Times New Roman"/>
        </w:rPr>
        <w:t xml:space="preserve"> is stabilized by the </w:t>
      </w:r>
      <w:del w:id="1738" w:author="Madeline Galbraith" w:date="2022-06-14T21:44:00Z">
        <w:r w:rsidRPr="00C9444E">
          <w:rPr>
            <w:rFonts w:ascii="Times New Roman" w:hAnsi="Times New Roman" w:cs="Times New Roman"/>
          </w:rPr>
          <w:delText>crosstalks of</w:delText>
        </w:r>
      </w:del>
      <w:ins w:id="1739" w:author="Madeline Galbraith" w:date="2022-06-14T21:44:00Z">
        <w:r w:rsidRPr="00C9444E">
          <w:rPr>
            <w:rFonts w:ascii="Times New Roman" w:hAnsi="Times New Roman" w:cs="Times New Roman"/>
          </w:rPr>
          <w:t>crosstalk</w:t>
        </w:r>
        <w:r w:rsidR="003F75D1">
          <w:rPr>
            <w:rFonts w:ascii="Times New Roman" w:hAnsi="Times New Roman" w:cs="Times New Roman"/>
          </w:rPr>
          <w:t xml:space="preserve"> connecting</w:t>
        </w:r>
      </w:ins>
      <w:r w:rsidRPr="00C9444E">
        <w:rPr>
          <w:rFonts w:ascii="Times New Roman" w:hAnsi="Times New Roman" w:cs="Times New Roman"/>
        </w:rPr>
        <w:t xml:space="preserve"> EMT and metabolic reprogramming could be of vital importance to disrupt metastatic processes.</w:t>
      </w:r>
      <w:r>
        <w:rPr>
          <w:rFonts w:ascii="Times New Roman" w:hAnsi="Times New Roman" w:cs="Times New Roman"/>
        </w:rPr>
        <w:t xml:space="preserve"> Interestingly, the model we have proposed predicts EMT can drive metabolic reprogramming or vice versa, a question that remains unanswered </w:t>
      </w:r>
      <w:customXmlInsRangeStart w:id="1740" w:author="Madeline Galbraith" w:date="2022-06-14T21:44:00Z"/>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BD7300E90BC240B39310CD1C056D655E"/>
          </w:placeholder>
        </w:sdtPr>
        <w:sdtEndPr/>
        <w:sdtContent>
          <w:customXmlInsRangeEnd w:id="1740"/>
          <w:ins w:id="1741" w:author="Madeline Galbraith" w:date="2022-06-14T21:44:00Z">
            <w:r w:rsidR="00AE6CCC" w:rsidRPr="00AE6CCC">
              <w:rPr>
                <w:rFonts w:ascii="Times New Roman" w:eastAsia="Times New Roman" w:hAnsi="Times New Roman" w:cs="Times New Roman"/>
                <w:color w:val="000000"/>
              </w:rPr>
              <w:t>[29,33–39,</w:t>
            </w:r>
          </w:ins>
          <w:customXmlDelRangeStart w:id="1742" w:author="Madeline Galbraith" w:date="2022-06-14T21:44:00Z"/>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46672397"/>
              <w:placeholder>
                <w:docPart w:val="0B0ADB566E97487588AB1DF9CA6A43B1"/>
              </w:placeholder>
            </w:sdtPr>
            <w:sdtEndPr/>
            <w:sdtContent>
              <w:customXmlDelRangeEnd w:id="1742"/>
              <w:del w:id="1743" w:author="Madeline Galbraith" w:date="2022-06-14T21:44:00Z">
                <w:r w:rsidRPr="004C245F">
                  <w:rPr>
                    <w:rFonts w:ascii="Times New Roman" w:eastAsia="Times New Roman" w:hAnsi="Times New Roman" w:cs="Times New Roman"/>
                    <w:color w:val="000000"/>
                  </w:rPr>
                  <w:delText>[30–37,40–</w:delText>
                </w:r>
              </w:del>
              <w:r w:rsidR="00AE6CCC" w:rsidRPr="00AE6CCC">
                <w:rPr>
                  <w:rFonts w:ascii="Times New Roman" w:eastAsia="Times New Roman" w:hAnsi="Times New Roman" w:cs="Times New Roman"/>
                  <w:color w:val="000000"/>
                </w:rPr>
                <w:t>42</w:t>
              </w:r>
              <w:del w:id="1744" w:author="Madeline Galbraith" w:date="2022-06-14T21:44:00Z">
                <w:r w:rsidRPr="004C245F">
                  <w:rPr>
                    <w:rFonts w:ascii="Times New Roman" w:eastAsia="Times New Roman" w:hAnsi="Times New Roman" w:cs="Times New Roman"/>
                    <w:color w:val="000000"/>
                  </w:rPr>
                  <w:delText>]</w:delText>
                </w:r>
              </w:del>
              <w:customXmlDelRangeStart w:id="1745" w:author="Madeline Galbraith" w:date="2022-06-14T21:44:00Z"/>
            </w:sdtContent>
          </w:sdt>
          <w:customXmlDelRangeEnd w:id="1745"/>
          <w:ins w:id="1746" w:author="Madeline Galbraith" w:date="2022-06-14T21:44:00Z">
            <w:r w:rsidR="00AE6CCC" w:rsidRPr="00AE6CCC">
              <w:rPr>
                <w:rFonts w:ascii="Times New Roman" w:eastAsia="Times New Roman" w:hAnsi="Times New Roman" w:cs="Times New Roman"/>
                <w:color w:val="000000"/>
              </w:rPr>
              <w:t>–44]</w:t>
            </w:r>
          </w:ins>
          <w:customXmlInsRangeStart w:id="1747" w:author="Madeline Galbraith" w:date="2022-06-14T21:44:00Z"/>
        </w:sdtContent>
      </w:sdt>
      <w:customXmlInsRangeEnd w:id="1747"/>
      <w:r>
        <w:rPr>
          <w:rFonts w:ascii="Times New Roman" w:hAnsi="Times New Roman" w:cs="Times New Roman"/>
        </w:rPr>
        <w:t>. In both instances</w:t>
      </w:r>
      <w:ins w:id="1748" w:author="Madeline Galbraith" w:date="2022-06-14T21:44:00Z">
        <w:r w:rsidR="00EB2B46">
          <w:rPr>
            <w:rFonts w:ascii="Times New Roman" w:hAnsi="Times New Roman" w:cs="Times New Roman"/>
          </w:rPr>
          <w:t>,</w:t>
        </w:r>
      </w:ins>
      <w:r>
        <w:rPr>
          <w:rFonts w:ascii="Times New Roman" w:hAnsi="Times New Roman" w:cs="Times New Roman"/>
        </w:rPr>
        <w:t xml:space="preserve"> the hybrid E/M and hybrid W/O </w:t>
      </w:r>
      <w:del w:id="1749" w:author="Madeline Galbraith" w:date="2022-06-14T21:44:00Z">
        <w:r>
          <w:rPr>
            <w:rFonts w:ascii="Times New Roman" w:hAnsi="Times New Roman" w:cs="Times New Roman"/>
          </w:rPr>
          <w:delText>phenotypes</w:delText>
        </w:r>
      </w:del>
      <w:ins w:id="1750" w:author="Madeline Galbraith" w:date="2022-06-14T21:44:00Z">
        <w:r w:rsidR="0028447E">
          <w:rPr>
            <w:rFonts w:ascii="Times New Roman" w:hAnsi="Times New Roman" w:cs="Times New Roman"/>
          </w:rPr>
          <w:t>states</w:t>
        </w:r>
      </w:ins>
      <w:r>
        <w:rPr>
          <w:rFonts w:ascii="Times New Roman" w:hAnsi="Times New Roman" w:cs="Times New Roman"/>
        </w:rPr>
        <w:t xml:space="preserve"> are coupled.</w:t>
      </w:r>
      <w:r w:rsidRPr="00C9444E">
        <w:rPr>
          <w:rFonts w:ascii="Times New Roman" w:hAnsi="Times New Roman" w:cs="Times New Roman"/>
        </w:rPr>
        <w:t xml:space="preserve"> </w:t>
      </w:r>
      <w:r>
        <w:rPr>
          <w:rFonts w:ascii="Times New Roman" w:hAnsi="Times New Roman" w:cs="Times New Roman"/>
        </w:rPr>
        <w:t>A recent study showed EMT may not always be correlated with the Warburg/</w:t>
      </w:r>
      <w:del w:id="1751" w:author="Madeline Galbraith" w:date="2022-06-14T21:44:00Z">
        <w:r w:rsidRPr="00CE1D6F">
          <w:rPr>
            <w:rFonts w:ascii="Times New Roman" w:hAnsi="Times New Roman" w:cs="Times New Roman"/>
          </w:rPr>
          <w:delText xml:space="preserve"> </w:delText>
        </w:r>
      </w:del>
      <w:r>
        <w:rPr>
          <w:rFonts w:ascii="Times New Roman" w:hAnsi="Times New Roman" w:cs="Times New Roman"/>
        </w:rPr>
        <w:t>OXPHOS metabolic axis, but when the two networks are coupled our model agrees with the identified experimental correlations between high glycolysis metabolism, high or low OXPHOS metabolism, and the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193265003"/>
          <w:placeholder>
            <w:docPart w:val="C018F2F145BC46B9BE3201FE4EED1A83"/>
          </w:placeholder>
        </w:sdtPr>
        <w:sdtEndPr/>
        <w:sdtContent>
          <w:del w:id="1752" w:author="Madeline Galbraith" w:date="2022-06-14T21:44:00Z">
            <w:r w:rsidRPr="004C245F">
              <w:rPr>
                <w:rFonts w:ascii="Times New Roman" w:eastAsia="Times New Roman" w:hAnsi="Times New Roman" w:cs="Times New Roman"/>
                <w:color w:val="000000"/>
              </w:rPr>
              <w:delText>[67]</w:delText>
            </w:r>
          </w:del>
          <w:ins w:id="1753" w:author="Madeline Galbraith" w:date="2022-06-14T21:44:00Z">
            <w:r w:rsidR="00AE6CCC" w:rsidRPr="00AE6CCC">
              <w:rPr>
                <w:rFonts w:ascii="Times New Roman" w:eastAsia="Times New Roman" w:hAnsi="Times New Roman" w:cs="Times New Roman"/>
                <w:color w:val="000000"/>
              </w:rPr>
              <w:t>[69]</w:t>
            </w:r>
          </w:ins>
        </w:sdtContent>
      </w:sdt>
      <w:r>
        <w:rPr>
          <w:rFonts w:ascii="Times New Roman" w:hAnsi="Times New Roman" w:cs="Times New Roman"/>
        </w:rPr>
        <w:t>. Our model is consistent</w:t>
      </w:r>
      <w:ins w:id="1754" w:author="Madeline Galbraith" w:date="2022-06-14T21:44:00Z">
        <w:r w:rsidR="003F75D1">
          <w:rPr>
            <w:rFonts w:ascii="Times New Roman" w:hAnsi="Times New Roman" w:cs="Times New Roman"/>
          </w:rPr>
          <w:t xml:space="preserve"> with these findings</w:t>
        </w:r>
      </w:ins>
      <w:r>
        <w:rPr>
          <w:rFonts w:ascii="Times New Roman" w:hAnsi="Times New Roman" w:cs="Times New Roman"/>
        </w:rPr>
        <w:t xml:space="preserve">, predicting the hybrid E/M state is coupled to high glycolysis/high OXPHOS (hybrid W/O state). Additionally, HIF-1 (a marker of glycolysis) is strongly associated with EMT while AMPK (a marker of OXPHOS) has a much weaker effect, suggesting the E/M state can be stabilized if HIF-1 (glycolysis) is upregulated, as we proposed above. Notably, in its current form, our model is unable to explain the </w:t>
      </w:r>
      <w:ins w:id="1755" w:author="Madeline Galbraith" w:date="2022-06-14T21:44:00Z">
        <w:r w:rsidR="003F75D1">
          <w:rPr>
            <w:rFonts w:ascii="Times New Roman" w:hAnsi="Times New Roman" w:cs="Times New Roman"/>
          </w:rPr>
          <w:t xml:space="preserve">cases wherein </w:t>
        </w:r>
      </w:ins>
      <w:r>
        <w:rPr>
          <w:rFonts w:ascii="Times New Roman" w:hAnsi="Times New Roman" w:cs="Times New Roman"/>
        </w:rPr>
        <w:t xml:space="preserve">low glycolysis metabolism </w:t>
      </w:r>
      <w:ins w:id="1756" w:author="Madeline Galbraith" w:date="2022-06-14T21:44:00Z">
        <w:r w:rsidR="003F75D1">
          <w:rPr>
            <w:rFonts w:ascii="Times New Roman" w:hAnsi="Times New Roman" w:cs="Times New Roman"/>
          </w:rPr>
          <w:t xml:space="preserve">is </w:t>
        </w:r>
      </w:ins>
      <w:r>
        <w:rPr>
          <w:rFonts w:ascii="Times New Roman" w:hAnsi="Times New Roman" w:cs="Times New Roman"/>
        </w:rPr>
        <w:t xml:space="preserve">correlated with EMT. However, extending the model </w:t>
      </w:r>
      <w:del w:id="1757" w:author="Madeline Galbraith" w:date="2022-06-14T21:44:00Z">
        <w:r>
          <w:rPr>
            <w:rFonts w:ascii="Times New Roman" w:hAnsi="Times New Roman" w:cs="Times New Roman"/>
          </w:rPr>
          <w:delText>by</w:delText>
        </w:r>
      </w:del>
      <w:ins w:id="1758" w:author="Madeline Galbraith" w:date="2022-06-14T21:44:00Z">
        <w:r w:rsidR="003F75D1">
          <w:rPr>
            <w:rFonts w:ascii="Times New Roman" w:hAnsi="Times New Roman" w:cs="Times New Roman"/>
          </w:rPr>
          <w:t>to explicitly include the</w:t>
        </w:r>
      </w:ins>
      <w:r>
        <w:rPr>
          <w:rFonts w:ascii="Times New Roman" w:hAnsi="Times New Roman" w:cs="Times New Roman"/>
        </w:rPr>
        <w:t xml:space="preserve"> coupling with glycolysis, glucose oxidation, and fatty acid oxidation metabolic pathways</w:t>
      </w:r>
      <w:sdt>
        <w:sdtPr>
          <w:rPr>
            <w:rFonts w:ascii="Times New Roman" w:hAnsi="Times New Roman" w:cs="Times New Roman"/>
          </w:rPr>
          <w:alias w:val="SmartCite Citation"/>
          <w:tag w:val="703cb261-b0c2-4f52-8c43-8dc408bf3954:4da3ff72-f9f0-4ae5-8ac0-9bd417dd8768+"/>
          <w:id w:val="-953322695"/>
          <w:placeholder>
            <w:docPart w:val="C018F2F145BC46B9BE3201FE4EED1A83"/>
          </w:placeholder>
        </w:sdtPr>
        <w:sdtEndPr/>
        <w:sdtContent>
          <w:del w:id="1759" w:author="Madeline Galbraith" w:date="2022-06-14T21:44:00Z">
            <w:r w:rsidRPr="004C245F">
              <w:rPr>
                <w:rFonts w:ascii="Times New Roman" w:eastAsia="Times New Roman" w:hAnsi="Times New Roman" w:cs="Times New Roman"/>
                <w:color w:val="000000"/>
              </w:rPr>
              <w:delText>[76]</w:delText>
            </w:r>
          </w:del>
          <w:ins w:id="1760" w:author="Madeline Galbraith" w:date="2022-06-14T21:44:00Z">
            <w:r w:rsidR="00AE6CCC" w:rsidRPr="00AE6CCC">
              <w:rPr>
                <w:rFonts w:ascii="Times New Roman" w:eastAsia="Times New Roman" w:hAnsi="Times New Roman" w:cs="Times New Roman"/>
                <w:color w:val="000000"/>
              </w:rPr>
              <w:t>[80]</w:t>
            </w:r>
          </w:ins>
        </w:sdtContent>
      </w:sdt>
      <w:r>
        <w:rPr>
          <w:rFonts w:ascii="Times New Roman" w:hAnsi="Times New Roman" w:cs="Times New Roman"/>
        </w:rPr>
        <w:t xml:space="preserve"> may be able to explain the low glycolysis states of Ref.</w:t>
      </w:r>
      <w:customXmlDelRangeStart w:id="1761" w:author="Madeline Galbraith" w:date="2022-06-14T21:44:00Z"/>
      <w:sdt>
        <w:sdtPr>
          <w:rPr>
            <w:rFonts w:ascii="Times New Roman" w:hAnsi="Times New Roman" w:cs="Times New Roman"/>
          </w:rPr>
          <w:alias w:val="SmartCite Citation"/>
          <w:tag w:val="703cb261-b0c2-4f52-8c43-8dc408bf3954:2c503bc3-ea95-41e2-b2ed-32f2035cf010+"/>
          <w:id w:val="1068613528"/>
          <w:placeholder>
            <w:docPart w:val="115164BCF3C540CBA79AC762E154CD70"/>
          </w:placeholder>
        </w:sdtPr>
        <w:sdtEndPr/>
        <w:sdtContent>
          <w:customXmlDelRangeEnd w:id="1761"/>
          <w:del w:id="1762" w:author="Madeline Galbraith" w:date="2022-06-14T21:44:00Z">
            <w:r w:rsidRPr="004C245F">
              <w:rPr>
                <w:rFonts w:ascii="Times New Roman" w:eastAsia="Times New Roman" w:hAnsi="Times New Roman" w:cs="Times New Roman"/>
                <w:color w:val="000000"/>
              </w:rPr>
              <w:delText>[67]</w:delText>
            </w:r>
          </w:del>
          <w:customXmlDelRangeStart w:id="1763" w:author="Madeline Galbraith" w:date="2022-06-14T21:44:00Z"/>
        </w:sdtContent>
      </w:sdt>
      <w:customXmlDelRangeEnd w:id="1763"/>
      <w:del w:id="1764" w:author="Madeline Galbraith" w:date="2022-06-14T21:44:00Z">
        <w:r>
          <w:rPr>
            <w:rFonts w:ascii="Times New Roman" w:hAnsi="Times New Roman" w:cs="Times New Roman"/>
          </w:rPr>
          <w:delText xml:space="preserve"> </w:delText>
        </w:r>
      </w:del>
      <w:ins w:id="1765" w:author="Madeline Galbraith" w:date="2022-06-14T21:44:00Z">
        <w:r w:rsidR="00EB2B46">
          <w:rPr>
            <w:rFonts w:ascii="Times New Roman" w:hAnsi="Times New Roman" w:cs="Times New Roman"/>
          </w:rPr>
          <w:t xml:space="preserve"> </w:t>
        </w:r>
      </w:ins>
      <w:customXmlInsRangeStart w:id="1766" w:author="Madeline Galbraith" w:date="2022-06-14T21:44:00Z"/>
      <w:sdt>
        <w:sdtPr>
          <w:rPr>
            <w:rFonts w:ascii="Times New Roman" w:hAnsi="Times New Roman" w:cs="Times New Roman"/>
          </w:rPr>
          <w:alias w:val="SmartCite Citation"/>
          <w:tag w:val="703cb261-b0c2-4f52-8c43-8dc408bf3954:2c503bc3-ea95-41e2-b2ed-32f2035cf010+"/>
          <w:id w:val="-1693533276"/>
          <w:placeholder>
            <w:docPart w:val="C018F2F145BC46B9BE3201FE4EED1A83"/>
          </w:placeholder>
        </w:sdtPr>
        <w:sdtEndPr/>
        <w:sdtContent>
          <w:customXmlInsRangeEnd w:id="1766"/>
          <w:ins w:id="1767" w:author="Madeline Galbraith" w:date="2022-06-14T21:44:00Z">
            <w:r w:rsidR="00AE6CCC" w:rsidRPr="00AE6CCC">
              <w:rPr>
                <w:rFonts w:ascii="Times New Roman" w:eastAsia="Times New Roman" w:hAnsi="Times New Roman" w:cs="Times New Roman"/>
                <w:color w:val="000000"/>
              </w:rPr>
              <w:t>[69]</w:t>
            </w:r>
          </w:ins>
          <w:customXmlInsRangeStart w:id="1768" w:author="Madeline Galbraith" w:date="2022-06-14T21:44:00Z"/>
        </w:sdtContent>
      </w:sdt>
      <w:customXmlInsRangeEnd w:id="1768"/>
      <w:r>
        <w:rPr>
          <w:rFonts w:ascii="Times New Roman" w:hAnsi="Times New Roman" w:cs="Times New Roman"/>
        </w:rPr>
        <w:t>.</w:t>
      </w:r>
    </w:p>
    <w:p w14:paraId="54C81B0D" w14:textId="33F29418" w:rsidR="00C74F40" w:rsidRDefault="00116CF2" w:rsidP="00C74F40">
      <w:pPr>
        <w:pStyle w:val="BodyText"/>
        <w:spacing w:line="480" w:lineRule="auto"/>
        <w:rPr>
          <w:ins w:id="1769" w:author="Madeline Galbraith" w:date="2022-06-14T21:44:00Z"/>
          <w:rFonts w:ascii="Times New Roman" w:hAnsi="Times New Roman" w:cs="Times New Roman"/>
        </w:rPr>
      </w:pPr>
      <w:ins w:id="1770" w:author="Madeline Galbraith" w:date="2022-06-14T21:44:00Z">
        <w:r>
          <w:rPr>
            <w:rFonts w:ascii="Times New Roman" w:hAnsi="Times New Roman" w:cs="Times New Roman"/>
          </w:rPr>
          <w:tab/>
        </w:r>
        <w:r w:rsidR="005D7566">
          <w:rPr>
            <w:rFonts w:ascii="Times New Roman" w:hAnsi="Times New Roman" w:cs="Times New Roman"/>
          </w:rPr>
          <w:t xml:space="preserve">The overall goal of this project is to understand the entirety of cancer metastasis, including cell migration. Previous work has shown that cancer cells can transition from collective migration of E/M cells to migration via amoeboid cells </w:t>
        </w:r>
      </w:ins>
      <w:customXmlInsRangeStart w:id="1771" w:author="Madeline Galbraith" w:date="2022-06-14T21:44:00Z"/>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DefaultPlaceholder_-1854013440"/>
          </w:placeholder>
        </w:sdtPr>
        <w:sdtEndPr/>
        <w:sdtContent>
          <w:customXmlInsRangeEnd w:id="1771"/>
          <w:ins w:id="1772" w:author="Madeline Galbraith" w:date="2022-06-14T21:44:00Z">
            <w:r w:rsidR="00AE6CCC" w:rsidRPr="00AE6CCC">
              <w:rPr>
                <w:rFonts w:ascii="Times New Roman" w:eastAsia="Times New Roman" w:hAnsi="Times New Roman" w:cs="Times New Roman"/>
                <w:color w:val="000000"/>
              </w:rPr>
              <w:t>[9,81]</w:t>
            </w:r>
          </w:ins>
          <w:customXmlInsRangeStart w:id="1773" w:author="Madeline Galbraith" w:date="2022-06-14T21:44:00Z"/>
        </w:sdtContent>
      </w:sdt>
      <w:customXmlInsRangeEnd w:id="1773"/>
      <w:ins w:id="1774" w:author="Madeline Galbraith" w:date="2022-06-14T21:44:00Z">
        <w:r w:rsidR="005F0AB9">
          <w:rPr>
            <w:rFonts w:ascii="Times New Roman" w:hAnsi="Times New Roman" w:cs="Times New Roman"/>
          </w:rPr>
          <w:t>.</w:t>
        </w:r>
        <w:r w:rsidR="00AE6CCC">
          <w:rPr>
            <w:rFonts w:ascii="Times New Roman" w:hAnsi="Times New Roman" w:cs="Times New Roman"/>
          </w:rPr>
          <w:t xml:space="preserve"> Additionally, the </w:t>
        </w:r>
        <w:r w:rsidR="00AE6CCC">
          <w:rPr>
            <w:rFonts w:ascii="Times New Roman" w:hAnsi="Times New Roman" w:cs="Times New Roman"/>
          </w:rPr>
          <w:lastRenderedPageBreak/>
          <w:t xml:space="preserve">generation of the amoeboid cells is partially due to interaction with the extracellular matrix and regulation by the RHO-ROCK signaling network </w:t>
        </w:r>
      </w:ins>
      <w:customXmlInsRangeStart w:id="1775" w:author="Madeline Galbraith" w:date="2022-06-14T21:44:00Z"/>
      <w:sdt>
        <w:sdtPr>
          <w:rPr>
            <w:rFonts w:ascii="Times New Roman" w:hAnsi="Times New Roman" w:cs="Times New Roman"/>
          </w:rPr>
          <w:alias w:val="SmartCite Citation"/>
          <w:tag w:val="703cb261-b0c2-4f52-8c43-8dc408bf3954:55996c08-da60-491d-9f52-b1552be76e25,703cb261-b0c2-4f52-8c43-8dc408bf3954:4d32180c-7576-4f36-ac83-b3dd7eaad4cb+"/>
          <w:id w:val="-1478526419"/>
          <w:placeholder>
            <w:docPart w:val="DefaultPlaceholder_-1854013440"/>
          </w:placeholder>
        </w:sdtPr>
        <w:sdtEndPr/>
        <w:sdtContent>
          <w:customXmlInsRangeEnd w:id="1775"/>
          <w:ins w:id="1776" w:author="Madeline Galbraith" w:date="2022-06-14T21:44:00Z">
            <w:r w:rsidR="00AE6CCC" w:rsidRPr="00AE6CCC">
              <w:rPr>
                <w:rFonts w:ascii="Times New Roman" w:eastAsia="Times New Roman" w:hAnsi="Times New Roman" w:cs="Times New Roman"/>
                <w:color w:val="000000"/>
              </w:rPr>
              <w:t>[81,82]</w:t>
            </w:r>
          </w:ins>
          <w:customXmlInsRangeStart w:id="1777" w:author="Madeline Galbraith" w:date="2022-06-14T21:44:00Z"/>
        </w:sdtContent>
      </w:sdt>
      <w:customXmlInsRangeEnd w:id="1777"/>
      <w:ins w:id="1778" w:author="Madeline Galbraith" w:date="2022-06-14T21:44:00Z">
        <w:r w:rsidR="00AE6CCC">
          <w:rPr>
            <w:rFonts w:ascii="Times New Roman" w:hAnsi="Times New Roman" w:cs="Times New Roman"/>
          </w:rPr>
          <w:t>.</w:t>
        </w:r>
        <w:r w:rsidR="005F0AB9">
          <w:rPr>
            <w:rFonts w:ascii="Times New Roman" w:hAnsi="Times New Roman" w:cs="Times New Roman"/>
          </w:rPr>
          <w:t xml:space="preserve"> A recent study showed that </w:t>
        </w:r>
        <w:r w:rsidR="00893DF9">
          <w:rPr>
            <w:rFonts w:ascii="Times New Roman" w:hAnsi="Times New Roman" w:cs="Times New Roman"/>
          </w:rPr>
          <w:t xml:space="preserve">AMPK </w:t>
        </w:r>
        <w:r w:rsidR="005F0AB9">
          <w:rPr>
            <w:rFonts w:ascii="Times New Roman" w:hAnsi="Times New Roman" w:cs="Times New Roman"/>
          </w:rPr>
          <w:t xml:space="preserve">can </w:t>
        </w:r>
        <w:r w:rsidR="00893DF9">
          <w:rPr>
            <w:rFonts w:ascii="Times New Roman" w:hAnsi="Times New Roman" w:cs="Times New Roman"/>
          </w:rPr>
          <w:t>suppress the metastatic potential of amoeboid cancer cells</w:t>
        </w:r>
        <w:r w:rsidR="005D7566">
          <w:rPr>
            <w:rFonts w:ascii="Times New Roman" w:hAnsi="Times New Roman" w:cs="Times New Roman"/>
          </w:rPr>
          <w:t xml:space="preserve"> </w:t>
        </w:r>
      </w:ins>
      <w:customXmlInsRangeStart w:id="1779" w:author="Madeline Galbraith" w:date="2022-06-14T21:44:00Z"/>
      <w:sdt>
        <w:sdtPr>
          <w:rPr>
            <w:rFonts w:ascii="Times New Roman" w:hAnsi="Times New Roman" w:cs="Times New Roman"/>
          </w:rPr>
          <w:alias w:val="SmartCite Citation"/>
          <w:tag w:val="703cb261-b0c2-4f52-8c43-8dc408bf3954:4d32180c-7576-4f36-ac83-b3dd7eaad4cb+"/>
          <w:id w:val="817926492"/>
          <w:placeholder>
            <w:docPart w:val="DefaultPlaceholder_-1854013440"/>
          </w:placeholder>
        </w:sdtPr>
        <w:sdtEndPr/>
        <w:sdtContent>
          <w:customXmlInsRangeEnd w:id="1779"/>
          <w:ins w:id="1780" w:author="Madeline Galbraith" w:date="2022-06-14T21:44:00Z">
            <w:r w:rsidR="00AE6CCC" w:rsidRPr="00AE6CCC">
              <w:rPr>
                <w:rFonts w:ascii="Times New Roman" w:eastAsia="Times New Roman" w:hAnsi="Times New Roman" w:cs="Times New Roman"/>
                <w:color w:val="000000"/>
              </w:rPr>
              <w:t>[82]</w:t>
            </w:r>
          </w:ins>
          <w:customXmlInsRangeStart w:id="1781" w:author="Madeline Galbraith" w:date="2022-06-14T21:44:00Z"/>
        </w:sdtContent>
      </w:sdt>
      <w:customXmlInsRangeEnd w:id="1781"/>
      <w:ins w:id="1782" w:author="Madeline Galbraith" w:date="2022-06-14T21:44:00Z">
        <w:r w:rsidR="00893DF9">
          <w:rPr>
            <w:rFonts w:ascii="Times New Roman" w:hAnsi="Times New Roman" w:cs="Times New Roman"/>
          </w:rPr>
          <w:t>.</w:t>
        </w:r>
        <w:r w:rsidR="005F0AB9">
          <w:rPr>
            <w:rFonts w:ascii="Times New Roman" w:hAnsi="Times New Roman" w:cs="Times New Roman"/>
          </w:rPr>
          <w:t xml:space="preserve"> Our work shows AMPK may not be critical to stabilizing the E/M-W/O state, suggesting that there is a </w:t>
        </w:r>
        <w:r w:rsidR="00AE6CCC">
          <w:rPr>
            <w:rFonts w:ascii="Times New Roman" w:hAnsi="Times New Roman" w:cs="Times New Roman"/>
          </w:rPr>
          <w:t>transition point in the AMPK/HIF-1 metabolic axis dependent on the dominant signaling network. Inclusion of RHO-ROCK signaling could provide a detailed understanding of cancer cell migration.</w:t>
        </w:r>
        <w:r w:rsidR="006A300D">
          <w:rPr>
            <w:rFonts w:ascii="Times New Roman" w:hAnsi="Times New Roman" w:cs="Times New Roman"/>
          </w:rPr>
          <w:t xml:space="preserve"> Further, this would confirm whether the weaker effect of AMPK</w:t>
        </w:r>
        <w:r w:rsidR="003D41C1">
          <w:rPr>
            <w:rFonts w:ascii="Times New Roman" w:hAnsi="Times New Roman" w:cs="Times New Roman"/>
          </w:rPr>
          <w:t>, compared to HIF-1,</w:t>
        </w:r>
        <w:r w:rsidR="006A300D">
          <w:rPr>
            <w:rFonts w:ascii="Times New Roman" w:hAnsi="Times New Roman" w:cs="Times New Roman"/>
          </w:rPr>
          <w:t xml:space="preserve"> in our current model is truly a topological effect, as expected. </w:t>
        </w:r>
      </w:ins>
    </w:p>
    <w:p w14:paraId="4C20C6E0" w14:textId="1B80D5A4" w:rsidR="00570864" w:rsidRPr="00C9444E" w:rsidRDefault="00E334F8" w:rsidP="00C74F40">
      <w:pPr>
        <w:pStyle w:val="BodyText"/>
        <w:spacing w:line="480" w:lineRule="auto"/>
        <w:ind w:firstLine="720"/>
        <w:rPr>
          <w:rFonts w:ascii="Times New Roman" w:hAnsi="Times New Roman" w:cs="Times New Roman"/>
        </w:rPr>
      </w:pPr>
      <w:r>
        <w:rPr>
          <w:rFonts w:ascii="Times New Roman" w:hAnsi="Times New Roman" w:cs="Times New Roman"/>
        </w:rPr>
        <w:t>Th</w:t>
      </w:r>
      <w:r w:rsidR="00035E07">
        <w:rPr>
          <w:rFonts w:ascii="Times New Roman" w:hAnsi="Times New Roman" w:cs="Times New Roman"/>
        </w:rPr>
        <w:t>e</w:t>
      </w:r>
      <w:r w:rsidR="00235A5D" w:rsidRPr="00C9444E">
        <w:rPr>
          <w:rFonts w:ascii="Times New Roman" w:hAnsi="Times New Roman" w:cs="Times New Roman"/>
        </w:rPr>
        <w:t xml:space="preserve"> results</w:t>
      </w:r>
      <w:r w:rsidR="00035E07">
        <w:rPr>
          <w:rFonts w:ascii="Times New Roman" w:hAnsi="Times New Roman" w:cs="Times New Roman"/>
        </w:rPr>
        <w:t xml:space="preserve"> of our model</w:t>
      </w:r>
      <w:r w:rsidR="00235A5D" w:rsidRPr="00C9444E">
        <w:rPr>
          <w:rFonts w:ascii="Times New Roman" w:hAnsi="Times New Roman" w:cs="Times New Roman"/>
        </w:rPr>
        <w:t xml:space="preserve"> suggest </w:t>
      </w:r>
      <w:r w:rsidR="00306563"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00306563"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00306563"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00306563"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w:t>
      </w:r>
      <w:del w:id="1783" w:author="Madeline Galbraith" w:date="2022-06-14T21:44:00Z">
        <w:r w:rsidR="005E5E8B" w:rsidRPr="00C9444E">
          <w:rPr>
            <w:rFonts w:ascii="Times New Roman" w:hAnsi="Times New Roman" w:cs="Times New Roman"/>
          </w:rPr>
          <w:delText>phenotype</w:delText>
        </w:r>
      </w:del>
      <w:ins w:id="1784" w:author="Madeline Galbraith" w:date="2022-06-14T21:44:00Z">
        <w:r w:rsidR="0028447E">
          <w:rPr>
            <w:rFonts w:ascii="Times New Roman" w:hAnsi="Times New Roman" w:cs="Times New Roman"/>
          </w:rPr>
          <w:t>state</w:t>
        </w:r>
      </w:ins>
      <w:r w:rsidR="005E5E8B" w:rsidRPr="00C9444E">
        <w:rPr>
          <w:rFonts w:ascii="Times New Roman" w:hAnsi="Times New Roman" w:cs="Times New Roman"/>
        </w:rPr>
        <w:t xml:space="preserve"> to </w:t>
      </w:r>
      <w:r w:rsidR="00306563" w:rsidRPr="00C9444E">
        <w:rPr>
          <w:rFonts w:ascii="Times New Roman" w:hAnsi="Times New Roman" w:cs="Times New Roman"/>
        </w:rPr>
        <w:t xml:space="preserve">be </w:t>
      </w:r>
      <w:r w:rsidR="005E5E8B" w:rsidRPr="00C9444E">
        <w:rPr>
          <w:rFonts w:ascii="Times New Roman" w:hAnsi="Times New Roman" w:cs="Times New Roman"/>
        </w:rPr>
        <w:t>stabilize</w:t>
      </w:r>
      <w:r w:rsidR="00306563"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xml:space="preserve">, the system </w:t>
      </w:r>
      <w:r w:rsidR="00D47D9E">
        <w:rPr>
          <w:rFonts w:ascii="Times New Roman" w:hAnsi="Times New Roman" w:cs="Times New Roman"/>
        </w:rPr>
        <w:t xml:space="preserve">follows a progression from </w:t>
      </w:r>
      <w:r w:rsidR="00AD7F58" w:rsidRPr="00C9444E">
        <w:rPr>
          <w:rFonts w:ascii="Times New Roman" w:hAnsi="Times New Roman" w:cs="Times New Roman"/>
        </w:rPr>
        <w:t>the E-O state</w:t>
      </w:r>
      <w:r w:rsidR="00B72C15" w:rsidRPr="00C9444E">
        <w:rPr>
          <w:rFonts w:ascii="Times New Roman" w:hAnsi="Times New Roman" w:cs="Times New Roman"/>
        </w:rPr>
        <w:t>,</w:t>
      </w:r>
      <w:r w:rsidR="00762CA1" w:rsidRPr="00C9444E">
        <w:rPr>
          <w:rFonts w:ascii="Times New Roman" w:hAnsi="Times New Roman" w:cs="Times New Roman"/>
        </w:rPr>
        <w:t xml:space="preserve"> undergo</w:t>
      </w:r>
      <w:r w:rsidR="00146711">
        <w:rPr>
          <w:rFonts w:ascii="Times New Roman" w:hAnsi="Times New Roman" w:cs="Times New Roman"/>
        </w:rPr>
        <w:t>es</w:t>
      </w:r>
      <w:r w:rsidR="00762CA1" w:rsidRPr="00C9444E">
        <w:rPr>
          <w:rFonts w:ascii="Times New Roman" w:hAnsi="Times New Roman" w:cs="Times New Roman"/>
        </w:rPr>
        <w:t xml:space="preserve"> metabolic reprogramming while maintaining epithelial characteristics (E-W/O coupled state)</w:t>
      </w:r>
      <w:r w:rsidR="00D47D9E">
        <w:rPr>
          <w:rFonts w:ascii="Times New Roman" w:hAnsi="Times New Roman" w:cs="Times New Roman"/>
        </w:rPr>
        <w:t>,</w:t>
      </w:r>
      <w:r w:rsidR="006B525A" w:rsidRPr="00C9444E">
        <w:rPr>
          <w:rFonts w:ascii="Times New Roman" w:hAnsi="Times New Roman" w:cs="Times New Roman"/>
        </w:rPr>
        <w:t xml:space="preserve"> begin</w:t>
      </w:r>
      <w:r w:rsidR="00146711">
        <w:rPr>
          <w:rFonts w:ascii="Times New Roman" w:hAnsi="Times New Roman" w:cs="Times New Roman"/>
        </w:rPr>
        <w:t>s</w:t>
      </w:r>
      <w:r w:rsidR="006B525A" w:rsidRPr="00C9444E">
        <w:rPr>
          <w:rFonts w:ascii="Times New Roman" w:hAnsi="Times New Roman" w:cs="Times New Roman"/>
        </w:rPr>
        <w:t xml:space="preserve"> EMT and stabilize</w:t>
      </w:r>
      <w:r w:rsidR="00146711">
        <w:rPr>
          <w:rFonts w:ascii="Times New Roman" w:hAnsi="Times New Roman" w:cs="Times New Roman"/>
        </w:rPr>
        <w:t>s</w:t>
      </w:r>
      <w:r w:rsidR="006B525A" w:rsidRPr="00C9444E">
        <w:rPr>
          <w:rFonts w:ascii="Times New Roman" w:hAnsi="Times New Roman" w:cs="Times New Roman"/>
        </w:rPr>
        <w:t xml:space="preserve"> in the E/M-W/O state</w:t>
      </w:r>
      <w:r w:rsidR="00347691">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w:t>
      </w:r>
      <w:r w:rsidR="00BF2B0A">
        <w:rPr>
          <w:rFonts w:ascii="Times New Roman" w:hAnsi="Times New Roman" w:cs="Times New Roman"/>
        </w:rPr>
        <w:t>EMT-metabolism</w:t>
      </w:r>
      <w:r w:rsidR="00BF2B0A" w:rsidRPr="00C9444E">
        <w:rPr>
          <w:rFonts w:ascii="Times New Roman" w:hAnsi="Times New Roman" w:cs="Times New Roman"/>
        </w:rPr>
        <w:t xml:space="preserve"> </w:t>
      </w:r>
      <w:r w:rsidR="007B1EFE" w:rsidRPr="00C9444E">
        <w:rPr>
          <w:rFonts w:ascii="Times New Roman" w:hAnsi="Times New Roman" w:cs="Times New Roman"/>
        </w:rPr>
        <w:t>crosstalk regardless of phenotypic availability (i.e., whether the initial system is fully E/M-W/O or only E-O, E-W, M-O, and M-W)</w:t>
      </w:r>
      <w:r w:rsidR="003707D8" w:rsidRPr="00C9444E">
        <w:rPr>
          <w:rFonts w:ascii="Times New Roman" w:hAnsi="Times New Roman" w:cs="Times New Roman"/>
        </w:rPr>
        <w:t xml:space="preserve">. </w:t>
      </w:r>
      <w:r w:rsidR="00BF2B0A">
        <w:rPr>
          <w:rFonts w:ascii="Times New Roman" w:hAnsi="Times New Roman" w:cs="Times New Roman"/>
        </w:rPr>
        <w:t>Therefore, our current model provides an explanation for</w:t>
      </w:r>
      <w:r w:rsidR="00034A1D">
        <w:rPr>
          <w:rFonts w:ascii="Times New Roman" w:hAnsi="Times New Roman" w:cs="Times New Roman"/>
        </w:rPr>
        <w:t xml:space="preserve"> </w:t>
      </w:r>
      <w:ins w:id="1785" w:author="Madeline Galbraith" w:date="2022-06-14T21:44:00Z">
        <w:r w:rsidR="00034A1D">
          <w:rPr>
            <w:rFonts w:ascii="Times New Roman" w:hAnsi="Times New Roman" w:cs="Times New Roman"/>
          </w:rPr>
          <w:t>the mutual activation of</w:t>
        </w:r>
        <w:r w:rsidR="00BF2B0A">
          <w:rPr>
            <w:rFonts w:ascii="Times New Roman" w:hAnsi="Times New Roman" w:cs="Times New Roman"/>
          </w:rPr>
          <w:t xml:space="preserve"> </w:t>
        </w:r>
      </w:ins>
      <w:r w:rsidR="00BF2B0A">
        <w:rPr>
          <w:rFonts w:ascii="Times New Roman" w:hAnsi="Times New Roman" w:cs="Times New Roman"/>
        </w:rPr>
        <w:t xml:space="preserve">metabolic reprogramming </w:t>
      </w:r>
      <w:del w:id="1786" w:author="Madeline Galbraith" w:date="2022-06-14T21:44:00Z">
        <w:r w:rsidR="00BF2B0A">
          <w:rPr>
            <w:rFonts w:ascii="Times New Roman" w:hAnsi="Times New Roman" w:cs="Times New Roman"/>
          </w:rPr>
          <w:delText xml:space="preserve">driving EMT </w:delText>
        </w:r>
      </w:del>
      <w:r w:rsidR="00034A1D">
        <w:rPr>
          <w:rFonts w:ascii="Times New Roman" w:hAnsi="Times New Roman" w:cs="Times New Roman"/>
        </w:rPr>
        <w:t xml:space="preserve">and </w:t>
      </w:r>
      <w:del w:id="1787" w:author="Madeline Galbraith" w:date="2022-06-14T21:44:00Z">
        <w:r w:rsidR="00BF2B0A">
          <w:rPr>
            <w:rFonts w:ascii="Times New Roman" w:hAnsi="Times New Roman" w:cs="Times New Roman"/>
          </w:rPr>
          <w:delText>should be expanded to explore the opposite process – EMT driving metabolic reprogramming</w:delText>
        </w:r>
      </w:del>
      <w:ins w:id="1788" w:author="Madeline Galbraith" w:date="2022-06-14T21:44:00Z">
        <w:r w:rsidR="00BF2B0A">
          <w:rPr>
            <w:rFonts w:ascii="Times New Roman" w:hAnsi="Times New Roman" w:cs="Times New Roman"/>
          </w:rPr>
          <w:t>EMT</w:t>
        </w:r>
        <w:r w:rsidR="00034A1D">
          <w:rPr>
            <w:rFonts w:ascii="Times New Roman" w:hAnsi="Times New Roman" w:cs="Times New Roman"/>
          </w:rPr>
          <w:t>, depending on the initiating signal</w:t>
        </w:r>
      </w:ins>
      <w:r w:rsidR="00BF2B0A">
        <w:rPr>
          <w:rFonts w:ascii="Times New Roman" w:hAnsi="Times New Roman" w:cs="Times New Roman"/>
        </w:rPr>
        <w:t xml:space="preserve">. </w:t>
      </w:r>
    </w:p>
    <w:p w14:paraId="3890B817" w14:textId="77777777" w:rsidR="00977E1D" w:rsidRPr="00C9444E" w:rsidRDefault="00977E1D" w:rsidP="005F3588">
      <w:pPr>
        <w:pStyle w:val="BodyText"/>
        <w:keepNext/>
        <w:spacing w:line="480" w:lineRule="auto"/>
        <w:ind w:firstLine="720"/>
        <w:rPr>
          <w:del w:id="1789" w:author="Madeline Galbraith" w:date="2022-06-14T21:44:00Z"/>
          <w:rFonts w:ascii="Times New Roman" w:hAnsi="Times New Roman" w:cs="Times New Roman"/>
        </w:rPr>
      </w:pPr>
      <w:del w:id="1790" w:author="Madeline Galbraith" w:date="2022-06-14T21:44:00Z">
        <w:r w:rsidRPr="00C9444E">
          <w:rPr>
            <w:rFonts w:ascii="Times New Roman" w:hAnsi="Times New Roman" w:cs="Times New Roman"/>
            <w:noProof/>
          </w:rPr>
          <w:lastRenderedPageBreak/>
          <w:drawing>
            <wp:inline distT="0" distB="0" distL="0" distR="0" wp14:anchorId="22F31716" wp14:editId="62C95A77">
              <wp:extent cx="3276600" cy="270194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81547" cy="2706025"/>
                      </a:xfrm>
                      <a:prstGeom prst="rect">
                        <a:avLst/>
                      </a:prstGeom>
                    </pic:spPr>
                  </pic:pic>
                </a:graphicData>
              </a:graphic>
            </wp:inline>
          </w:drawing>
        </w:r>
      </w:del>
    </w:p>
    <w:p w14:paraId="451BEFF7" w14:textId="77777777" w:rsidR="00977E1D" w:rsidRPr="00C9444E" w:rsidRDefault="00977E1D" w:rsidP="005F3588">
      <w:pPr>
        <w:pStyle w:val="BodyText"/>
        <w:keepNext/>
        <w:spacing w:line="480" w:lineRule="auto"/>
        <w:ind w:firstLine="720"/>
        <w:rPr>
          <w:ins w:id="1791" w:author="Madeline Galbraith" w:date="2022-06-14T21:44:00Z"/>
          <w:rFonts w:ascii="Times New Roman" w:hAnsi="Times New Roman" w:cs="Times New Roman"/>
        </w:rPr>
      </w:pPr>
      <w:ins w:id="1792" w:author="Madeline Galbraith" w:date="2022-06-14T21:44:00Z">
        <w:r w:rsidRPr="00C9444E">
          <w:rPr>
            <w:rFonts w:ascii="Times New Roman" w:hAnsi="Times New Roman" w:cs="Times New Roman"/>
            <w:noProof/>
          </w:rPr>
          <w:drawing>
            <wp:inline distT="0" distB="0" distL="0" distR="0" wp14:anchorId="70E86D3C" wp14:editId="371A46DA">
              <wp:extent cx="5387340" cy="297504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13388" cy="2989429"/>
                      </a:xfrm>
                      <a:prstGeom prst="rect">
                        <a:avLst/>
                      </a:prstGeom>
                    </pic:spPr>
                  </pic:pic>
                </a:graphicData>
              </a:graphic>
            </wp:inline>
          </w:drawing>
        </w:r>
      </w:ins>
    </w:p>
    <w:p w14:paraId="71C4A17C" w14:textId="653F2D17" w:rsidR="00977E1D" w:rsidRDefault="00977E1D" w:rsidP="005F3588">
      <w:pPr>
        <w:pStyle w:val="Caption"/>
        <w:rPr>
          <w:rFonts w:ascii="Times New Roman" w:hAnsi="Times New Roman" w:cs="Times New Roman"/>
          <w:i w:val="0"/>
          <w:iCs/>
        </w:rPr>
      </w:pPr>
      <w:r w:rsidRPr="00C9444E">
        <w:rPr>
          <w:rFonts w:ascii="Times New Roman" w:hAnsi="Times New Roman" w:cs="Times New Roman"/>
          <w:b/>
          <w:bCs/>
          <w:i w:val="0"/>
          <w:iCs/>
        </w:rPr>
        <w:t>Figure 10: The coupled networks of cancer metastasis.</w:t>
      </w:r>
      <w:r w:rsidRPr="00C9444E">
        <w:rPr>
          <w:rFonts w:ascii="Times New Roman" w:hAnsi="Times New Roman" w:cs="Times New Roman"/>
          <w:i w:val="0"/>
          <w:iCs/>
        </w:rPr>
        <w:t xml:space="preserve"> </w:t>
      </w:r>
      <w:del w:id="1793" w:author="Madeline Galbraith" w:date="2022-06-14T21:44:00Z">
        <w:r w:rsidRPr="00C9444E">
          <w:rPr>
            <w:rFonts w:ascii="Times New Roman" w:hAnsi="Times New Roman" w:cs="Times New Roman"/>
            <w:i w:val="0"/>
            <w:iCs/>
          </w:rPr>
          <w:delText>(temporary figure – redrawing it</w:delText>
        </w:r>
      </w:del>
      <w:ins w:id="1794" w:author="Madeline Galbraith" w:date="2022-06-14T21:44:00Z">
        <w:r w:rsidR="00A0757F">
          <w:rPr>
            <w:rFonts w:ascii="Times New Roman" w:hAnsi="Times New Roman" w:cs="Times New Roman"/>
            <w:i w:val="0"/>
            <w:iCs/>
          </w:rPr>
          <w:t>Here we include the core EMT circuit, metabolism circuit, stemness circuit, KEAP1-NRF2 pathway, Notch signaling pathway,</w:t>
        </w:r>
      </w:ins>
      <w:r w:rsidR="00A0757F">
        <w:rPr>
          <w:rFonts w:ascii="Times New Roman" w:hAnsi="Times New Roman" w:cs="Times New Roman"/>
          <w:i w:val="0"/>
          <w:iCs/>
        </w:rPr>
        <w:t xml:space="preserve"> and </w:t>
      </w:r>
      <w:del w:id="1795" w:author="Madeline Galbraith" w:date="2022-06-14T21:44:00Z">
        <w:r w:rsidRPr="00C9444E">
          <w:rPr>
            <w:rFonts w:ascii="Times New Roman" w:hAnsi="Times New Roman" w:cs="Times New Roman"/>
            <w:i w:val="0"/>
            <w:iCs/>
          </w:rPr>
          <w:delText>confirming crosstalks)</w:delText>
        </w:r>
      </w:del>
      <w:ins w:id="1796" w:author="Madeline Galbraith" w:date="2022-06-14T21:44:00Z">
        <w:r w:rsidR="00A0757F">
          <w:rPr>
            <w:rFonts w:ascii="Times New Roman" w:hAnsi="Times New Roman" w:cs="Times New Roman"/>
            <w:i w:val="0"/>
            <w:iCs/>
          </w:rPr>
          <w:t>the immune system biomarker PDL1. The crosstalk identified here may provide a novel set of cancer phenotypes and targets.</w:t>
        </w:r>
      </w:ins>
    </w:p>
    <w:p w14:paraId="76C97237" w14:textId="77777777" w:rsidR="008321D6" w:rsidRPr="00C9444E" w:rsidRDefault="008321D6" w:rsidP="005F3588">
      <w:pPr>
        <w:pStyle w:val="Caption"/>
        <w:rPr>
          <w:rFonts w:ascii="Times New Roman" w:hAnsi="Times New Roman" w:cs="Times New Roman"/>
          <w:i w:val="0"/>
          <w:iCs/>
        </w:rPr>
      </w:pPr>
    </w:p>
    <w:p w14:paraId="7B2173C3" w14:textId="3378B74C" w:rsidR="00D930A1" w:rsidRPr="00C9444E" w:rsidRDefault="00D930A1" w:rsidP="00126BB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mutual activation of the epithelial-</w:t>
      </w:r>
      <w:del w:id="1797" w:author="Madeline Galbraith" w:date="2022-06-14T21:44:00Z">
        <w:r w:rsidR="00C33C75" w:rsidRPr="00C9444E">
          <w:rPr>
            <w:rFonts w:ascii="Times New Roman" w:hAnsi="Times New Roman" w:cs="Times New Roman"/>
          </w:rPr>
          <w:delText>to-</w:delText>
        </w:r>
      </w:del>
      <w:r w:rsidR="00C33C75" w:rsidRPr="00C9444E">
        <w:rPr>
          <w:rFonts w:ascii="Times New Roman" w:hAnsi="Times New Roman" w:cs="Times New Roman"/>
        </w:rPr>
        <w:t xml:space="preserve">mesenchymal transition and metabolic reprogramming stabilizes a highly aggressive E/M-W/O </w:t>
      </w:r>
      <w:del w:id="1798" w:author="Madeline Galbraith" w:date="2022-06-14T21:44:00Z">
        <w:r w:rsidR="00C33C75" w:rsidRPr="00C9444E">
          <w:rPr>
            <w:rFonts w:ascii="Times New Roman" w:hAnsi="Times New Roman" w:cs="Times New Roman"/>
          </w:rPr>
          <w:delText>phenotype</w:delText>
        </w:r>
      </w:del>
      <w:ins w:id="1799" w:author="Madeline Galbraith" w:date="2022-06-14T21:44:00Z">
        <w:r w:rsidR="0028447E">
          <w:rPr>
            <w:rFonts w:ascii="Times New Roman" w:hAnsi="Times New Roman" w:cs="Times New Roman"/>
          </w:rPr>
          <w:t>state</w:t>
        </w:r>
      </w:ins>
      <w:r w:rsidR="00C33C75" w:rsidRPr="00C9444E">
        <w:rPr>
          <w:rFonts w:ascii="Times New Roman" w:hAnsi="Times New Roman" w:cs="Times New Roman"/>
        </w:rPr>
        <w:t xml:space="preserve"> which may be critical to </w:t>
      </w:r>
      <w:r w:rsidR="00C33C75" w:rsidRPr="00C9444E">
        <w:rPr>
          <w:rFonts w:ascii="Times New Roman" w:hAnsi="Times New Roman" w:cs="Times New Roman"/>
        </w:rPr>
        <w:lastRenderedPageBreak/>
        <w:t xml:space="preserve">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 xml:space="preserve">s a key subset of </w:t>
      </w:r>
      <w:del w:id="1800" w:author="Madeline Galbraith" w:date="2022-06-14T21:44:00Z">
        <w:r w:rsidR="00FF36DD" w:rsidRPr="00C9444E">
          <w:rPr>
            <w:rFonts w:ascii="Times New Roman" w:hAnsi="Times New Roman" w:cs="Times New Roman"/>
          </w:rPr>
          <w:delText>crosstalks</w:delText>
        </w:r>
        <w:r w:rsidR="00384287" w:rsidRPr="00C9444E">
          <w:rPr>
            <w:rFonts w:ascii="Times New Roman" w:hAnsi="Times New Roman" w:cs="Times New Roman"/>
          </w:rPr>
          <w:delText>.</w:delText>
        </w:r>
      </w:del>
      <w:ins w:id="1801" w:author="Madeline Galbraith" w:date="2022-06-14T21:44:00Z">
        <w:r w:rsidR="003E5A55">
          <w:rPr>
            <w:rFonts w:ascii="Times New Roman" w:hAnsi="Times New Roman" w:cs="Times New Roman"/>
          </w:rPr>
          <w:t xml:space="preserve">the </w:t>
        </w:r>
        <w:r w:rsidR="00FF36DD" w:rsidRPr="00C9444E">
          <w:rPr>
            <w:rFonts w:ascii="Times New Roman" w:hAnsi="Times New Roman" w:cs="Times New Roman"/>
          </w:rPr>
          <w:t>crosstalk</w:t>
        </w:r>
        <w:r w:rsidR="00384287" w:rsidRPr="00C9444E">
          <w:rPr>
            <w:rFonts w:ascii="Times New Roman" w:hAnsi="Times New Roman" w:cs="Times New Roman"/>
          </w:rPr>
          <w:t>.</w:t>
        </w:r>
      </w:ins>
      <w:r w:rsidR="00384287" w:rsidRPr="00C9444E">
        <w:rPr>
          <w:rFonts w:ascii="Times New Roman" w:hAnsi="Times New Roman" w:cs="Times New Roman"/>
        </w:rPr>
        <w:t xml:space="preserve"> When these crosstalks are active, our </w:t>
      </w:r>
      <w:r w:rsidR="00F741B1">
        <w:rPr>
          <w:rFonts w:ascii="Times New Roman" w:hAnsi="Times New Roman" w:cs="Times New Roman"/>
        </w:rPr>
        <w:t xml:space="preserve">current </w:t>
      </w:r>
      <w:r w:rsidR="00384287" w:rsidRPr="00C9444E">
        <w:rPr>
          <w:rFonts w:ascii="Times New Roman" w:hAnsi="Times New Roman" w:cs="Times New Roman"/>
        </w:rPr>
        <w:t>model suggests metabolic reprogramming drives EMT</w:t>
      </w:r>
      <w:r w:rsidR="00F741B1">
        <w:rPr>
          <w:rFonts w:ascii="Times New Roman" w:hAnsi="Times New Roman" w:cs="Times New Roman"/>
        </w:rPr>
        <w:t xml:space="preserve">. </w:t>
      </w:r>
      <w:r w:rsidR="00034A1D">
        <w:rPr>
          <w:rFonts w:ascii="Times New Roman" w:hAnsi="Times New Roman" w:cs="Times New Roman"/>
        </w:rPr>
        <w:t xml:space="preserve">However, </w:t>
      </w:r>
      <w:ins w:id="1802" w:author="Madeline Galbraith" w:date="2022-06-14T21:44:00Z">
        <w:r w:rsidR="00034A1D">
          <w:rPr>
            <w:rFonts w:ascii="Times New Roman" w:hAnsi="Times New Roman" w:cs="Times New Roman"/>
          </w:rPr>
          <w:t xml:space="preserve">our model is also consistent with </w:t>
        </w:r>
      </w:ins>
      <w:r w:rsidR="00034A1D">
        <w:rPr>
          <w:rFonts w:ascii="Times New Roman" w:hAnsi="Times New Roman" w:cs="Times New Roman"/>
        </w:rPr>
        <w:t xml:space="preserve">previous work </w:t>
      </w:r>
      <w:ins w:id="1803" w:author="Madeline Galbraith" w:date="2022-06-14T21:44:00Z">
        <w:r w:rsidR="00034A1D">
          <w:rPr>
            <w:rFonts w:ascii="Times New Roman" w:hAnsi="Times New Roman" w:cs="Times New Roman"/>
          </w:rPr>
          <w:t xml:space="preserve">that </w:t>
        </w:r>
      </w:ins>
      <w:r w:rsidR="00034A1D">
        <w:rPr>
          <w:rFonts w:ascii="Times New Roman" w:hAnsi="Times New Roman" w:cs="Times New Roman"/>
        </w:rPr>
        <w:t>suggests EMT</w:t>
      </w:r>
      <w:r w:rsidR="00384287" w:rsidRPr="00C9444E">
        <w:rPr>
          <w:rFonts w:ascii="Times New Roman" w:hAnsi="Times New Roman" w:cs="Times New Roman"/>
        </w:rPr>
        <w:t xml:space="preserve"> can drive metabolic reprogramming</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EndPr/>
        <w:sdtContent>
          <w:del w:id="1804" w:author="Madeline Galbraith" w:date="2022-06-14T21:44:00Z">
            <w:r w:rsidR="004C245F" w:rsidRPr="004C245F">
              <w:rPr>
                <w:rFonts w:ascii="Times New Roman" w:eastAsia="Times New Roman" w:hAnsi="Times New Roman" w:cs="Times New Roman"/>
                <w:color w:val="000000"/>
              </w:rPr>
              <w:delText>[30,79,80]</w:delText>
            </w:r>
          </w:del>
          <w:ins w:id="1805" w:author="Madeline Galbraith" w:date="2022-06-14T21:44:00Z">
            <w:r w:rsidR="00AE6CCC" w:rsidRPr="00AE6CCC">
              <w:rPr>
                <w:rFonts w:ascii="Times New Roman" w:eastAsia="Times New Roman" w:hAnsi="Times New Roman" w:cs="Times New Roman"/>
                <w:color w:val="000000"/>
              </w:rPr>
              <w:t>[29,83,84]</w:t>
            </w:r>
          </w:ins>
        </w:sdtContent>
      </w:sdt>
      <w:del w:id="1806" w:author="Madeline Galbraith" w:date="2022-06-14T21:44:00Z">
        <w:r w:rsidR="00F741B1">
          <w:rPr>
            <w:rFonts w:ascii="Times New Roman" w:hAnsi="Times New Roman" w:cs="Times New Roman"/>
          </w:rPr>
          <w:delText>; therefore</w:delText>
        </w:r>
        <w:r w:rsidR="000E5F34">
          <w:rPr>
            <w:rFonts w:ascii="Times New Roman" w:hAnsi="Times New Roman" w:cs="Times New Roman"/>
          </w:rPr>
          <w:delText>,</w:delText>
        </w:r>
        <w:r w:rsidR="00F741B1">
          <w:rPr>
            <w:rFonts w:ascii="Times New Roman" w:hAnsi="Times New Roman" w:cs="Times New Roman"/>
          </w:rPr>
          <w:delText xml:space="preserve"> the current model should be expanded</w:delText>
        </w:r>
        <w:r w:rsidR="00384287" w:rsidRPr="00C9444E">
          <w:rPr>
            <w:rFonts w:ascii="Times New Roman" w:hAnsi="Times New Roman" w:cs="Times New Roman"/>
          </w:rPr>
          <w:delText>.</w:delText>
        </w:r>
      </w:del>
      <w:ins w:id="1807" w:author="Madeline Galbraith" w:date="2022-06-14T21:44:00Z">
        <w:r w:rsidR="00384287" w:rsidRPr="00C9444E">
          <w:rPr>
            <w:rFonts w:ascii="Times New Roman" w:hAnsi="Times New Roman" w:cs="Times New Roman"/>
          </w:rPr>
          <w:t>.</w:t>
        </w:r>
      </w:ins>
      <w:r w:rsidR="00A93A17" w:rsidRPr="00C9444E">
        <w:rPr>
          <w:rFonts w:ascii="Times New Roman" w:hAnsi="Times New Roman" w:cs="Times New Roman"/>
        </w:rPr>
        <w:t xml:space="preserve"> </w:t>
      </w:r>
      <w:r w:rsidR="00126BB2">
        <w:rPr>
          <w:rFonts w:ascii="Times New Roman" w:hAnsi="Times New Roman" w:cs="Times New Roman"/>
        </w:rPr>
        <w:t>As we’ve noted, studying these networks in isolation is just the first step in understanding how</w:t>
      </w:r>
      <w:del w:id="1808" w:author="Madeline Galbraith" w:date="2022-06-14T21:44:00Z">
        <w:r w:rsidR="00126BB2">
          <w:rPr>
            <w:rFonts w:ascii="Times New Roman" w:hAnsi="Times New Roman" w:cs="Times New Roman"/>
          </w:rPr>
          <w:delText xml:space="preserve"> the</w:delText>
        </w:r>
      </w:del>
      <w:r w:rsidR="00126BB2">
        <w:rPr>
          <w:rFonts w:ascii="Times New Roman" w:hAnsi="Times New Roman" w:cs="Times New Roman"/>
        </w:rPr>
        <w:t xml:space="preserve"> metastasis is driven by these networks, and</w:t>
      </w:r>
      <w:r w:rsidR="00DF6D8A">
        <w:rPr>
          <w:rFonts w:ascii="Times New Roman" w:hAnsi="Times New Roman" w:cs="Times New Roman"/>
        </w:rPr>
        <w:t xml:space="preserve"> incorporating additional networks will be necessary to fully answer this question.</w:t>
      </w:r>
      <w:r w:rsidR="00126BB2">
        <w:rPr>
          <w:rFonts w:ascii="Times New Roman" w:hAnsi="Times New Roman" w:cs="Times New Roman"/>
        </w:rPr>
        <w:t xml:space="preserve"> </w:t>
      </w:r>
      <w:del w:id="1809" w:author="Madeline Galbraith" w:date="2022-06-14T21:44:00Z">
        <w:r w:rsidR="00126BB2">
          <w:rPr>
            <w:rFonts w:ascii="Times New Roman" w:hAnsi="Times New Roman" w:cs="Times New Roman"/>
          </w:rPr>
          <w:delText xml:space="preserve"> </w:delText>
        </w:r>
      </w:del>
      <w:r w:rsidR="00126BB2">
        <w:rPr>
          <w:rFonts w:ascii="Times New Roman" w:hAnsi="Times New Roman" w:cs="Times New Roman"/>
        </w:rPr>
        <w:t>For instance, p</w:t>
      </w:r>
      <w:r w:rsidR="00F741B1">
        <w:rPr>
          <w:rFonts w:ascii="Times New Roman" w:hAnsi="Times New Roman" w:cs="Times New Roman"/>
        </w:rPr>
        <w:t xml:space="preserve">revious studies coupling EMT, stemness, and Notch </w:t>
      </w:r>
      <w:r w:rsidR="00126BB2">
        <w:rPr>
          <w:rFonts w:ascii="Times New Roman" w:hAnsi="Times New Roman" w:cs="Times New Roman"/>
        </w:rPr>
        <w:t>signaling</w:t>
      </w:r>
      <w:r w:rsidR="00F741B1">
        <w:rPr>
          <w:rFonts w:ascii="Times New Roman" w:hAnsi="Times New Roman" w:cs="Times New Roman"/>
        </w:rPr>
        <w:t xml:space="preserve"> have</w:t>
      </w:r>
      <w:r w:rsidR="00A364FB" w:rsidRPr="00C9444E">
        <w:rPr>
          <w:rFonts w:ascii="Times New Roman" w:hAnsi="Times New Roman" w:cs="Times New Roman"/>
        </w:rPr>
        <w:t xml:space="preserve">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del w:id="1810" w:author="Madeline Galbraith" w:date="2022-06-14T21:44:00Z">
            <w:r w:rsidR="004C245F" w:rsidRPr="004C245F">
              <w:rPr>
                <w:rFonts w:ascii="Times New Roman" w:eastAsia="Times New Roman" w:hAnsi="Times New Roman" w:cs="Times New Roman"/>
                <w:color w:val="000000"/>
              </w:rPr>
              <w:delText>[81–83]</w:delText>
            </w:r>
          </w:del>
          <w:ins w:id="1811" w:author="Madeline Galbraith" w:date="2022-06-14T21:44:00Z">
            <w:r w:rsidR="00AE6CCC" w:rsidRPr="00AE6CCC">
              <w:rPr>
                <w:rFonts w:ascii="Times New Roman" w:eastAsia="Times New Roman" w:hAnsi="Times New Roman" w:cs="Times New Roman"/>
                <w:color w:val="000000"/>
              </w:rPr>
              <w:t>[85–87]</w:t>
            </w:r>
          </w:ins>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del w:id="1812" w:author="Madeline Galbraith" w:date="2022-06-14T21:44:00Z">
            <w:r w:rsidR="004C245F" w:rsidRPr="004C245F">
              <w:rPr>
                <w:rFonts w:ascii="Times New Roman" w:eastAsia="Times New Roman" w:hAnsi="Times New Roman" w:cs="Times New Roman"/>
                <w:color w:val="000000"/>
              </w:rPr>
              <w:delText>[81]</w:delText>
            </w:r>
          </w:del>
          <w:ins w:id="1813" w:author="Madeline Galbraith" w:date="2022-06-14T21:44:00Z">
            <w:r w:rsidR="00AE6CCC" w:rsidRPr="00AE6CCC">
              <w:rPr>
                <w:rFonts w:ascii="Times New Roman" w:eastAsia="Times New Roman" w:hAnsi="Times New Roman" w:cs="Times New Roman"/>
                <w:color w:val="000000"/>
              </w:rPr>
              <w:t>[85]</w:t>
            </w:r>
          </w:ins>
        </w:sdtContent>
      </w:sdt>
      <w:r w:rsidR="004F3509" w:rsidRPr="00C9444E">
        <w:rPr>
          <w:rFonts w:ascii="Times New Roman" w:hAnsi="Times New Roman" w:cs="Times New Roman"/>
        </w:rPr>
        <w:t xml:space="preserve"> and a stemness window that was tunable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del w:id="1814" w:author="Madeline Galbraith" w:date="2022-06-14T21:44:00Z">
            <w:r w:rsidR="004C245F" w:rsidRPr="004C245F">
              <w:rPr>
                <w:rFonts w:ascii="Times New Roman" w:eastAsia="Times New Roman" w:hAnsi="Times New Roman" w:cs="Times New Roman"/>
                <w:color w:val="000000"/>
              </w:rPr>
              <w:delText>[82]</w:delText>
            </w:r>
          </w:del>
          <w:ins w:id="1815" w:author="Madeline Galbraith" w:date="2022-06-14T21:44:00Z">
            <w:r w:rsidR="00AE6CCC" w:rsidRPr="00AE6CCC">
              <w:rPr>
                <w:rFonts w:ascii="Times New Roman" w:eastAsia="Times New Roman" w:hAnsi="Times New Roman" w:cs="Times New Roman"/>
                <w:color w:val="000000"/>
              </w:rPr>
              <w:t>[86]</w:t>
            </w:r>
          </w:ins>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multiple networks and crosstalks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r w:rsidR="00454948" w:rsidRPr="00C9444E">
        <w:rPr>
          <w:rFonts w:ascii="Times New Roman" w:hAnsi="Times New Roman" w:cs="Times New Roman"/>
        </w:rPr>
        <w:t>suppressor</w:t>
      </w:r>
      <w:r w:rsidR="00E50602" w:rsidRPr="00C9444E">
        <w:rPr>
          <w:rFonts w:ascii="Times New Roman" w:hAnsi="Times New Roman" w:cs="Times New Roman"/>
        </w:rPr>
        <w:t xml:space="preserve"> PD-L1</w:t>
      </w:r>
      <w:r w:rsidR="004541A8" w:rsidRPr="00C9444E">
        <w:rPr>
          <w:rFonts w:ascii="Times New Roman" w:hAnsi="Times New Roman" w:cs="Times New Roman"/>
        </w:rPr>
        <w:t xml:space="preserve"> (Fig. 10)</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87BEB">
        <w:rPr>
          <w:rFonts w:ascii="Times New Roman" w:hAnsi="Times New Roman" w:cs="Times New Roman"/>
        </w:rPr>
        <w:t xml:space="preserve">therapy resistance, increased metastatic potential, increased invasiveness, hybrid metabolism phenotypes, </w:t>
      </w:r>
      <w:r w:rsidR="00CB1A5F" w:rsidRPr="00C9444E">
        <w:rPr>
          <w:rFonts w:ascii="Times New Roman" w:hAnsi="Times New Roman" w:cs="Times New Roman"/>
        </w:rPr>
        <w:t xml:space="preserve">immune-evasive properties, and stem-like properties </w:t>
      </w:r>
      <w:del w:id="1816" w:author="Madeline Galbraith" w:date="2022-06-14T21:44:00Z">
        <w:r w:rsidR="00CB1A5F" w:rsidRPr="00C9444E">
          <w:rPr>
            <w:rFonts w:ascii="Times New Roman" w:hAnsi="Times New Roman" w:cs="Times New Roman"/>
          </w:rPr>
          <w:delText>would</w:delText>
        </w:r>
      </w:del>
      <w:ins w:id="1817" w:author="Madeline Galbraith" w:date="2022-06-14T21:44:00Z">
        <w:r w:rsidR="0001047D">
          <w:rPr>
            <w:rFonts w:ascii="Times New Roman" w:hAnsi="Times New Roman" w:cs="Times New Roman"/>
          </w:rPr>
          <w:t>to</w:t>
        </w:r>
      </w:ins>
      <w:r w:rsidR="00CB1A5F" w:rsidRPr="00C9444E">
        <w:rPr>
          <w:rFonts w:ascii="Times New Roman" w:hAnsi="Times New Roman" w:cs="Times New Roman"/>
        </w:rPr>
        <w:t xml:space="preserve"> be correlated and</w:t>
      </w:r>
      <w:r w:rsidR="00B36F91" w:rsidRPr="00C9444E">
        <w:rPr>
          <w:rFonts w:ascii="Times New Roman" w:hAnsi="Times New Roman" w:cs="Times New Roman"/>
        </w:rPr>
        <w:t xml:space="preserve"> key regulators </w:t>
      </w:r>
      <w:r w:rsidR="00262C38">
        <w:rPr>
          <w:rFonts w:ascii="Times New Roman" w:hAnsi="Times New Roman" w:cs="Times New Roman"/>
        </w:rPr>
        <w:t>c</w:t>
      </w:r>
      <w:r w:rsidR="00B36F91" w:rsidRPr="00C9444E">
        <w:rPr>
          <w:rFonts w:ascii="Times New Roman" w:hAnsi="Times New Roman" w:cs="Times New Roman"/>
        </w:rPr>
        <w:t>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1818" w:name="acknowledgements"/>
      <w:r w:rsidRPr="00C9444E">
        <w:rPr>
          <w:rFonts w:ascii="Times New Roman" w:hAnsi="Times New Roman" w:cs="Times New Roman"/>
          <w:b/>
          <w:bCs/>
          <w:sz w:val="28"/>
          <w:szCs w:val="28"/>
        </w:rPr>
        <w:t>Acknowledgements</w:t>
      </w:r>
      <w:bookmarkEnd w:id="1818"/>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lastRenderedPageBreak/>
        <w:t xml:space="preserve">This work was supported by National Science Foundation by </w:t>
      </w:r>
      <w:commentRangeStart w:id="1819"/>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1819"/>
      <w:r w:rsidR="00BB6820">
        <w:rPr>
          <w:rStyle w:val="CommentReference"/>
        </w:rPr>
        <w:commentReference w:id="1819"/>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3FC1D936" w14:textId="77777777" w:rsidR="00AE6CCC" w:rsidRPr="00AE6CCC" w:rsidRDefault="00AE6CCC" w:rsidP="00255F3E">
          <w:pPr>
            <w:divId w:val="1288272656"/>
            <w:rPr>
              <w:rFonts w:ascii="Times New Roman" w:eastAsia="Times New Roman" w:hAnsi="Times New Roman" w:cs="Times New Roman"/>
              <w:color w:val="000000"/>
            </w:rPr>
          </w:pPr>
        </w:p>
        <w:p w14:paraId="0AB6B4DA" w14:textId="77777777" w:rsidR="00AE6CCC" w:rsidRPr="00AE6CCC" w:rsidRDefault="00AE6CCC" w:rsidP="00255F3E">
          <w:pPr>
            <w:pStyle w:val="csl-entry"/>
            <w:divId w:val="1288272656"/>
            <w:rPr>
              <w:color w:val="000000"/>
            </w:rPr>
          </w:pPr>
          <w:r w:rsidRPr="00AE6CCC">
            <w:rPr>
              <w:color w:val="000000"/>
            </w:rPr>
            <w:t>1. Hanahan D. Hallmarks of Cancer: New Dimensions. Cancer Discov. 2022;12(1):31–46.</w:t>
          </w:r>
        </w:p>
        <w:p w14:paraId="1E44C692" w14:textId="77777777" w:rsidR="00AE6CCC" w:rsidRPr="00AE6CCC" w:rsidRDefault="00AE6CCC" w:rsidP="00255F3E">
          <w:pPr>
            <w:pStyle w:val="csl-entry"/>
            <w:divId w:val="1288272656"/>
            <w:rPr>
              <w:color w:val="000000"/>
            </w:rPr>
          </w:pPr>
          <w:r w:rsidRPr="00AE6CCC">
            <w:rPr>
              <w:color w:val="000000"/>
            </w:rPr>
            <w:t>2. Kalluri R. EMT: When epithelial cells decide to become mesenchymal-like cells. J Clin Invest. 2009;119(6):1417–9.</w:t>
          </w:r>
        </w:p>
        <w:p w14:paraId="4F828B6E" w14:textId="77777777" w:rsidR="00AE6CCC" w:rsidRPr="00AE6CCC" w:rsidRDefault="00AE6CCC" w:rsidP="00255F3E">
          <w:pPr>
            <w:pStyle w:val="csl-entry"/>
            <w:divId w:val="1288272656"/>
            <w:rPr>
              <w:color w:val="000000"/>
            </w:rPr>
          </w:pPr>
          <w:r w:rsidRPr="00AE6CCC">
            <w:rPr>
              <w:color w:val="000000"/>
            </w:rPr>
            <w:t>3. Hay ED. The mesenchymal cell, its role in the embryo, and the remarkable signaling mechanisms that create it. Dev Dynam. 2005;233(3):706–20.</w:t>
          </w:r>
        </w:p>
        <w:p w14:paraId="5E2BE43C" w14:textId="77777777" w:rsidR="00AE6CCC" w:rsidRPr="00AE6CCC" w:rsidRDefault="00AE6CCC" w:rsidP="00255F3E">
          <w:pPr>
            <w:pStyle w:val="csl-entry"/>
            <w:divId w:val="1288272656"/>
            <w:rPr>
              <w:color w:val="000000"/>
            </w:rPr>
          </w:pPr>
          <w:r w:rsidRPr="00AE6CCC">
            <w:rPr>
              <w:color w:val="000000"/>
            </w:rPr>
            <w:t>4. Pietilä M, Ivaska J, Mani SA. Whom to blame for metastasis, the epithelial–mesenchymal transition or the tumor microenvironment? Cancer Lett. 2016;380(1):359–68.</w:t>
          </w:r>
        </w:p>
        <w:p w14:paraId="54DFB381" w14:textId="77777777" w:rsidR="00AE6CCC" w:rsidRPr="00AE6CCC" w:rsidRDefault="00AE6CCC" w:rsidP="00255F3E">
          <w:pPr>
            <w:pStyle w:val="csl-entry"/>
            <w:divId w:val="1288272656"/>
            <w:rPr>
              <w:color w:val="000000"/>
            </w:rPr>
          </w:pPr>
          <w:r w:rsidRPr="00AE6CCC">
            <w:rPr>
              <w:color w:val="000000"/>
            </w:rPr>
            <w:t>5. Talbot LJ, Bhattacharya SD, Kuo PC. Epithelial-mesenchymal transition, the tumor microenvironment, and metastatic behavior of epithelial malignancies. Int J Biochem Mol Biol. 2012 May 18;3(2):117–36.</w:t>
          </w:r>
        </w:p>
        <w:p w14:paraId="24F6304F" w14:textId="77777777" w:rsidR="00AE6CCC" w:rsidRPr="00AE6CCC" w:rsidRDefault="00AE6CCC" w:rsidP="00255F3E">
          <w:pPr>
            <w:pStyle w:val="csl-entry"/>
            <w:divId w:val="1288272656"/>
            <w:rPr>
              <w:color w:val="000000"/>
            </w:rPr>
          </w:pPr>
          <w:r w:rsidRPr="00AE6CCC">
            <w:rPr>
              <w:color w:val="000000"/>
            </w:rPr>
            <w:t>6. Cho ES, Kang HE, Kim NH, Yook JI. Therapeutic implications of cancer epithelial-mesenchymal transition (EMT). Arch Pharm Res. 2019;42(1):14–24.</w:t>
          </w:r>
        </w:p>
        <w:p w14:paraId="13A81561" w14:textId="77777777" w:rsidR="00AE6CCC" w:rsidRPr="00AE6CCC" w:rsidRDefault="00AE6CCC" w:rsidP="00255F3E">
          <w:pPr>
            <w:pStyle w:val="csl-entry"/>
            <w:divId w:val="1288272656"/>
            <w:rPr>
              <w:color w:val="000000"/>
            </w:rPr>
          </w:pPr>
          <w:r w:rsidRPr="00AE6CCC">
            <w:rPr>
              <w:color w:val="000000"/>
            </w:rPr>
            <w:t>7. Lu M, Jolly MK, Levine H, Onuchic JN, Ben-Jacob E. MicroRNA-based regulation of epithelial–hybrid–mesenchymal fate determination. Proc National Acad Sci. 2013;110(45):18144–9.</w:t>
          </w:r>
        </w:p>
        <w:p w14:paraId="3248D313" w14:textId="77777777" w:rsidR="00AE6CCC" w:rsidRPr="00AE6CCC" w:rsidRDefault="00AE6CCC" w:rsidP="00255F3E">
          <w:pPr>
            <w:pStyle w:val="csl-entry"/>
            <w:divId w:val="1288272656"/>
            <w:rPr>
              <w:color w:val="000000"/>
            </w:rPr>
          </w:pPr>
          <w:r w:rsidRPr="00AE6CCC">
            <w:rPr>
              <w:color w:val="000000"/>
            </w:rPr>
            <w:t>8. Saitoh M. Involvement of partial EMT in cancer progression. J Biochem. 2018;164(4):257–64.</w:t>
          </w:r>
        </w:p>
        <w:p w14:paraId="2ED65985" w14:textId="77777777" w:rsidR="00AE6CCC" w:rsidRPr="00AE6CCC" w:rsidRDefault="00AE6CCC" w:rsidP="00255F3E">
          <w:pPr>
            <w:pStyle w:val="csl-entry"/>
            <w:divId w:val="1288272656"/>
            <w:rPr>
              <w:color w:val="000000"/>
            </w:rPr>
          </w:pPr>
          <w:r w:rsidRPr="00AE6CCC">
            <w:rPr>
              <w:color w:val="000000"/>
            </w:rPr>
            <w:t>9. Saxena K, Jolly MK, Balamurugan K. Hypoxia, partial EMT and collective migration: Emerging culprits in metastasis. Transl Oncol. 2020;13(11):100845.</w:t>
          </w:r>
        </w:p>
        <w:p w14:paraId="70350015" w14:textId="77777777" w:rsidR="00AE6CCC" w:rsidRPr="00AE6CCC" w:rsidRDefault="00AE6CCC" w:rsidP="00255F3E">
          <w:pPr>
            <w:pStyle w:val="csl-entry"/>
            <w:divId w:val="1288272656"/>
            <w:rPr>
              <w:color w:val="000000"/>
            </w:rPr>
          </w:pPr>
          <w:r w:rsidRPr="00AE6CCC">
            <w:rPr>
              <w:color w:val="000000"/>
            </w:rPr>
            <w:t>10. Bakir B, Chiarella AM, Pitarresi JR, Rustgi AK. EMT, MET, Plasticity, and Tumor Metastasis. Trends Cell Biol. 2020;30(10):764–76.</w:t>
          </w:r>
        </w:p>
        <w:p w14:paraId="3C510B62" w14:textId="77777777" w:rsidR="00AE6CCC" w:rsidRPr="00AE6CCC" w:rsidRDefault="00AE6CCC" w:rsidP="00255F3E">
          <w:pPr>
            <w:pStyle w:val="csl-entry"/>
            <w:divId w:val="1288272656"/>
            <w:rPr>
              <w:color w:val="000000"/>
            </w:rPr>
          </w:pPr>
          <w:r w:rsidRPr="00AE6CCC">
            <w:rPr>
              <w:color w:val="000000"/>
            </w:rPr>
            <w:lastRenderedPageBreak/>
            <w:t>11. Pastushenko I, Blanpain C. EMT Transition States during Tumor Progression and Metastasis. Trends Cell Biol. 2018;29(3):212–26.</w:t>
          </w:r>
        </w:p>
        <w:p w14:paraId="0C2E7BDB" w14:textId="77777777" w:rsidR="00AE6CCC" w:rsidRPr="00AE6CCC" w:rsidRDefault="00AE6CCC" w:rsidP="00255F3E">
          <w:pPr>
            <w:pStyle w:val="csl-entry"/>
            <w:divId w:val="1288272656"/>
            <w:rPr>
              <w:color w:val="000000"/>
            </w:rPr>
          </w:pPr>
          <w:r w:rsidRPr="00AE6CCC">
            <w:rPr>
              <w:color w:val="000000"/>
            </w:rPr>
            <w:t>12. Fustaino V, Presutti D, Colombo T, Cardinali B, Papoff G, Brandi R, et al. Characterization of epithelial-mesenchymal transition intermediate/hybrid phenotypes associated to resistance to EGFR inhibitors in non-small cell lung cancer cell lines. Oncotarget. 2017;8(61):103340–63.</w:t>
          </w:r>
        </w:p>
        <w:p w14:paraId="6E523E72" w14:textId="77777777" w:rsidR="00AE6CCC" w:rsidRPr="00AE6CCC" w:rsidRDefault="00AE6CCC" w:rsidP="00255F3E">
          <w:pPr>
            <w:pStyle w:val="csl-entry"/>
            <w:divId w:val="1288272656"/>
            <w:rPr>
              <w:color w:val="000000"/>
            </w:rPr>
          </w:pPr>
          <w:r w:rsidRPr="00AE6CCC">
            <w:rPr>
              <w:color w:val="000000"/>
            </w:rPr>
            <w:t>13. George JT, Jolly MK, Xu J, Somarelli J, Levine H. Survival outcomes in cancer patients predicted by a partial EMT gene expression scoring metric. Cancer Res. 2017;77(22):canres.3521.2016.</w:t>
          </w:r>
        </w:p>
        <w:p w14:paraId="64329CF7" w14:textId="77777777" w:rsidR="00AE6CCC" w:rsidRPr="00AE6CCC" w:rsidRDefault="00AE6CCC" w:rsidP="00255F3E">
          <w:pPr>
            <w:pStyle w:val="csl-entry"/>
            <w:divId w:val="1288272656"/>
            <w:rPr>
              <w:color w:val="000000"/>
            </w:rPr>
          </w:pPr>
          <w:r w:rsidRPr="00AE6CCC">
            <w:rPr>
              <w:color w:val="000000"/>
            </w:rPr>
            <w:t>14. Jolly MK, Tripathi SC, Jia D, Mooney SM, Celiktas M, Hanash SM, et al. Stability of the hybrid epithelial/mesenchymal phenotype. Oncotarget. 2016;7(19):27067–84.</w:t>
          </w:r>
        </w:p>
        <w:p w14:paraId="04BC8BD2" w14:textId="77777777" w:rsidR="00AE6CCC" w:rsidRPr="00AE6CCC" w:rsidRDefault="00AE6CCC" w:rsidP="00255F3E">
          <w:pPr>
            <w:pStyle w:val="csl-entry"/>
            <w:divId w:val="1288272656"/>
            <w:rPr>
              <w:color w:val="000000"/>
            </w:rPr>
          </w:pPr>
          <w:r w:rsidRPr="00AE6CCC">
            <w:rPr>
              <w:color w:val="000000"/>
            </w:rPr>
            <w:t>15. Pastushenko I, Brisebarre A, Sifrim A, Fioramonti M, Revenco T, Boumahdi S, et al. Identification of the tumour transition states occurring during EMT. Nature. 2018;556(7702):463–8.</w:t>
          </w:r>
        </w:p>
        <w:p w14:paraId="504CB3D5" w14:textId="77777777" w:rsidR="00AE6CCC" w:rsidRPr="00AE6CCC" w:rsidRDefault="00AE6CCC" w:rsidP="00255F3E">
          <w:pPr>
            <w:pStyle w:val="csl-entry"/>
            <w:divId w:val="1288272656"/>
            <w:rPr>
              <w:color w:val="000000"/>
            </w:rPr>
          </w:pPr>
          <w:r w:rsidRPr="00AE6CCC">
            <w:rPr>
              <w:color w:val="000000"/>
            </w:rPr>
            <w:t>16. Simeonov KP, Byrns CN, Clark ML, Norgard RJ, Martin B, Stanger BZ, et al. Single-cell lineage tracing of metastatic cancer reveals selection of hybrid EMT states. Cancer Cell. 2021;39(8):1150-1162.e9.</w:t>
          </w:r>
        </w:p>
        <w:p w14:paraId="299BC33A" w14:textId="77777777" w:rsidR="00AE6CCC" w:rsidRPr="00AE6CCC" w:rsidRDefault="00AE6CCC" w:rsidP="00255F3E">
          <w:pPr>
            <w:pStyle w:val="csl-entry"/>
            <w:divId w:val="1288272656"/>
            <w:rPr>
              <w:color w:val="000000"/>
            </w:rPr>
          </w:pPr>
          <w:r w:rsidRPr="00AE6CCC">
            <w:rPr>
              <w:color w:val="000000"/>
            </w:rPr>
            <w:t>17. Dey P, Kimmelman AC, DePinho RA. Metabolic Codependencies in the Tumor Microenvironment. Cancer Discov. 2021;candisc.1211.2020.</w:t>
          </w:r>
        </w:p>
        <w:p w14:paraId="579D6189" w14:textId="77777777" w:rsidR="00AE6CCC" w:rsidRPr="00AE6CCC" w:rsidRDefault="00AE6CCC" w:rsidP="00255F3E">
          <w:pPr>
            <w:pStyle w:val="csl-entry"/>
            <w:divId w:val="1288272656"/>
            <w:rPr>
              <w:color w:val="000000"/>
            </w:rPr>
          </w:pPr>
          <w:r w:rsidRPr="00AE6CCC">
            <w:rPr>
              <w:color w:val="000000"/>
            </w:rPr>
            <w:t>18. Warburg O, Wind F, Negelein E. THE METABOLISM OF TUMORS IN THE BODY. J Gen Physiol. 1927;8(6):519–30.</w:t>
          </w:r>
        </w:p>
        <w:p w14:paraId="4BB399F6" w14:textId="77777777" w:rsidR="00AE6CCC" w:rsidRPr="00AE6CCC" w:rsidRDefault="00AE6CCC" w:rsidP="00255F3E">
          <w:pPr>
            <w:pStyle w:val="csl-entry"/>
            <w:divId w:val="1288272656"/>
            <w:rPr>
              <w:color w:val="000000"/>
            </w:rPr>
          </w:pPr>
          <w:r w:rsidRPr="00AE6CCC">
            <w:rPr>
              <w:color w:val="000000"/>
            </w:rPr>
            <w:t>19. Liberti MV, Locasale JW. The Warburg Effect: How Does it Benefit Cancer Cells? Trends Biochem Sci. 2016;41(3):211–8.</w:t>
          </w:r>
        </w:p>
        <w:p w14:paraId="4426605D" w14:textId="77777777" w:rsidR="00AE6CCC" w:rsidRPr="00AE6CCC" w:rsidRDefault="00AE6CCC" w:rsidP="00255F3E">
          <w:pPr>
            <w:pStyle w:val="csl-entry"/>
            <w:divId w:val="1288272656"/>
            <w:rPr>
              <w:color w:val="000000"/>
            </w:rPr>
          </w:pPr>
          <w:r w:rsidRPr="00AE6CCC">
            <w:rPr>
              <w:color w:val="000000"/>
            </w:rPr>
            <w:t>20. Ohshima K, Morii E. Metabolic Reprogramming of Cancer Cells during Tumor Progression and Metastasis. Metabolites. 2021;11(1):28.</w:t>
          </w:r>
        </w:p>
        <w:p w14:paraId="0F4B9C24" w14:textId="77777777" w:rsidR="00AE6CCC" w:rsidRPr="00AE6CCC" w:rsidRDefault="00AE6CCC" w:rsidP="00255F3E">
          <w:pPr>
            <w:pStyle w:val="csl-entry"/>
            <w:divId w:val="1288272656"/>
            <w:rPr>
              <w:color w:val="000000"/>
            </w:rPr>
          </w:pPr>
          <w:r w:rsidRPr="00AE6CCC">
            <w:rPr>
              <w:color w:val="000000"/>
            </w:rPr>
            <w:t>21. Carvalho TMA, Cardoso HJ, Figueira MI, Vaz CV, Socorro S. The peculiarities of cancer cell metabolism: A route to metastasization and a target for therapy. Eur J Med Chem. 2019;171:343–63.</w:t>
          </w:r>
        </w:p>
        <w:p w14:paraId="62B1C813" w14:textId="77777777" w:rsidR="00AE6CCC" w:rsidRPr="00AE6CCC" w:rsidRDefault="00AE6CCC" w:rsidP="00255F3E">
          <w:pPr>
            <w:pStyle w:val="csl-entry"/>
            <w:divId w:val="1288272656"/>
            <w:rPr>
              <w:color w:val="000000"/>
            </w:rPr>
          </w:pPr>
          <w:r w:rsidRPr="00AE6CCC">
            <w:rPr>
              <w:color w:val="000000"/>
            </w:rPr>
            <w:t>22. Nagao A, Kobayashi M, Koyasu S, Chow CCT, Harada H. HIF-1-Dependent Reprogramming of Glucose Metabolic Pathway of Cancer Cells and Its Therapeutic Significance. Int J Mol Sci. 2019;20(2):238.</w:t>
          </w:r>
        </w:p>
        <w:p w14:paraId="5955672E" w14:textId="77777777" w:rsidR="00AE6CCC" w:rsidRPr="00AE6CCC" w:rsidRDefault="00AE6CCC" w:rsidP="00255F3E">
          <w:pPr>
            <w:pStyle w:val="csl-entry"/>
            <w:divId w:val="1288272656"/>
            <w:rPr>
              <w:color w:val="000000"/>
            </w:rPr>
          </w:pPr>
          <w:r w:rsidRPr="00AE6CCC">
            <w:rPr>
              <w:color w:val="000000"/>
            </w:rPr>
            <w:t>23. Cheng Y, Lu Y, Zhang D, Lian S, Liang H, Ye Y, et al. Metastatic cancer cells compensate for low energy supplies in hostile microenvironments with bioenergetic adaptation and metabolic reprogramming. Int J Oncol. 2018;53(6):2590–604.</w:t>
          </w:r>
        </w:p>
        <w:p w14:paraId="3C64273A" w14:textId="1E3EA10E" w:rsidR="00AE6CCC" w:rsidRPr="00AE6CCC" w:rsidRDefault="00AE6CCC" w:rsidP="00255F3E">
          <w:pPr>
            <w:pStyle w:val="csl-entry"/>
            <w:divId w:val="1288272656"/>
            <w:rPr>
              <w:color w:val="000000"/>
            </w:rPr>
          </w:pPr>
          <w:r w:rsidRPr="00AE6CCC">
            <w:rPr>
              <w:color w:val="000000"/>
            </w:rPr>
            <w:lastRenderedPageBreak/>
            <w:t xml:space="preserve">24. </w:t>
          </w:r>
          <w:moveToRangeStart w:id="1820" w:author="Madeline Galbraith" w:date="2022-06-14T21:44:00Z" w:name="move106135497"/>
          <w:moveTo w:id="1821" w:author="Madeline Galbraith" w:date="2022-06-14T21:44:00Z">
            <w:r w:rsidRPr="00AE6CCC">
              <w:rPr>
                <w:color w:val="000000"/>
              </w:rPr>
              <w:t>Porporato PE, Payen VL, Pérez-Escuredo J, De Saedeleer CJ, Danhier P, Copetti T, et al. A Mitochondrial Switch Promotes Tumor Metastasis. Cell Reports. 2014;8(3):754–66</w:t>
            </w:r>
          </w:moveTo>
          <w:moveFromRangeStart w:id="1822" w:author="Madeline Galbraith" w:date="2022-06-14T21:44:00Z" w:name="move106135498"/>
          <w:moveToRangeEnd w:id="1820"/>
          <w:moveFrom w:id="1823" w:author="Madeline Galbraith" w:date="2022-06-14T21:44:00Z">
            <w:r w:rsidRPr="00AE6CCC">
              <w:rPr>
                <w:color w:val="000000"/>
              </w:rPr>
              <w:t>Jia D, Park JH, Jung KH, Levine H, Kaipparettu BA. Elucidating</w:t>
            </w:r>
          </w:moveFrom>
          <w:moveFromRangeEnd w:id="1822"/>
          <w:del w:id="1824" w:author="Madeline Galbraith" w:date="2022-06-14T21:44:00Z">
            <w:r w:rsidR="004C245F" w:rsidRPr="004C245F">
              <w:rPr>
                <w:color w:val="000000"/>
              </w:rPr>
              <w:delText xml:space="preserve"> the Metabolic Plasticity of Cancer: Mitochondrial Reprogramming and Hybrid Metabolic States. Cells. 2018;7(3):21</w:delText>
            </w:r>
          </w:del>
          <w:r w:rsidRPr="00AE6CCC">
            <w:rPr>
              <w:color w:val="000000"/>
            </w:rPr>
            <w:t>.</w:t>
          </w:r>
        </w:p>
        <w:p w14:paraId="63B55673" w14:textId="77777777" w:rsidR="00AE6CCC" w:rsidRPr="00AE6CCC" w:rsidRDefault="00AE6CCC" w:rsidP="00255F3E">
          <w:pPr>
            <w:pStyle w:val="csl-entry"/>
            <w:divId w:val="1288272656"/>
            <w:rPr>
              <w:moveFrom w:id="1825" w:author="Madeline Galbraith" w:date="2022-06-14T21:44:00Z"/>
              <w:color w:val="000000"/>
            </w:rPr>
          </w:pPr>
          <w:r w:rsidRPr="00AE6CCC">
            <w:rPr>
              <w:color w:val="000000"/>
            </w:rPr>
            <w:t xml:space="preserve">25. </w:t>
          </w:r>
          <w:moveToRangeStart w:id="1826" w:author="Madeline Galbraith" w:date="2022-06-14T21:44:00Z" w:name="move106135498"/>
          <w:moveTo w:id="1827" w:author="Madeline Galbraith" w:date="2022-06-14T21:44:00Z">
            <w:r w:rsidRPr="00AE6CCC">
              <w:rPr>
                <w:color w:val="000000"/>
              </w:rPr>
              <w:t>Jia D, Park JH, Jung KH, Levine H, Kaipparettu BA. Elucidating</w:t>
            </w:r>
          </w:moveTo>
          <w:moveFromRangeStart w:id="1828" w:author="Madeline Galbraith" w:date="2022-06-14T21:44:00Z" w:name="move106135499"/>
          <w:moveToRangeEnd w:id="1826"/>
          <w:moveFrom w:id="1829" w:author="Madeline Galbraith" w:date="2022-06-14T21:44:00Z">
            <w:r w:rsidRPr="00AE6CCC">
              <w:rPr>
                <w:color w:val="000000"/>
              </w:rPr>
              <w:t>Yu L, Lu M, Jia D, Ma J, Ben-Jacob E, Levine H, et al. Modeling the Genetic Regulation of Cancer Metabolism: Interplay between Glycolysis and Oxidative Phosphorylation. Cancer Res. 2017;77(7):1564–74.</w:t>
            </w:r>
          </w:moveFrom>
        </w:p>
        <w:moveFromRangeEnd w:id="1828"/>
        <w:p w14:paraId="6941BBE7" w14:textId="5E0D68E0" w:rsidR="00AE6CCC" w:rsidRPr="00AE6CCC" w:rsidRDefault="004C245F" w:rsidP="00255F3E">
          <w:pPr>
            <w:pStyle w:val="csl-entry"/>
            <w:divId w:val="1288272656"/>
            <w:rPr>
              <w:color w:val="000000"/>
            </w:rPr>
          </w:pPr>
          <w:del w:id="1830" w:author="Madeline Galbraith" w:date="2022-06-14T21:44:00Z">
            <w:r w:rsidRPr="004C245F">
              <w:rPr>
                <w:color w:val="000000"/>
              </w:rPr>
              <w:delText>26. Sancho P, Burgos-Ramos E, Tavera A, Bou Kheir T, Jagust P, Schoenhals M, et al. MYC/PGC-1α Balance Determines</w:delText>
            </w:r>
          </w:del>
          <w:r w:rsidR="00AE6CCC" w:rsidRPr="00AE6CCC">
            <w:rPr>
              <w:color w:val="000000"/>
            </w:rPr>
            <w:t xml:space="preserve"> the Metabolic </w:t>
          </w:r>
          <w:del w:id="1831" w:author="Madeline Galbraith" w:date="2022-06-14T21:44:00Z">
            <w:r w:rsidRPr="004C245F">
              <w:rPr>
                <w:color w:val="000000"/>
              </w:rPr>
              <w:delText xml:space="preserve">Phenotype and </w:delText>
            </w:r>
          </w:del>
          <w:r w:rsidR="00AE6CCC" w:rsidRPr="00AE6CCC">
            <w:rPr>
              <w:color w:val="000000"/>
            </w:rPr>
            <w:t xml:space="preserve">Plasticity of </w:t>
          </w:r>
          <w:del w:id="1832" w:author="Madeline Galbraith" w:date="2022-06-14T21:44:00Z">
            <w:r w:rsidRPr="004C245F">
              <w:rPr>
                <w:color w:val="000000"/>
              </w:rPr>
              <w:delText>Pancreatic Cancer Stem</w:delText>
            </w:r>
          </w:del>
          <w:ins w:id="1833" w:author="Madeline Galbraith" w:date="2022-06-14T21:44:00Z">
            <w:r w:rsidR="00AE6CCC" w:rsidRPr="00AE6CCC">
              <w:rPr>
                <w:color w:val="000000"/>
              </w:rPr>
              <w:t>Cancer: Mitochondrial Reprogramming and Hybrid Metabolic States.</w:t>
            </w:r>
          </w:ins>
          <w:r w:rsidR="00AE6CCC" w:rsidRPr="00AE6CCC">
            <w:rPr>
              <w:color w:val="000000"/>
            </w:rPr>
            <w:t xml:space="preserve"> Cells. </w:t>
          </w:r>
          <w:ins w:id="1834" w:author="Madeline Galbraith" w:date="2022-06-14T21:44:00Z">
            <w:r w:rsidR="00AE6CCC" w:rsidRPr="00AE6CCC">
              <w:rPr>
                <w:color w:val="000000"/>
              </w:rPr>
              <w:t>2018;7(3):21</w:t>
            </w:r>
          </w:ins>
          <w:moveFromRangeStart w:id="1835" w:author="Madeline Galbraith" w:date="2022-06-14T21:44:00Z" w:name="move106135500"/>
          <w:moveFrom w:id="1836" w:author="Madeline Galbraith" w:date="2022-06-14T21:44:00Z">
            <w:r w:rsidR="00AE6CCC" w:rsidRPr="00AE6CCC">
              <w:rPr>
                <w:color w:val="000000"/>
              </w:rPr>
              <w:t>Cell Metab. 2015;22(4):</w:t>
            </w:r>
          </w:moveFrom>
          <w:moveFromRangeEnd w:id="1835"/>
          <w:del w:id="1837" w:author="Madeline Galbraith" w:date="2022-06-14T21:44:00Z">
            <w:r w:rsidRPr="004C245F">
              <w:rPr>
                <w:color w:val="000000"/>
              </w:rPr>
              <w:delText>590–605</w:delText>
            </w:r>
          </w:del>
          <w:r w:rsidR="00AE6CCC" w:rsidRPr="00AE6CCC">
            <w:rPr>
              <w:color w:val="000000"/>
            </w:rPr>
            <w:t>.</w:t>
          </w:r>
        </w:p>
        <w:p w14:paraId="19D272F9" w14:textId="437D4D4B" w:rsidR="00AE6CCC" w:rsidRPr="00AE6CCC" w:rsidRDefault="004C245F" w:rsidP="00255F3E">
          <w:pPr>
            <w:pStyle w:val="csl-entry"/>
            <w:divId w:val="1288272656"/>
            <w:rPr>
              <w:color w:val="000000"/>
            </w:rPr>
          </w:pPr>
          <w:del w:id="1838" w:author="Madeline Galbraith" w:date="2022-06-14T21:44:00Z">
            <w:r w:rsidRPr="004C245F">
              <w:rPr>
                <w:color w:val="000000"/>
              </w:rPr>
              <w:delText>27</w:delText>
            </w:r>
          </w:del>
          <w:ins w:id="1839" w:author="Madeline Galbraith" w:date="2022-06-14T21:44:00Z">
            <w:r w:rsidR="00AE6CCC" w:rsidRPr="00AE6CCC">
              <w:rPr>
                <w:color w:val="000000"/>
              </w:rPr>
              <w:t>26</w:t>
            </w:r>
          </w:ins>
          <w:r w:rsidR="00AE6CCC" w:rsidRPr="00AE6CCC">
            <w:rPr>
              <w:color w:val="000000"/>
            </w:rPr>
            <w:t>. Jia D, Paudel BB, Hayford CE, Hardeman KN, Levine H, Onuchic JN, et al. Drug-Tolerant Idling Melanoma Cells Exhibit Theory-Predicted Metabolic Low-Low Phenotype. Frontiers Oncol. 2020;10:1426.</w:t>
          </w:r>
        </w:p>
        <w:p w14:paraId="39917D12" w14:textId="390B00A7" w:rsidR="00AE6CCC" w:rsidRPr="00AE6CCC" w:rsidRDefault="00AE6CCC">
          <w:pPr>
            <w:pStyle w:val="csl-entry"/>
            <w:divId w:val="1288272656"/>
            <w:rPr>
              <w:ins w:id="1840" w:author="Madeline Galbraith" w:date="2022-06-14T21:44:00Z"/>
              <w:color w:val="000000"/>
            </w:rPr>
          </w:pPr>
          <w:ins w:id="1841" w:author="Madeline Galbraith" w:date="2022-06-14T21:44:00Z">
            <w:r w:rsidRPr="00AE6CCC">
              <w:rPr>
                <w:color w:val="000000"/>
              </w:rPr>
              <w:t xml:space="preserve">27. Dupuy F, Tabariès S, Andrzejewski S, Dong Z, Blagih J, Annis MG, et al. PDK1-Dependent Metabolic Reprogramming Dictates Metastatic Potential in Breast Cancer. </w:t>
            </w:r>
          </w:ins>
          <w:moveToRangeStart w:id="1842" w:author="Madeline Galbraith" w:date="2022-06-14T21:44:00Z" w:name="move106135500"/>
          <w:moveTo w:id="1843" w:author="Madeline Galbraith" w:date="2022-06-14T21:44:00Z">
            <w:r w:rsidRPr="00AE6CCC">
              <w:rPr>
                <w:color w:val="000000"/>
              </w:rPr>
              <w:t>Cell Metab. 2015;22(4):</w:t>
            </w:r>
          </w:moveTo>
          <w:moveToRangeEnd w:id="1842"/>
          <w:del w:id="1844" w:author="Madeline Galbraith" w:date="2022-06-14T21:44:00Z">
            <w:r w:rsidR="004C245F" w:rsidRPr="004C245F">
              <w:rPr>
                <w:color w:val="000000"/>
              </w:rPr>
              <w:delText xml:space="preserve">28. </w:delText>
            </w:r>
          </w:del>
          <w:ins w:id="1845" w:author="Madeline Galbraith" w:date="2022-06-14T21:44:00Z">
            <w:r w:rsidRPr="00AE6CCC">
              <w:rPr>
                <w:color w:val="000000"/>
              </w:rPr>
              <w:t>577–89.</w:t>
            </w:r>
          </w:ins>
        </w:p>
        <w:p w14:paraId="7C2536AB" w14:textId="77777777" w:rsidR="004C245F" w:rsidRPr="004C245F" w:rsidRDefault="00AE6CCC">
          <w:pPr>
            <w:pStyle w:val="csl-entry"/>
            <w:divId w:val="688604701"/>
            <w:rPr>
              <w:del w:id="1846" w:author="Madeline Galbraith" w:date="2022-06-14T21:44:00Z"/>
              <w:color w:val="000000"/>
            </w:rPr>
          </w:pPr>
          <w:ins w:id="1847" w:author="Madeline Galbraith" w:date="2022-06-14T21:44:00Z">
            <w:r w:rsidRPr="00AE6CCC">
              <w:rPr>
                <w:color w:val="000000"/>
              </w:rPr>
              <w:t>28.</w:t>
            </w:r>
          </w:ins>
          <w:moveFromRangeStart w:id="1848" w:author="Madeline Galbraith" w:date="2022-06-14T21:44:00Z" w:name="move106135497"/>
          <w:moveFrom w:id="1849" w:author="Madeline Galbraith" w:date="2022-06-14T21:44:00Z">
            <w:r w:rsidRPr="00AE6CCC">
              <w:rPr>
                <w:color w:val="000000"/>
              </w:rPr>
              <w:t>Porporato PE, Payen VL, Pérez-Escuredo J, De Saedeleer CJ, Danhier P, Copetti T, et al. A Mitochondrial Switch Promotes Tumor Metastasis. Cell Reports. 2014;8(3):754–66</w:t>
            </w:r>
          </w:moveFrom>
          <w:moveFromRangeEnd w:id="1848"/>
          <w:del w:id="1850" w:author="Madeline Galbraith" w:date="2022-06-14T21:44:00Z">
            <w:r w:rsidR="004C245F" w:rsidRPr="004C245F">
              <w:rPr>
                <w:color w:val="000000"/>
              </w:rPr>
              <w:delText>.</w:delText>
            </w:r>
          </w:del>
        </w:p>
        <w:p w14:paraId="1D77E160" w14:textId="3AAF3256" w:rsidR="00AE6CCC" w:rsidRPr="00AE6CCC" w:rsidRDefault="004C245F" w:rsidP="00255F3E">
          <w:pPr>
            <w:pStyle w:val="csl-entry"/>
            <w:divId w:val="1288272656"/>
            <w:rPr>
              <w:color w:val="000000"/>
            </w:rPr>
          </w:pPr>
          <w:del w:id="1851" w:author="Madeline Galbraith" w:date="2022-06-14T21:44:00Z">
            <w:r w:rsidRPr="004C245F">
              <w:rPr>
                <w:color w:val="000000"/>
              </w:rPr>
              <w:delText>29.</w:delText>
            </w:r>
          </w:del>
          <w:r w:rsidR="00AE6CCC" w:rsidRPr="00AE6CCC">
            <w:rPr>
              <w:color w:val="000000"/>
            </w:rPr>
            <w:t xml:space="preserve"> LeBleu VS, O’Connell JT, Herrera KNG, Wikman H, Pantel K, Haigis MC, et al. PGC-1α mediates mitochondrial biogenesis and oxidative phosphorylation in cancer cells to promote metastasis. Nat Cell Biol. 2014;16(10):992–1003.</w:t>
          </w:r>
        </w:p>
        <w:p w14:paraId="1B0DDE71" w14:textId="6E2ADC97" w:rsidR="00AE6CCC" w:rsidRPr="00AE6CCC" w:rsidRDefault="004C245F" w:rsidP="00255F3E">
          <w:pPr>
            <w:pStyle w:val="csl-entry"/>
            <w:divId w:val="1288272656"/>
            <w:rPr>
              <w:color w:val="000000"/>
            </w:rPr>
          </w:pPr>
          <w:del w:id="1852" w:author="Madeline Galbraith" w:date="2022-06-14T21:44:00Z">
            <w:r w:rsidRPr="004C245F">
              <w:rPr>
                <w:color w:val="000000"/>
              </w:rPr>
              <w:delText>30</w:delText>
            </w:r>
          </w:del>
          <w:ins w:id="1853" w:author="Madeline Galbraith" w:date="2022-06-14T21:44:00Z">
            <w:r w:rsidR="00AE6CCC" w:rsidRPr="00AE6CCC">
              <w:rPr>
                <w:color w:val="000000"/>
              </w:rPr>
              <w:t>29</w:t>
            </w:r>
          </w:ins>
          <w:r w:rsidR="00AE6CCC" w:rsidRPr="00AE6CCC">
            <w:rPr>
              <w:color w:val="000000"/>
            </w:rPr>
            <w:t>. Jia D, Park JH, Kaur H, Jung KH, Yang S, Tripathi S, et al. Towards decoding the coupled decision-making of metabolism and epithelial-to-mesenchymal transition in cancer. Brit J Cancer. 2021;1–10.</w:t>
          </w:r>
        </w:p>
        <w:p w14:paraId="7E1B6239" w14:textId="7D5D7467" w:rsidR="00AE6CCC" w:rsidRPr="00AE6CCC" w:rsidRDefault="004C245F" w:rsidP="00255F3E">
          <w:pPr>
            <w:pStyle w:val="csl-entry"/>
            <w:divId w:val="1288272656"/>
            <w:rPr>
              <w:moveTo w:id="1854" w:author="Madeline Galbraith" w:date="2022-06-14T21:44:00Z"/>
              <w:color w:val="000000"/>
            </w:rPr>
          </w:pPr>
          <w:del w:id="1855" w:author="Madeline Galbraith" w:date="2022-06-14T21:44:00Z">
            <w:r w:rsidRPr="004C245F">
              <w:rPr>
                <w:color w:val="000000"/>
              </w:rPr>
              <w:delText>31.</w:delText>
            </w:r>
          </w:del>
          <w:ins w:id="1856" w:author="Madeline Galbraith" w:date="2022-06-14T21:44:00Z">
            <w:r w:rsidR="00AE6CCC" w:rsidRPr="00AE6CCC">
              <w:rPr>
                <w:color w:val="000000"/>
              </w:rPr>
              <w:t>30.</w:t>
            </w:r>
          </w:ins>
          <w:moveToRangeStart w:id="1857" w:author="Madeline Galbraith" w:date="2022-06-14T21:44:00Z" w:name="move106135501"/>
          <w:moveTo w:id="1858" w:author="Madeline Galbraith" w:date="2022-06-14T21:44:00Z">
            <w:r w:rsidR="00AE6CCC" w:rsidRPr="00AE6CCC">
              <w:rPr>
                <w:color w:val="000000"/>
              </w:rPr>
              <w:t xml:space="preserve"> Serocki M, Bartoszewska S, Janaszak-Jasiecka A, Ochocka RJ, Collawn JF, Bartoszewski R. miRNAs regulate the HIF switch during hypoxia: a novel therapeutic target. Angiogenesis. 2018;21(2):183–202.</w:t>
            </w:r>
          </w:moveTo>
        </w:p>
        <w:moveToRangeEnd w:id="1857"/>
        <w:p w14:paraId="7B94285A" w14:textId="77777777" w:rsidR="00AE6CCC" w:rsidRPr="00AE6CCC" w:rsidRDefault="00AE6CCC" w:rsidP="00255F3E">
          <w:pPr>
            <w:pStyle w:val="csl-entry"/>
            <w:divId w:val="1288272656"/>
            <w:rPr>
              <w:moveTo w:id="1859" w:author="Madeline Galbraith" w:date="2022-06-14T21:44:00Z"/>
              <w:color w:val="000000"/>
            </w:rPr>
          </w:pPr>
          <w:ins w:id="1860" w:author="Madeline Galbraith" w:date="2022-06-14T21:44:00Z">
            <w:r w:rsidRPr="00AE6CCC">
              <w:rPr>
                <w:color w:val="000000"/>
              </w:rPr>
              <w:t>31.</w:t>
            </w:r>
          </w:ins>
          <w:moveToRangeStart w:id="1861" w:author="Madeline Galbraith" w:date="2022-06-14T21:44:00Z" w:name="move106135502"/>
          <w:moveTo w:id="1862" w:author="Madeline Galbraith" w:date="2022-06-14T21:44:00Z">
            <w:r w:rsidRPr="00AE6CCC">
              <w:rPr>
                <w:color w:val="000000"/>
              </w:rPr>
              <w:t xml:space="preserve"> Shang Y, Chen H, Ye J, Wei X, Liu S, Wang R. HIF-1α/Ascl2/miR-200b regulatory feedback circuit modulated the epithelial-mesenchymal transition (EMT) in colorectal cancer cells. Exp Cell Res. 2017;360(2):243–56.</w:t>
            </w:r>
          </w:moveTo>
        </w:p>
        <w:moveToRangeEnd w:id="1861"/>
        <w:p w14:paraId="7DDD0A70" w14:textId="77777777" w:rsidR="00AE6CCC" w:rsidRPr="00AE6CCC" w:rsidRDefault="00AE6CCC">
          <w:pPr>
            <w:pStyle w:val="csl-entry"/>
            <w:divId w:val="1288272656"/>
            <w:rPr>
              <w:ins w:id="1863" w:author="Madeline Galbraith" w:date="2022-06-14T21:44:00Z"/>
              <w:color w:val="000000"/>
            </w:rPr>
          </w:pPr>
          <w:ins w:id="1864" w:author="Madeline Galbraith" w:date="2022-06-14T21:44:00Z">
            <w:r w:rsidRPr="00AE6CCC">
              <w:rPr>
                <w:color w:val="000000"/>
              </w:rPr>
              <w:t>32. Jin HF, Wang JF, Song TT, Zhang J, Wang L. MiR-200b Inhibits Tumor Growth and Chemoresistance via Targeting p70S6K1 in Lung Cancer. Frontiers Oncol. 2020;10:643.</w:t>
            </w:r>
          </w:ins>
        </w:p>
        <w:p w14:paraId="23E673BC" w14:textId="77777777" w:rsidR="00AE6CCC" w:rsidRPr="00AE6CCC" w:rsidRDefault="00AE6CCC" w:rsidP="00255F3E">
          <w:pPr>
            <w:pStyle w:val="csl-entry"/>
            <w:divId w:val="1288272656"/>
            <w:rPr>
              <w:color w:val="000000"/>
            </w:rPr>
          </w:pPr>
          <w:ins w:id="1865" w:author="Madeline Galbraith" w:date="2022-06-14T21:44:00Z">
            <w:r w:rsidRPr="00AE6CCC">
              <w:rPr>
                <w:color w:val="000000"/>
              </w:rPr>
              <w:t>33.</w:t>
            </w:r>
          </w:ins>
          <w:r w:rsidRPr="00AE6CCC">
            <w:rPr>
              <w:color w:val="000000"/>
            </w:rPr>
            <w:t xml:space="preserve"> Georgakopoulos-Soares I, Chartoumpekis DV, Kyriazopoulou V, Zaravinos A. EMT Factors and Metabolic Pathways in Cancer. Frontiers Oncol. 2020;10:499.</w:t>
          </w:r>
        </w:p>
        <w:p w14:paraId="5AF2AF50" w14:textId="054794D3" w:rsidR="00AE6CCC" w:rsidRPr="00AE6CCC" w:rsidRDefault="004C245F" w:rsidP="00255F3E">
          <w:pPr>
            <w:pStyle w:val="csl-entry"/>
            <w:divId w:val="1288272656"/>
            <w:rPr>
              <w:color w:val="000000"/>
            </w:rPr>
          </w:pPr>
          <w:del w:id="1866" w:author="Madeline Galbraith" w:date="2022-06-14T21:44:00Z">
            <w:r w:rsidRPr="004C245F">
              <w:rPr>
                <w:color w:val="000000"/>
              </w:rPr>
              <w:delText>32</w:delText>
            </w:r>
          </w:del>
          <w:ins w:id="1867" w:author="Madeline Galbraith" w:date="2022-06-14T21:44:00Z">
            <w:r w:rsidR="00AE6CCC" w:rsidRPr="00AE6CCC">
              <w:rPr>
                <w:color w:val="000000"/>
              </w:rPr>
              <w:t>34</w:t>
            </w:r>
          </w:ins>
          <w:r w:rsidR="00AE6CCC" w:rsidRPr="00AE6CCC">
            <w:rPr>
              <w:color w:val="000000"/>
            </w:rPr>
            <w:t>. Fedele M, Sgarra R, Battista S, Cerchia L, Manfioletti G. The Epithelial–Mesenchymal Transition at the Crossroads between Metabolism and Tumor Progression. Int J Mol Sci. 2022;23(2):800.</w:t>
          </w:r>
        </w:p>
        <w:p w14:paraId="2B3C7CDC" w14:textId="26250A71" w:rsidR="00AE6CCC" w:rsidRPr="00AE6CCC" w:rsidRDefault="004C245F" w:rsidP="00255F3E">
          <w:pPr>
            <w:pStyle w:val="csl-entry"/>
            <w:divId w:val="1288272656"/>
            <w:rPr>
              <w:color w:val="000000"/>
            </w:rPr>
          </w:pPr>
          <w:del w:id="1868" w:author="Madeline Galbraith" w:date="2022-06-14T21:44:00Z">
            <w:r w:rsidRPr="004C245F">
              <w:rPr>
                <w:color w:val="000000"/>
              </w:rPr>
              <w:delText>33</w:delText>
            </w:r>
          </w:del>
          <w:ins w:id="1869" w:author="Madeline Galbraith" w:date="2022-06-14T21:44:00Z">
            <w:r w:rsidR="00AE6CCC" w:rsidRPr="00AE6CCC">
              <w:rPr>
                <w:color w:val="000000"/>
              </w:rPr>
              <w:t>35</w:t>
            </w:r>
          </w:ins>
          <w:r w:rsidR="00AE6CCC" w:rsidRPr="00AE6CCC">
            <w:rPr>
              <w:color w:val="000000"/>
            </w:rPr>
            <w:t>. Burger GA, Danen EHJ, Beltman JB. Deciphering Epithelial–Mesenchymal Transition Regulatory Networks in Cancer through Computational Approaches. Frontiers Oncol. 2017;7:162.</w:t>
          </w:r>
        </w:p>
        <w:p w14:paraId="4A8ED3DF" w14:textId="760E55D5" w:rsidR="00AE6CCC" w:rsidRPr="00AE6CCC" w:rsidRDefault="004C245F" w:rsidP="00255F3E">
          <w:pPr>
            <w:pStyle w:val="csl-entry"/>
            <w:divId w:val="1288272656"/>
            <w:rPr>
              <w:color w:val="000000"/>
            </w:rPr>
          </w:pPr>
          <w:del w:id="1870" w:author="Madeline Galbraith" w:date="2022-06-14T21:44:00Z">
            <w:r w:rsidRPr="004C245F">
              <w:rPr>
                <w:color w:val="000000"/>
              </w:rPr>
              <w:delText>34</w:delText>
            </w:r>
          </w:del>
          <w:ins w:id="1871" w:author="Madeline Galbraith" w:date="2022-06-14T21:44:00Z">
            <w:r w:rsidR="00AE6CCC" w:rsidRPr="00AE6CCC">
              <w:rPr>
                <w:color w:val="000000"/>
              </w:rPr>
              <w:t>36</w:t>
            </w:r>
          </w:ins>
          <w:r w:rsidR="00AE6CCC" w:rsidRPr="00AE6CCC">
            <w:rPr>
              <w:color w:val="000000"/>
            </w:rPr>
            <w:t>. Hu Y, Xu W, Zeng H, He Z, Lu X, Zuo D, et al. OXPHOS-dependent metabolic reprogramming prompts metastatic potential of breast cancer cells under osteogenic differentiation. Brit J Cancer. 2020;123(11):1644–55.</w:t>
          </w:r>
        </w:p>
        <w:p w14:paraId="6462E495" w14:textId="1EFFC2D8" w:rsidR="00AE6CCC" w:rsidRPr="00AE6CCC" w:rsidRDefault="004C245F" w:rsidP="00255F3E">
          <w:pPr>
            <w:pStyle w:val="csl-entry"/>
            <w:divId w:val="1288272656"/>
            <w:rPr>
              <w:color w:val="000000"/>
            </w:rPr>
          </w:pPr>
          <w:del w:id="1872" w:author="Madeline Galbraith" w:date="2022-06-14T21:44:00Z">
            <w:r w:rsidRPr="004C245F">
              <w:rPr>
                <w:color w:val="000000"/>
              </w:rPr>
              <w:delText>35</w:delText>
            </w:r>
          </w:del>
          <w:ins w:id="1873" w:author="Madeline Galbraith" w:date="2022-06-14T21:44:00Z">
            <w:r w:rsidR="00AE6CCC" w:rsidRPr="00AE6CCC">
              <w:rPr>
                <w:color w:val="000000"/>
              </w:rPr>
              <w:t>37</w:t>
            </w:r>
          </w:ins>
          <w:r w:rsidR="00AE6CCC" w:rsidRPr="00AE6CCC">
            <w:rPr>
              <w:color w:val="000000"/>
            </w:rPr>
            <w:t>. Sung JY, Cheong JH. Pan-Cancer Analysis Reveals Distinct Metabolic Reprogramming in Different Epithelial–Mesenchymal Transition Activity States. Cancers. 2021;13(8):1778.</w:t>
          </w:r>
        </w:p>
        <w:p w14:paraId="40E80869" w14:textId="54E292B0" w:rsidR="00AE6CCC" w:rsidRPr="00AE6CCC" w:rsidRDefault="004C245F" w:rsidP="00255F3E">
          <w:pPr>
            <w:pStyle w:val="csl-entry"/>
            <w:divId w:val="1288272656"/>
            <w:rPr>
              <w:color w:val="000000"/>
            </w:rPr>
          </w:pPr>
          <w:del w:id="1874" w:author="Madeline Galbraith" w:date="2022-06-14T21:44:00Z">
            <w:r w:rsidRPr="004C245F">
              <w:rPr>
                <w:color w:val="000000"/>
              </w:rPr>
              <w:delText>36</w:delText>
            </w:r>
          </w:del>
          <w:ins w:id="1875" w:author="Madeline Galbraith" w:date="2022-06-14T21:44:00Z">
            <w:r w:rsidR="00AE6CCC" w:rsidRPr="00AE6CCC">
              <w:rPr>
                <w:color w:val="000000"/>
              </w:rPr>
              <w:t>38</w:t>
            </w:r>
          </w:ins>
          <w:r w:rsidR="00AE6CCC" w:rsidRPr="00AE6CCC">
            <w:rPr>
              <w:color w:val="000000"/>
            </w:rPr>
            <w:t>. Choudhary KS, Rohatgi N, Halldorsson S, Briem E, Gudjonsson T, Gudmundsson S, et al. EGFR Signal-Network Reconstruction Demonstrates Metabolic Crosstalk in EMT. Plos Comput Biol. 2016;12(6):e1004924.</w:t>
          </w:r>
        </w:p>
        <w:p w14:paraId="20978DA5" w14:textId="132248F3" w:rsidR="00AE6CCC" w:rsidRPr="00AE6CCC" w:rsidRDefault="004C245F" w:rsidP="00255F3E">
          <w:pPr>
            <w:pStyle w:val="csl-entry"/>
            <w:divId w:val="1288272656"/>
            <w:rPr>
              <w:color w:val="000000"/>
            </w:rPr>
          </w:pPr>
          <w:del w:id="1876" w:author="Madeline Galbraith" w:date="2022-06-14T21:44:00Z">
            <w:r w:rsidRPr="004C245F">
              <w:rPr>
                <w:color w:val="000000"/>
              </w:rPr>
              <w:delText>37</w:delText>
            </w:r>
          </w:del>
          <w:ins w:id="1877" w:author="Madeline Galbraith" w:date="2022-06-14T21:44:00Z">
            <w:r w:rsidR="00AE6CCC" w:rsidRPr="00AE6CCC">
              <w:rPr>
                <w:color w:val="000000"/>
              </w:rPr>
              <w:t>39</w:t>
            </w:r>
          </w:ins>
          <w:r w:rsidR="00AE6CCC" w:rsidRPr="00AE6CCC">
            <w:rPr>
              <w:color w:val="000000"/>
            </w:rPr>
            <w:t>. Feng S, Zhang L, Liu X, Li G, Zhang B, Wang Z, et al. Low levels of AMPK promote epithelial‐mesenchymal transition in lung cancer primarily through HDAC4‐ and HDAC5‐mediated metabolic reprogramming. J Cell Mol Med. 2020;24(14):7789–801.</w:t>
          </w:r>
        </w:p>
        <w:p w14:paraId="7121C330" w14:textId="2555520B" w:rsidR="00AE6CCC" w:rsidRPr="00AE6CCC" w:rsidRDefault="004C245F" w:rsidP="00255F3E">
          <w:pPr>
            <w:pStyle w:val="csl-entry"/>
            <w:divId w:val="1288272656"/>
            <w:rPr>
              <w:color w:val="000000"/>
            </w:rPr>
          </w:pPr>
          <w:del w:id="1878" w:author="Madeline Galbraith" w:date="2022-06-14T21:44:00Z">
            <w:r w:rsidRPr="004C245F">
              <w:rPr>
                <w:color w:val="000000"/>
              </w:rPr>
              <w:delText>38</w:delText>
            </w:r>
          </w:del>
          <w:ins w:id="1879" w:author="Madeline Galbraith" w:date="2022-06-14T21:44:00Z">
            <w:r w:rsidR="00AE6CCC" w:rsidRPr="00AE6CCC">
              <w:rPr>
                <w:color w:val="000000"/>
              </w:rPr>
              <w:t>40</w:t>
            </w:r>
          </w:ins>
          <w:r w:rsidR="00AE6CCC" w:rsidRPr="00AE6CCC">
            <w:rPr>
              <w:color w:val="000000"/>
            </w:rPr>
            <w:t>. Kang X, Wang J, Li C. Exposing the Underlying Relationship of Cancer Metastasis to Metabolism and Epithelial-Mesenchymal Transitions. Iscience. 2019;21:754–72.</w:t>
          </w:r>
        </w:p>
        <w:p w14:paraId="3749F6E2" w14:textId="55393993" w:rsidR="00AE6CCC" w:rsidRPr="00AE6CCC" w:rsidRDefault="004C245F" w:rsidP="00255F3E">
          <w:pPr>
            <w:pStyle w:val="csl-entry"/>
            <w:divId w:val="1288272656"/>
            <w:rPr>
              <w:color w:val="000000"/>
            </w:rPr>
          </w:pPr>
          <w:del w:id="1880" w:author="Madeline Galbraith" w:date="2022-06-14T21:44:00Z">
            <w:r w:rsidRPr="004C245F">
              <w:rPr>
                <w:color w:val="000000"/>
              </w:rPr>
              <w:delText>39</w:delText>
            </w:r>
          </w:del>
          <w:ins w:id="1881" w:author="Madeline Galbraith" w:date="2022-06-14T21:44:00Z">
            <w:r w:rsidR="00AE6CCC" w:rsidRPr="00AE6CCC">
              <w:rPr>
                <w:color w:val="000000"/>
              </w:rPr>
              <w:t>41</w:t>
            </w:r>
          </w:ins>
          <w:r w:rsidR="00AE6CCC" w:rsidRPr="00AE6CCC">
            <w:rPr>
              <w:color w:val="000000"/>
            </w:rPr>
            <w:t>. Kang X, Li C. A Dimension Reduction Approach for Energy Landscape: Identifying Intermediate States in Metabolism‐EMT Network. Adv Sci. 2021;2003133.</w:t>
          </w:r>
        </w:p>
        <w:p w14:paraId="2B910C0D" w14:textId="0F62A47B" w:rsidR="00AE6CCC" w:rsidRPr="00AE6CCC" w:rsidRDefault="004C245F" w:rsidP="00255F3E">
          <w:pPr>
            <w:pStyle w:val="csl-entry"/>
            <w:divId w:val="1288272656"/>
            <w:rPr>
              <w:color w:val="000000"/>
            </w:rPr>
          </w:pPr>
          <w:del w:id="1882" w:author="Madeline Galbraith" w:date="2022-06-14T21:44:00Z">
            <w:r w:rsidRPr="004C245F">
              <w:rPr>
                <w:color w:val="000000"/>
              </w:rPr>
              <w:delText>40</w:delText>
            </w:r>
          </w:del>
          <w:ins w:id="1883" w:author="Madeline Galbraith" w:date="2022-06-14T21:44:00Z">
            <w:r w:rsidR="00AE6CCC" w:rsidRPr="00AE6CCC">
              <w:rPr>
                <w:color w:val="000000"/>
              </w:rPr>
              <w:t>42</w:t>
            </w:r>
          </w:ins>
          <w:r w:rsidR="00AE6CCC" w:rsidRPr="00AE6CCC">
            <w:rPr>
              <w:color w:val="000000"/>
            </w:rPr>
            <w:t>. Sciacovelli M, Frezza C. Metabolic reprogramming and epithelial‐to‐mesenchymal transition in cancer. Febs J. 2017;284(19):3132–44.</w:t>
          </w:r>
        </w:p>
        <w:p w14:paraId="7688214A" w14:textId="564CC19F" w:rsidR="00AE6CCC" w:rsidRPr="00AE6CCC" w:rsidRDefault="004C245F" w:rsidP="00255F3E">
          <w:pPr>
            <w:pStyle w:val="csl-entry"/>
            <w:divId w:val="1288272656"/>
            <w:rPr>
              <w:color w:val="000000"/>
            </w:rPr>
          </w:pPr>
          <w:del w:id="1884" w:author="Madeline Galbraith" w:date="2022-06-14T21:44:00Z">
            <w:r w:rsidRPr="004C245F">
              <w:rPr>
                <w:color w:val="000000"/>
              </w:rPr>
              <w:delText>41</w:delText>
            </w:r>
          </w:del>
          <w:ins w:id="1885" w:author="Madeline Galbraith" w:date="2022-06-14T21:44:00Z">
            <w:r w:rsidR="00AE6CCC" w:rsidRPr="00AE6CCC">
              <w:rPr>
                <w:color w:val="000000"/>
              </w:rPr>
              <w:t>43</w:t>
            </w:r>
          </w:ins>
          <w:r w:rsidR="00AE6CCC" w:rsidRPr="00AE6CCC">
            <w:rPr>
              <w:color w:val="000000"/>
            </w:rPr>
            <w:t>. Huang R, Zong X. Aberrant cancer metabolism in epithelial–mesenchymal transition and cancer metastasis: Mechanisms in cancer progression. Crit Rev Oncol Hemat. 2017;115:13–22.</w:t>
          </w:r>
        </w:p>
        <w:p w14:paraId="5F721A87" w14:textId="59ACE0C7" w:rsidR="00AE6CCC" w:rsidRPr="00AE6CCC" w:rsidRDefault="004C245F" w:rsidP="00255F3E">
          <w:pPr>
            <w:pStyle w:val="csl-entry"/>
            <w:divId w:val="1288272656"/>
            <w:rPr>
              <w:color w:val="000000"/>
            </w:rPr>
          </w:pPr>
          <w:del w:id="1886" w:author="Madeline Galbraith" w:date="2022-06-14T21:44:00Z">
            <w:r w:rsidRPr="004C245F">
              <w:rPr>
                <w:color w:val="000000"/>
              </w:rPr>
              <w:delText>42</w:delText>
            </w:r>
          </w:del>
          <w:ins w:id="1887" w:author="Madeline Galbraith" w:date="2022-06-14T21:44:00Z">
            <w:r w:rsidR="00AE6CCC" w:rsidRPr="00AE6CCC">
              <w:rPr>
                <w:color w:val="000000"/>
              </w:rPr>
              <w:t>44</w:t>
            </w:r>
          </w:ins>
          <w:r w:rsidR="00AE6CCC" w:rsidRPr="00AE6CCC">
            <w:rPr>
              <w:color w:val="000000"/>
            </w:rPr>
            <w:t>. Jiang L, Xiao L, Sugiura H, Huang X, Ali A, Kuro-o M, et al. Metabolic reprogramming during TGFβ1-induced epithelial-to-mesenchymal transition. Oncogene. 2015;34(30):3908–16.</w:t>
          </w:r>
        </w:p>
        <w:p w14:paraId="3770969E" w14:textId="58382156" w:rsidR="00AE6CCC" w:rsidRPr="00AE6CCC" w:rsidRDefault="004C245F" w:rsidP="00255F3E">
          <w:pPr>
            <w:pStyle w:val="csl-entry"/>
            <w:divId w:val="1288272656"/>
            <w:rPr>
              <w:color w:val="000000"/>
            </w:rPr>
          </w:pPr>
          <w:del w:id="1888" w:author="Madeline Galbraith" w:date="2022-06-14T21:44:00Z">
            <w:r w:rsidRPr="004C245F">
              <w:rPr>
                <w:color w:val="000000"/>
              </w:rPr>
              <w:delText>43</w:delText>
            </w:r>
          </w:del>
          <w:ins w:id="1889" w:author="Madeline Galbraith" w:date="2022-06-14T21:44:00Z">
            <w:r w:rsidR="00AE6CCC" w:rsidRPr="00AE6CCC">
              <w:rPr>
                <w:color w:val="000000"/>
              </w:rPr>
              <w:t>45</w:t>
            </w:r>
          </w:ins>
          <w:r w:rsidR="00AE6CCC" w:rsidRPr="00AE6CCC">
            <w:rPr>
              <w:color w:val="000000"/>
            </w:rPr>
            <w:t>. Bocci F, Tripathi SC, Mercedes SAV, George JT, Casabar JP, Wong PK, et al. NRF2 activates a partial epithelial-mesenchymal transition and is maximally present in a hybrid epithelial/mesenchymal phenotype. Integr Biol. 2019;11(6):251–63.</w:t>
          </w:r>
        </w:p>
        <w:p w14:paraId="754F029D" w14:textId="7C63C16C" w:rsidR="00AE6CCC" w:rsidRPr="00AE6CCC" w:rsidRDefault="004C245F" w:rsidP="00255F3E">
          <w:pPr>
            <w:pStyle w:val="csl-entry"/>
            <w:divId w:val="1288272656"/>
            <w:rPr>
              <w:color w:val="000000"/>
            </w:rPr>
          </w:pPr>
          <w:del w:id="1890" w:author="Madeline Galbraith" w:date="2022-06-14T21:44:00Z">
            <w:r w:rsidRPr="004C245F">
              <w:rPr>
                <w:color w:val="000000"/>
              </w:rPr>
              <w:delText>44</w:delText>
            </w:r>
          </w:del>
          <w:ins w:id="1891" w:author="Madeline Galbraith" w:date="2022-06-14T21:44:00Z">
            <w:r w:rsidR="00AE6CCC" w:rsidRPr="00AE6CCC">
              <w:rPr>
                <w:color w:val="000000"/>
              </w:rPr>
              <w:t>46</w:t>
            </w:r>
          </w:ins>
          <w:r w:rsidR="00AE6CCC" w:rsidRPr="00AE6CCC">
            <w:rPr>
              <w:color w:val="000000"/>
            </w:rPr>
            <w:t>. Luo M, Shang L, Brooks MD, Jiagge E, Zhu Y, Buschhaus JM, et al. Targeting Breast Cancer Stem Cell State Equilibrium through Modulation of Redox Signaling. Cell Metab. 2018;28(1):69-86.e6.</w:t>
          </w:r>
        </w:p>
        <w:p w14:paraId="73242B5B" w14:textId="1A003CA1" w:rsidR="00AE6CCC" w:rsidRPr="00AE6CCC" w:rsidRDefault="004C245F" w:rsidP="00255F3E">
          <w:pPr>
            <w:pStyle w:val="csl-entry"/>
            <w:divId w:val="1288272656"/>
            <w:rPr>
              <w:color w:val="000000"/>
            </w:rPr>
          </w:pPr>
          <w:del w:id="1892" w:author="Madeline Galbraith" w:date="2022-06-14T21:44:00Z">
            <w:r w:rsidRPr="004C245F">
              <w:rPr>
                <w:color w:val="000000"/>
              </w:rPr>
              <w:delText>45</w:delText>
            </w:r>
          </w:del>
          <w:ins w:id="1893" w:author="Madeline Galbraith" w:date="2022-06-14T21:44:00Z">
            <w:r w:rsidR="00AE6CCC" w:rsidRPr="00AE6CCC">
              <w:rPr>
                <w:color w:val="000000"/>
              </w:rPr>
              <w:t>47</w:t>
            </w:r>
          </w:ins>
          <w:r w:rsidR="00AE6CCC" w:rsidRPr="00AE6CCC">
            <w:rPr>
              <w:color w:val="000000"/>
            </w:rPr>
            <w:t>. Colacino JA, Azizi E, Brooks MD, Harouaka R, Fouladdel S, McDermott SP, et al. Heterogeneity of Human Breast Stem and Progenitor Cells as Revealed by Transcriptional Profiling. Stem Cell Rep. 2018;10(5):1596–609.</w:t>
          </w:r>
        </w:p>
        <w:p w14:paraId="4DA038AB" w14:textId="77777777" w:rsidR="00AE6CCC" w:rsidRPr="00AE6CCC" w:rsidRDefault="00AE6CCC" w:rsidP="00255F3E">
          <w:pPr>
            <w:pStyle w:val="csl-entry"/>
            <w:divId w:val="1288272656"/>
            <w:rPr>
              <w:moveTo w:id="1894" w:author="Madeline Galbraith" w:date="2022-06-14T21:44:00Z"/>
              <w:color w:val="000000"/>
            </w:rPr>
          </w:pPr>
          <w:ins w:id="1895" w:author="Madeline Galbraith" w:date="2022-06-14T21:44:00Z">
            <w:r w:rsidRPr="00AE6CCC">
              <w:rPr>
                <w:color w:val="000000"/>
              </w:rPr>
              <w:t xml:space="preserve">48. </w:t>
            </w:r>
          </w:ins>
          <w:moveToRangeStart w:id="1896" w:author="Madeline Galbraith" w:date="2022-06-14T21:44:00Z" w:name="move106135499"/>
          <w:moveTo w:id="1897" w:author="Madeline Galbraith" w:date="2022-06-14T21:44:00Z">
            <w:r w:rsidRPr="00AE6CCC">
              <w:rPr>
                <w:color w:val="000000"/>
              </w:rPr>
              <w:t>Yu L, Lu M, Jia D, Ma J, Ben-Jacob E, Levine H, et al. Modeling the Genetic Regulation of Cancer Metabolism: Interplay between Glycolysis and Oxidative Phosphorylation. Cancer Res. 2017;77(7):1564–74.</w:t>
            </w:r>
          </w:moveTo>
        </w:p>
        <w:moveToRangeEnd w:id="1896"/>
        <w:p w14:paraId="16AAE6A5" w14:textId="1622B1A6" w:rsidR="00AE6CCC" w:rsidRPr="00AE6CCC" w:rsidRDefault="004C245F" w:rsidP="00255F3E">
          <w:pPr>
            <w:pStyle w:val="csl-entry"/>
            <w:divId w:val="1288272656"/>
            <w:rPr>
              <w:color w:val="000000"/>
            </w:rPr>
          </w:pPr>
          <w:del w:id="1898" w:author="Madeline Galbraith" w:date="2022-06-14T21:44:00Z">
            <w:r w:rsidRPr="004C245F">
              <w:rPr>
                <w:color w:val="000000"/>
              </w:rPr>
              <w:delText>46</w:delText>
            </w:r>
          </w:del>
          <w:ins w:id="1899" w:author="Madeline Galbraith" w:date="2022-06-14T21:44:00Z">
            <w:r w:rsidR="00AE6CCC" w:rsidRPr="00AE6CCC">
              <w:rPr>
                <w:color w:val="000000"/>
              </w:rPr>
              <w:t>49</w:t>
            </w:r>
          </w:ins>
          <w:r w:rsidR="00AE6CCC" w:rsidRPr="00AE6CCC">
            <w:rPr>
              <w:color w:val="000000"/>
            </w:rPr>
            <w:t>. Jia D, Li X, Bocci F, Tripathi S, Deng Y, Jolly MK, et al. Quantifying Cancer Epithelial-Mesenchymal Plasticity and its Association with Stemness and Immune Response. J Clin Medicine. 2019;8(5):725.</w:t>
          </w:r>
        </w:p>
        <w:p w14:paraId="355EF859" w14:textId="4C05F9E2" w:rsidR="00AE6CCC" w:rsidRPr="00AE6CCC" w:rsidRDefault="004C245F" w:rsidP="00255F3E">
          <w:pPr>
            <w:pStyle w:val="csl-entry"/>
            <w:divId w:val="1288272656"/>
            <w:rPr>
              <w:color w:val="000000"/>
            </w:rPr>
          </w:pPr>
          <w:del w:id="1900" w:author="Madeline Galbraith" w:date="2022-06-14T21:44:00Z">
            <w:r w:rsidRPr="004C245F">
              <w:rPr>
                <w:color w:val="000000"/>
              </w:rPr>
              <w:delText>47</w:delText>
            </w:r>
          </w:del>
          <w:ins w:id="1901" w:author="Madeline Galbraith" w:date="2022-06-14T21:44:00Z">
            <w:r w:rsidR="00AE6CCC" w:rsidRPr="00AE6CCC">
              <w:rPr>
                <w:color w:val="000000"/>
              </w:rPr>
              <w:t>50</w:t>
            </w:r>
          </w:ins>
          <w:r w:rsidR="00AE6CCC" w:rsidRPr="00AE6CCC">
            <w:rPr>
              <w:color w:val="000000"/>
            </w:rPr>
            <w:t>. Lu M, Jolly MK, Gomoto R, Huang B, Onuchic J, Ben-Jacob E. Tristability in Cancer-Associated MicroRNA-TF Chimera Toggle Switch. J Phys Chem B. 2013;117(42):13164–74.</w:t>
          </w:r>
        </w:p>
        <w:p w14:paraId="176A2ED9" w14:textId="1C501F02" w:rsidR="00AE6CCC" w:rsidRPr="00AE6CCC" w:rsidRDefault="004C245F" w:rsidP="00255F3E">
          <w:pPr>
            <w:pStyle w:val="csl-entry"/>
            <w:divId w:val="1288272656"/>
            <w:rPr>
              <w:color w:val="000000"/>
            </w:rPr>
          </w:pPr>
          <w:del w:id="1902" w:author="Madeline Galbraith" w:date="2022-06-14T21:44:00Z">
            <w:r w:rsidRPr="004C245F">
              <w:rPr>
                <w:color w:val="000000"/>
              </w:rPr>
              <w:delText>48</w:delText>
            </w:r>
          </w:del>
          <w:ins w:id="1903" w:author="Madeline Galbraith" w:date="2022-06-14T21:44:00Z">
            <w:r w:rsidR="00AE6CCC" w:rsidRPr="00AE6CCC">
              <w:rPr>
                <w:color w:val="000000"/>
              </w:rPr>
              <w:t>51</w:t>
            </w:r>
          </w:ins>
          <w:r w:rsidR="00AE6CCC" w:rsidRPr="00AE6CCC">
            <w:rPr>
              <w:color w:val="000000"/>
            </w:rPr>
            <w:t>. Kovac S, Angelova PR, Holmström KM, Zhang Y, Dinkova-Kostova AT, Abramov AY. Nrf2 regulates ROS production by mitochondria and NADPH oxidase. Biochimica Et Biophysica Acta Bba - Gen Subj. 2015;1850(4):794–801.</w:t>
          </w:r>
        </w:p>
        <w:p w14:paraId="5F93FD5E" w14:textId="48C24347" w:rsidR="00AE6CCC" w:rsidRPr="00AE6CCC" w:rsidRDefault="004C245F" w:rsidP="00255F3E">
          <w:pPr>
            <w:pStyle w:val="csl-entry"/>
            <w:divId w:val="1288272656"/>
            <w:rPr>
              <w:color w:val="000000"/>
            </w:rPr>
          </w:pPr>
          <w:del w:id="1904" w:author="Madeline Galbraith" w:date="2022-06-14T21:44:00Z">
            <w:r w:rsidRPr="004C245F">
              <w:rPr>
                <w:color w:val="000000"/>
              </w:rPr>
              <w:delText>49</w:delText>
            </w:r>
          </w:del>
          <w:ins w:id="1905" w:author="Madeline Galbraith" w:date="2022-06-14T21:44:00Z">
            <w:r w:rsidR="00AE6CCC" w:rsidRPr="00AE6CCC">
              <w:rPr>
                <w:color w:val="000000"/>
              </w:rPr>
              <w:t>52</w:t>
            </w:r>
          </w:ins>
          <w:r w:rsidR="00AE6CCC" w:rsidRPr="00AE6CCC">
            <w:rPr>
              <w:color w:val="000000"/>
            </w:rPr>
            <w:t>. He F, Ru X, Wen T. NRF2, a Transcription Factor for Stress Response and Beyond. Int J Mol Sci. 2020;21(13):4777.</w:t>
          </w:r>
        </w:p>
        <w:p w14:paraId="4B6BE460" w14:textId="5F9BD36E" w:rsidR="00AE6CCC" w:rsidRPr="00AE6CCC" w:rsidRDefault="004C245F" w:rsidP="00255F3E">
          <w:pPr>
            <w:pStyle w:val="csl-entry"/>
            <w:divId w:val="1288272656"/>
            <w:rPr>
              <w:color w:val="000000"/>
            </w:rPr>
          </w:pPr>
          <w:del w:id="1906" w:author="Madeline Galbraith" w:date="2022-06-14T21:44:00Z">
            <w:r w:rsidRPr="004C245F">
              <w:rPr>
                <w:color w:val="000000"/>
              </w:rPr>
              <w:delText>50</w:delText>
            </w:r>
          </w:del>
          <w:ins w:id="1907" w:author="Madeline Galbraith" w:date="2022-06-14T21:44:00Z">
            <w:r w:rsidR="00AE6CCC" w:rsidRPr="00AE6CCC">
              <w:rPr>
                <w:color w:val="000000"/>
              </w:rPr>
              <w:t>53</w:t>
            </w:r>
          </w:ins>
          <w:r w:rsidR="00AE6CCC" w:rsidRPr="00AE6CCC">
            <w:rPr>
              <w:color w:val="000000"/>
            </w:rPr>
            <w:t>. Li N, Muthusamy S, Liang R, Sarojini H, Wang E. Increased expression of miR-34a and miR-93 in rat liver during aging, and their impact on the expression of Mgst1 and Sirt1. Mech Ageing Dev. 2011;132(3):75–85.</w:t>
          </w:r>
        </w:p>
        <w:p w14:paraId="05251FEE" w14:textId="780B1E97" w:rsidR="00AE6CCC" w:rsidRPr="00AE6CCC" w:rsidRDefault="004C245F" w:rsidP="00255F3E">
          <w:pPr>
            <w:pStyle w:val="csl-entry"/>
            <w:divId w:val="1288272656"/>
            <w:rPr>
              <w:color w:val="000000"/>
            </w:rPr>
          </w:pPr>
          <w:del w:id="1908" w:author="Madeline Galbraith" w:date="2022-06-14T21:44:00Z">
            <w:r w:rsidRPr="004C245F">
              <w:rPr>
                <w:color w:val="000000"/>
              </w:rPr>
              <w:delText>51</w:delText>
            </w:r>
          </w:del>
          <w:ins w:id="1909" w:author="Madeline Galbraith" w:date="2022-06-14T21:44:00Z">
            <w:r w:rsidR="00AE6CCC" w:rsidRPr="00AE6CCC">
              <w:rPr>
                <w:color w:val="000000"/>
              </w:rPr>
              <w:t>54</w:t>
            </w:r>
          </w:ins>
          <w:r w:rsidR="00AE6CCC" w:rsidRPr="00AE6CCC">
            <w:rPr>
              <w:color w:val="000000"/>
            </w:rPr>
            <w:t>. Bai XY, Ma Y, Ding R, Fu B, Shi S, Chen XM. miR-335 and miR-34a Promote Renal Senescence by Suppressing Mitochondrial Antioxidative Enzymes. J Am Soc Nephrol. 2011;22(7):1252–61.</w:t>
          </w:r>
        </w:p>
        <w:p w14:paraId="7C4693E5" w14:textId="5DA17BD1" w:rsidR="00AE6CCC" w:rsidRPr="00AE6CCC" w:rsidRDefault="004C245F" w:rsidP="00255F3E">
          <w:pPr>
            <w:pStyle w:val="csl-entry"/>
            <w:divId w:val="1288272656"/>
            <w:rPr>
              <w:color w:val="000000"/>
            </w:rPr>
          </w:pPr>
          <w:del w:id="1910" w:author="Madeline Galbraith" w:date="2022-06-14T21:44:00Z">
            <w:r w:rsidRPr="004C245F">
              <w:rPr>
                <w:color w:val="000000"/>
              </w:rPr>
              <w:delText>52</w:delText>
            </w:r>
          </w:del>
          <w:ins w:id="1911" w:author="Madeline Galbraith" w:date="2022-06-14T21:44:00Z">
            <w:r w:rsidR="00AE6CCC" w:rsidRPr="00AE6CCC">
              <w:rPr>
                <w:color w:val="000000"/>
              </w:rPr>
              <w:t>55</w:t>
            </w:r>
          </w:ins>
          <w:r w:rsidR="00AE6CCC" w:rsidRPr="00AE6CCC">
            <w:rPr>
              <w:color w:val="000000"/>
            </w:rPr>
            <w:t>. Navarro F, Lieberman J. miR-34 and p53: New Insights into a Complex Functional Relationship. Plos One. 2015;10(7):e0132767.</w:t>
          </w:r>
        </w:p>
        <w:p w14:paraId="3AA4BF5D" w14:textId="1717EF99" w:rsidR="00AE6CCC" w:rsidRPr="00AE6CCC" w:rsidRDefault="004C245F" w:rsidP="00255F3E">
          <w:pPr>
            <w:pStyle w:val="csl-entry"/>
            <w:divId w:val="1288272656"/>
            <w:rPr>
              <w:color w:val="000000"/>
            </w:rPr>
          </w:pPr>
          <w:del w:id="1912" w:author="Madeline Galbraith" w:date="2022-06-14T21:44:00Z">
            <w:r w:rsidRPr="004C245F">
              <w:rPr>
                <w:color w:val="000000"/>
              </w:rPr>
              <w:delText>53</w:delText>
            </w:r>
          </w:del>
          <w:ins w:id="1913" w:author="Madeline Galbraith" w:date="2022-06-14T21:44:00Z">
            <w:r w:rsidR="00AE6CCC" w:rsidRPr="00AE6CCC">
              <w:rPr>
                <w:color w:val="000000"/>
              </w:rPr>
              <w:t>56</w:t>
            </w:r>
          </w:ins>
          <w:r w:rsidR="00AE6CCC" w:rsidRPr="00AE6CCC">
            <w:rPr>
              <w:color w:val="000000"/>
            </w:rPr>
            <w:t>. Italiano D, Lena AM, Melino G, Candi E. Identification of NCF2/p67phox as a novel p53 target gene. Cell Cycle. 2012;11(24):4589–96.</w:t>
          </w:r>
        </w:p>
        <w:p w14:paraId="5D4E2056" w14:textId="0C4F7EED" w:rsidR="00AE6CCC" w:rsidRPr="00AE6CCC" w:rsidRDefault="004C245F" w:rsidP="00255F3E">
          <w:pPr>
            <w:pStyle w:val="csl-entry"/>
            <w:divId w:val="1288272656"/>
            <w:rPr>
              <w:color w:val="000000"/>
            </w:rPr>
          </w:pPr>
          <w:del w:id="1914" w:author="Madeline Galbraith" w:date="2022-06-14T21:44:00Z">
            <w:r w:rsidRPr="004C245F">
              <w:rPr>
                <w:color w:val="000000"/>
              </w:rPr>
              <w:delText>54</w:delText>
            </w:r>
          </w:del>
          <w:ins w:id="1915" w:author="Madeline Galbraith" w:date="2022-06-14T21:44:00Z">
            <w:r w:rsidR="00AE6CCC" w:rsidRPr="00AE6CCC">
              <w:rPr>
                <w:color w:val="000000"/>
              </w:rPr>
              <w:t>57</w:t>
            </w:r>
          </w:ins>
          <w:r w:rsidR="00AE6CCC" w:rsidRPr="00AE6CCC">
            <w:rPr>
              <w:color w:val="000000"/>
            </w:rPr>
            <w:t>. Chou HL, Fong Y, Wei CK, Tsai EM, Chen JYF, Chang WT, et al. A Quinone-Containing Compound Enhances Camptothecin-Induced Apoptosis of Lung Cancer Through Modulating Endogenous ROS and ERK Signaling. Arch Immunol Ther Ex. 2017;65(3):241–52.</w:t>
          </w:r>
        </w:p>
        <w:p w14:paraId="00F8B9CD" w14:textId="77777777" w:rsidR="00AE6CCC" w:rsidRPr="00AE6CCC" w:rsidRDefault="004C245F" w:rsidP="00255F3E">
          <w:pPr>
            <w:pStyle w:val="csl-entry"/>
            <w:divId w:val="1288272656"/>
            <w:rPr>
              <w:moveFrom w:id="1916" w:author="Madeline Galbraith" w:date="2022-06-14T21:44:00Z"/>
              <w:color w:val="000000"/>
            </w:rPr>
          </w:pPr>
          <w:del w:id="1917" w:author="Madeline Galbraith" w:date="2022-06-14T21:44:00Z">
            <w:r w:rsidRPr="004C245F">
              <w:rPr>
                <w:color w:val="000000"/>
              </w:rPr>
              <w:delText>55.</w:delText>
            </w:r>
          </w:del>
          <w:moveFromRangeStart w:id="1918" w:author="Madeline Galbraith" w:date="2022-06-14T21:44:00Z" w:name="move106135501"/>
          <w:moveFrom w:id="1919" w:author="Madeline Galbraith" w:date="2022-06-14T21:44:00Z">
            <w:r w:rsidR="00AE6CCC" w:rsidRPr="00AE6CCC">
              <w:rPr>
                <w:color w:val="000000"/>
              </w:rPr>
              <w:t xml:space="preserve"> Serocki M, Bartoszewska S, Janaszak-Jasiecka A, Ochocka RJ, Collawn JF, Bartoszewski R. miRNAs regulate the HIF switch during hypoxia: a novel therapeutic target. Angiogenesis. 2018;21(2):183–202.</w:t>
            </w:r>
          </w:moveFrom>
        </w:p>
        <w:moveFromRangeEnd w:id="1918"/>
        <w:p w14:paraId="4F435BCA" w14:textId="77777777" w:rsidR="00AE6CCC" w:rsidRPr="00AE6CCC" w:rsidRDefault="004C245F" w:rsidP="00255F3E">
          <w:pPr>
            <w:pStyle w:val="csl-entry"/>
            <w:divId w:val="1288272656"/>
            <w:rPr>
              <w:moveFrom w:id="1920" w:author="Madeline Galbraith" w:date="2022-06-14T21:44:00Z"/>
              <w:color w:val="000000"/>
            </w:rPr>
          </w:pPr>
          <w:del w:id="1921" w:author="Madeline Galbraith" w:date="2022-06-14T21:44:00Z">
            <w:r w:rsidRPr="004C245F">
              <w:rPr>
                <w:color w:val="000000"/>
              </w:rPr>
              <w:delText>56.</w:delText>
            </w:r>
          </w:del>
          <w:moveFromRangeStart w:id="1922" w:author="Madeline Galbraith" w:date="2022-06-14T21:44:00Z" w:name="move106135502"/>
          <w:moveFrom w:id="1923" w:author="Madeline Galbraith" w:date="2022-06-14T21:44:00Z">
            <w:r w:rsidR="00AE6CCC" w:rsidRPr="00AE6CCC">
              <w:rPr>
                <w:color w:val="000000"/>
              </w:rPr>
              <w:t xml:space="preserve"> Shang Y, Chen H, Ye J, Wei X, Liu S, Wang R. HIF-1α/Ascl2/miR-200b regulatory feedback circuit modulated the epithelial-mesenchymal transition (EMT) in colorectal cancer cells. Exp Cell Res. 2017;360(2):243–56.</w:t>
            </w:r>
          </w:moveFrom>
        </w:p>
        <w:moveFromRangeEnd w:id="1922"/>
        <w:p w14:paraId="193B5D02" w14:textId="3BBB8EC2" w:rsidR="00AE6CCC" w:rsidRPr="00AE6CCC" w:rsidRDefault="004C245F" w:rsidP="00255F3E">
          <w:pPr>
            <w:pStyle w:val="csl-entry"/>
            <w:divId w:val="1288272656"/>
            <w:rPr>
              <w:color w:val="000000"/>
            </w:rPr>
          </w:pPr>
          <w:del w:id="1924" w:author="Madeline Galbraith" w:date="2022-06-14T21:44:00Z">
            <w:r w:rsidRPr="004C245F">
              <w:rPr>
                <w:color w:val="000000"/>
              </w:rPr>
              <w:delText>57</w:delText>
            </w:r>
          </w:del>
          <w:ins w:id="1925" w:author="Madeline Galbraith" w:date="2022-06-14T21:44:00Z">
            <w:r w:rsidR="00AE6CCC" w:rsidRPr="00AE6CCC">
              <w:rPr>
                <w:color w:val="000000"/>
              </w:rPr>
              <w:t>58</w:t>
            </w:r>
          </w:ins>
          <w:r w:rsidR="00AE6CCC" w:rsidRPr="00AE6CCC">
            <w:rPr>
              <w:color w:val="000000"/>
            </w:rPr>
            <w:t>. Byun Y, Choi YC, Jeong Y, Lee G, Yoon S, Jeong Y, et al. MiR-200c downregulates HIF-1α and inhibits migration of lung cancer cells. Cell Mol Biol Lett. 2019;24(1):28.</w:t>
          </w:r>
        </w:p>
        <w:p w14:paraId="156BE06F" w14:textId="25608191" w:rsidR="00AE6CCC" w:rsidRPr="00AE6CCC" w:rsidRDefault="004C245F">
          <w:pPr>
            <w:pStyle w:val="csl-entry"/>
            <w:divId w:val="1288272656"/>
            <w:rPr>
              <w:ins w:id="1926" w:author="Madeline Galbraith" w:date="2022-06-14T21:44:00Z"/>
              <w:color w:val="000000"/>
            </w:rPr>
          </w:pPr>
          <w:del w:id="1927" w:author="Madeline Galbraith" w:date="2022-06-14T21:44:00Z">
            <w:r w:rsidRPr="004C245F">
              <w:rPr>
                <w:color w:val="000000"/>
              </w:rPr>
              <w:delText>58</w:delText>
            </w:r>
          </w:del>
          <w:ins w:id="1928" w:author="Madeline Galbraith" w:date="2022-06-14T21:44:00Z">
            <w:r w:rsidR="00AE6CCC" w:rsidRPr="00AE6CCC">
              <w:rPr>
                <w:color w:val="000000"/>
              </w:rPr>
              <w:t>59. Bartoszewska S, Rochan K, Piotrowski A, Kamysz W, Ochocka RJ, Collawn JF, et al. The hypoxia‐inducible miR‐429 regulates hypoxia‐inducible factor‐1α expression in human endothelial cells through a negative feedback loop. Faseb J. 2015;29(4):1467–79.</w:t>
            </w:r>
          </w:ins>
        </w:p>
        <w:p w14:paraId="668DB978" w14:textId="77777777" w:rsidR="00AE6CCC" w:rsidRPr="00AE6CCC" w:rsidRDefault="00AE6CCC" w:rsidP="00255F3E">
          <w:pPr>
            <w:pStyle w:val="csl-entry"/>
            <w:divId w:val="1288272656"/>
            <w:rPr>
              <w:color w:val="000000"/>
            </w:rPr>
          </w:pPr>
          <w:ins w:id="1929" w:author="Madeline Galbraith" w:date="2022-06-14T21:44:00Z">
            <w:r w:rsidRPr="00AE6CCC">
              <w:rPr>
                <w:color w:val="000000"/>
              </w:rPr>
              <w:t>60</w:t>
            </w:r>
          </w:ins>
          <w:r w:rsidRPr="00AE6CCC">
            <w:rPr>
              <w:color w:val="000000"/>
            </w:rPr>
            <w:t>. Xu X, Tan X, Tampe B, Sanchez E, Zeisberg M, Zeisberg EM. Snail Is a Direct Target of Hypoxia-inducible Factor 1α (HIF1α) in Hypoxia-induced Endothelial to Mesenchymal Transition of Human Coronary Endothelial Cells*. J Biol Chem. 2015;290(27):16653–64.</w:t>
          </w:r>
        </w:p>
        <w:p w14:paraId="661124CE" w14:textId="02577065" w:rsidR="00AE6CCC" w:rsidRPr="00AE6CCC" w:rsidRDefault="004C245F" w:rsidP="00255F3E">
          <w:pPr>
            <w:pStyle w:val="csl-entry"/>
            <w:divId w:val="1288272656"/>
            <w:rPr>
              <w:color w:val="000000"/>
            </w:rPr>
          </w:pPr>
          <w:del w:id="1930" w:author="Madeline Galbraith" w:date="2022-06-14T21:44:00Z">
            <w:r w:rsidRPr="004C245F">
              <w:rPr>
                <w:color w:val="000000"/>
              </w:rPr>
              <w:delText>59</w:delText>
            </w:r>
          </w:del>
          <w:ins w:id="1931" w:author="Madeline Galbraith" w:date="2022-06-14T21:44:00Z">
            <w:r w:rsidR="00AE6CCC" w:rsidRPr="00AE6CCC">
              <w:rPr>
                <w:color w:val="000000"/>
              </w:rPr>
              <w:t>61</w:t>
            </w:r>
          </w:ins>
          <w:r w:rsidR="00AE6CCC" w:rsidRPr="00AE6CCC">
            <w:rPr>
              <w:color w:val="000000"/>
            </w:rPr>
            <w:t>. Chou CC, Lee KH, Lai IL, Wang D, Mo X, Kulp SK, et al. AMPK Reverses the Mesenchymal Phenotype of Cancer Cells by Targeting the Akt–MDM2–Foxo3a Signaling Axis. Cancer Res. 2014;74(17):4783–95.</w:t>
          </w:r>
        </w:p>
        <w:p w14:paraId="3ABDE879" w14:textId="6F7F8890" w:rsidR="00AE6CCC" w:rsidRPr="00AE6CCC" w:rsidRDefault="004C245F" w:rsidP="00255F3E">
          <w:pPr>
            <w:pStyle w:val="csl-entry"/>
            <w:divId w:val="1288272656"/>
            <w:rPr>
              <w:color w:val="000000"/>
            </w:rPr>
          </w:pPr>
          <w:del w:id="1932" w:author="Madeline Galbraith" w:date="2022-06-14T21:44:00Z">
            <w:r w:rsidRPr="004C245F">
              <w:rPr>
                <w:color w:val="000000"/>
              </w:rPr>
              <w:delText>60</w:delText>
            </w:r>
          </w:del>
          <w:ins w:id="1933" w:author="Madeline Galbraith" w:date="2022-06-14T21:44:00Z">
            <w:r w:rsidR="00AE6CCC" w:rsidRPr="00AE6CCC">
              <w:rPr>
                <w:color w:val="000000"/>
              </w:rPr>
              <w:t>62</w:t>
            </w:r>
          </w:ins>
          <w:r w:rsidR="00AE6CCC" w:rsidRPr="00AE6CCC">
            <w:rPr>
              <w:color w:val="000000"/>
            </w:rPr>
            <w:t>. Ohshima J, Wang Q, Fitzsimonds ZR, Miller DP, Sztukowska MN, Jung YJ, et al. Streptococcus gordonii programs epithelial cells to resist ZEB2 induction by Porphyromonas gingivalis. Proc National Acad Sci. 2019;116(17):201900101.</w:t>
          </w:r>
        </w:p>
        <w:p w14:paraId="228C4A8B" w14:textId="0AA6ED29" w:rsidR="00AE6CCC" w:rsidRPr="00AE6CCC" w:rsidRDefault="004C245F" w:rsidP="00255F3E">
          <w:pPr>
            <w:pStyle w:val="csl-entry"/>
            <w:divId w:val="1288272656"/>
            <w:rPr>
              <w:color w:val="000000"/>
            </w:rPr>
          </w:pPr>
          <w:del w:id="1934" w:author="Madeline Galbraith" w:date="2022-06-14T21:44:00Z">
            <w:r w:rsidRPr="004C245F">
              <w:rPr>
                <w:color w:val="000000"/>
              </w:rPr>
              <w:delText>61</w:delText>
            </w:r>
          </w:del>
          <w:ins w:id="1935" w:author="Madeline Galbraith" w:date="2022-06-14T21:44:00Z">
            <w:r w:rsidR="00AE6CCC" w:rsidRPr="00AE6CCC">
              <w:rPr>
                <w:color w:val="000000"/>
              </w:rPr>
              <w:t>63</w:t>
            </w:r>
          </w:ins>
          <w:r w:rsidR="00AE6CCC" w:rsidRPr="00AE6CCC">
            <w:rPr>
              <w:color w:val="000000"/>
            </w:rPr>
            <w:t>. Dong T, Zhang Y, Chen Y, Liu P, An T, Zhang J, et al. FOXO1 inhibits the invasion and metastasis of hepatocellular carcinoma by reversing ZEB2-induced epithelial-mesenchymal transition. Oncotarget. 2016;8(1):1703–13.</w:t>
          </w:r>
        </w:p>
        <w:p w14:paraId="7B146F23" w14:textId="40E4F737" w:rsidR="00AE6CCC" w:rsidRPr="00AE6CCC" w:rsidRDefault="004C245F" w:rsidP="00255F3E">
          <w:pPr>
            <w:pStyle w:val="csl-entry"/>
            <w:divId w:val="1288272656"/>
            <w:rPr>
              <w:color w:val="000000"/>
            </w:rPr>
          </w:pPr>
          <w:del w:id="1936" w:author="Madeline Galbraith" w:date="2022-06-14T21:44:00Z">
            <w:r w:rsidRPr="004C245F">
              <w:rPr>
                <w:color w:val="000000"/>
              </w:rPr>
              <w:delText>62</w:delText>
            </w:r>
          </w:del>
          <w:ins w:id="1937" w:author="Madeline Galbraith" w:date="2022-06-14T21:44:00Z">
            <w:r w:rsidR="00AE6CCC" w:rsidRPr="00AE6CCC">
              <w:rPr>
                <w:color w:val="000000"/>
              </w:rPr>
              <w:t>64</w:t>
            </w:r>
          </w:ins>
          <w:r w:rsidR="00AE6CCC" w:rsidRPr="00AE6CCC">
            <w:rPr>
              <w:color w:val="000000"/>
            </w:rPr>
            <w:t>. Huang W, Cao J, Liu X, Meng F, Li M, Chen B, et al. AMPK Plays a Dual Role in Regulation of CREB/BDNF Pathway in Mouse Primary Hippocampal Cells. J Mol Neurosci. 2015;56(4):782–8.</w:t>
          </w:r>
        </w:p>
        <w:p w14:paraId="59F89E34" w14:textId="2AECD119" w:rsidR="00AE6CCC" w:rsidRPr="00AE6CCC" w:rsidRDefault="004C245F" w:rsidP="00255F3E">
          <w:pPr>
            <w:pStyle w:val="csl-entry"/>
            <w:divId w:val="1288272656"/>
            <w:rPr>
              <w:color w:val="000000"/>
            </w:rPr>
          </w:pPr>
          <w:del w:id="1938" w:author="Madeline Galbraith" w:date="2022-06-14T21:44:00Z">
            <w:r w:rsidRPr="004C245F">
              <w:rPr>
                <w:color w:val="000000"/>
              </w:rPr>
              <w:delText>63</w:delText>
            </w:r>
          </w:del>
          <w:ins w:id="1939" w:author="Madeline Galbraith" w:date="2022-06-14T21:44:00Z">
            <w:r w:rsidR="00AE6CCC" w:rsidRPr="00AE6CCC">
              <w:rPr>
                <w:color w:val="000000"/>
              </w:rPr>
              <w:t>65</w:t>
            </w:r>
          </w:ins>
          <w:r w:rsidR="00AE6CCC" w:rsidRPr="00AE6CCC">
            <w:rPr>
              <w:color w:val="000000"/>
            </w:rPr>
            <w:t>. Jin H, Xue L, Mo L, Zhang D, Guo X, Xu J, et al. Downregulation of miR-200c stabilizes XIAP mRNA and contributes to invasion and lung metastasis of bladder cancer. Cell Adhes Migr. 2019;13(1):236–48.</w:t>
          </w:r>
        </w:p>
        <w:p w14:paraId="31DA20E9" w14:textId="5A1E76EF" w:rsidR="00AE6CCC" w:rsidRPr="00AE6CCC" w:rsidRDefault="004C245F" w:rsidP="00255F3E">
          <w:pPr>
            <w:pStyle w:val="csl-entry"/>
            <w:divId w:val="1288272656"/>
            <w:rPr>
              <w:color w:val="000000"/>
            </w:rPr>
          </w:pPr>
          <w:del w:id="1940" w:author="Madeline Galbraith" w:date="2022-06-14T21:44:00Z">
            <w:r w:rsidRPr="004C245F">
              <w:rPr>
                <w:color w:val="000000"/>
              </w:rPr>
              <w:delText>64</w:delText>
            </w:r>
          </w:del>
          <w:ins w:id="1941" w:author="Madeline Galbraith" w:date="2022-06-14T21:44:00Z">
            <w:r w:rsidR="00AE6CCC" w:rsidRPr="00AE6CCC">
              <w:rPr>
                <w:color w:val="000000"/>
              </w:rPr>
              <w:t>66</w:t>
            </w:r>
          </w:ins>
          <w:r w:rsidR="00AE6CCC" w:rsidRPr="00AE6CCC">
            <w:rPr>
              <w:color w:val="000000"/>
            </w:rPr>
            <w:t>. Janin M, Esteller M. Oncometabolite Accumulation and Epithelial-to-Mesenchymal Transition: The Turn of Fumarate. Cell Metab. 2016;24(4):529–30.</w:t>
          </w:r>
        </w:p>
        <w:p w14:paraId="182D5354" w14:textId="5DC59A45" w:rsidR="00AE6CCC" w:rsidRPr="00AE6CCC" w:rsidRDefault="004C245F" w:rsidP="00255F3E">
          <w:pPr>
            <w:pStyle w:val="csl-entry"/>
            <w:divId w:val="1288272656"/>
            <w:rPr>
              <w:color w:val="000000"/>
            </w:rPr>
          </w:pPr>
          <w:del w:id="1942" w:author="Madeline Galbraith" w:date="2022-06-14T21:44:00Z">
            <w:r w:rsidRPr="004C245F">
              <w:rPr>
                <w:color w:val="000000"/>
              </w:rPr>
              <w:delText>65</w:delText>
            </w:r>
          </w:del>
          <w:ins w:id="1943" w:author="Madeline Galbraith" w:date="2022-06-14T21:44:00Z">
            <w:r w:rsidR="00AE6CCC" w:rsidRPr="00AE6CCC">
              <w:rPr>
                <w:color w:val="000000"/>
              </w:rPr>
              <w:t>67</w:t>
            </w:r>
          </w:ins>
          <w:r w:rsidR="00AE6CCC" w:rsidRPr="00AE6CCC">
            <w:rPr>
              <w:color w:val="000000"/>
            </w:rPr>
            <w:t>. Zhang Q, Zheng S, Wang S, Wang W, Xing H, Xu S. Chlorpyrifos induced oxidative stress to promote apoptosis and autophagy through the regulation of miR-19a-AMPK axis in common carp. Fish Shellfish Immun. 2019;93:1093–9.</w:t>
          </w:r>
        </w:p>
        <w:p w14:paraId="1DE27856" w14:textId="00BC350B" w:rsidR="00AE6CCC" w:rsidRPr="00AE6CCC" w:rsidRDefault="004C245F" w:rsidP="00255F3E">
          <w:pPr>
            <w:pStyle w:val="csl-entry"/>
            <w:divId w:val="1288272656"/>
            <w:rPr>
              <w:color w:val="000000"/>
            </w:rPr>
          </w:pPr>
          <w:del w:id="1944" w:author="Madeline Galbraith" w:date="2022-06-14T21:44:00Z">
            <w:r w:rsidRPr="004C245F">
              <w:rPr>
                <w:color w:val="000000"/>
              </w:rPr>
              <w:delText>66</w:delText>
            </w:r>
          </w:del>
          <w:ins w:id="1945" w:author="Madeline Galbraith" w:date="2022-06-14T21:44:00Z">
            <w:r w:rsidR="00AE6CCC" w:rsidRPr="00AE6CCC">
              <w:rPr>
                <w:color w:val="000000"/>
              </w:rPr>
              <w:t>68</w:t>
            </w:r>
          </w:ins>
          <w:r w:rsidR="00AE6CCC" w:rsidRPr="00AE6CCC">
            <w:rPr>
              <w:color w:val="000000"/>
            </w:rPr>
            <w:t>. Thomson DM, Herway ST, Fillmore N, Kim H, Brown JD, Barrow JR, et al. AMP-activated protein kinase phosphorylates transcription factors of the CREB family. J Appl Physiol. 2008;104(2):429–38.</w:t>
          </w:r>
        </w:p>
        <w:p w14:paraId="142F4546" w14:textId="4F4B90A8" w:rsidR="00AE6CCC" w:rsidRPr="00AE6CCC" w:rsidRDefault="004C245F" w:rsidP="00255F3E">
          <w:pPr>
            <w:pStyle w:val="csl-entry"/>
            <w:divId w:val="1288272656"/>
            <w:rPr>
              <w:color w:val="000000"/>
            </w:rPr>
          </w:pPr>
          <w:del w:id="1946" w:author="Madeline Galbraith" w:date="2022-06-14T21:44:00Z">
            <w:r w:rsidRPr="004C245F">
              <w:rPr>
                <w:color w:val="000000"/>
              </w:rPr>
              <w:delText>67</w:delText>
            </w:r>
          </w:del>
          <w:ins w:id="1947" w:author="Madeline Galbraith" w:date="2022-06-14T21:44:00Z">
            <w:r w:rsidR="00AE6CCC" w:rsidRPr="00AE6CCC">
              <w:rPr>
                <w:color w:val="000000"/>
              </w:rPr>
              <w:t>69</w:t>
            </w:r>
          </w:ins>
          <w:r w:rsidR="00AE6CCC" w:rsidRPr="00AE6CCC">
            <w:rPr>
              <w:color w:val="000000"/>
            </w:rPr>
            <w:t>. Muralidharan S, Sahoo S, Saha A, Chandran S, Majumdar SS, Mandal S, et al. Quantifying the Patterns of Metabolic Plasticity and Heterogeneity along the Epithelial–Hybrid–Mesenchymal Spectrum in Cancer. Biomol. 2022;12(2):297.</w:t>
          </w:r>
        </w:p>
        <w:p w14:paraId="74815396" w14:textId="20F95693" w:rsidR="00AE6CCC" w:rsidRPr="00AE6CCC" w:rsidRDefault="004C245F" w:rsidP="00255F3E">
          <w:pPr>
            <w:pStyle w:val="csl-entry"/>
            <w:divId w:val="1288272656"/>
            <w:rPr>
              <w:color w:val="000000"/>
            </w:rPr>
          </w:pPr>
          <w:del w:id="1948" w:author="Madeline Galbraith" w:date="2022-06-14T21:44:00Z">
            <w:r w:rsidRPr="004C245F">
              <w:rPr>
                <w:color w:val="000000"/>
              </w:rPr>
              <w:delText>68</w:delText>
            </w:r>
          </w:del>
          <w:ins w:id="1949" w:author="Madeline Galbraith" w:date="2022-06-14T21:44:00Z">
            <w:r w:rsidR="00AE6CCC" w:rsidRPr="00AE6CCC">
              <w:rPr>
                <w:color w:val="000000"/>
              </w:rPr>
              <w:t>70</w:t>
            </w:r>
          </w:ins>
          <w:r w:rsidR="00AE6CCC" w:rsidRPr="00AE6CCC">
            <w:rPr>
              <w:color w:val="000000"/>
            </w:rPr>
            <w:t>. Tripathi S, Kessler DA, Levine H. Biological Networks Regulating Cell Fate Choice Are Minimally Frustrated. Phys Rev Lett. 2020;125(8):088101.</w:t>
          </w:r>
        </w:p>
        <w:p w14:paraId="2070946F" w14:textId="187B06AB" w:rsidR="00AE6CCC" w:rsidRPr="00AE6CCC" w:rsidRDefault="004C245F" w:rsidP="00255F3E">
          <w:pPr>
            <w:pStyle w:val="csl-entry"/>
            <w:divId w:val="1288272656"/>
            <w:rPr>
              <w:color w:val="000000"/>
            </w:rPr>
          </w:pPr>
          <w:del w:id="1950" w:author="Madeline Galbraith" w:date="2022-06-14T21:44:00Z">
            <w:r w:rsidRPr="004C245F">
              <w:rPr>
                <w:color w:val="000000"/>
              </w:rPr>
              <w:delText>69</w:delText>
            </w:r>
          </w:del>
          <w:ins w:id="1951" w:author="Madeline Galbraith" w:date="2022-06-14T21:44:00Z">
            <w:r w:rsidR="00AE6CCC" w:rsidRPr="00AE6CCC">
              <w:rPr>
                <w:color w:val="000000"/>
              </w:rPr>
              <w:t>71</w:t>
            </w:r>
          </w:ins>
          <w:r w:rsidR="00AE6CCC" w:rsidRPr="00AE6CCC">
            <w:rPr>
              <w:color w:val="000000"/>
            </w:rPr>
            <w:t>. Farris JC, Pifer PM, Zheng L, Gottlieb E, Denvir J, Frisch SM. Grainyhead-like 2 Reverses the Metabolic Changes Induced by the Oncogenic Epithelial–Mesenchymal Transition: Effects on Anoikis. Mol Cancer Res. 2016;14(6):528–38.</w:t>
          </w:r>
        </w:p>
        <w:p w14:paraId="19FB3261" w14:textId="42BB899D" w:rsidR="00AE6CCC" w:rsidRPr="00AE6CCC" w:rsidRDefault="004C245F" w:rsidP="00255F3E">
          <w:pPr>
            <w:pStyle w:val="csl-entry"/>
            <w:divId w:val="1288272656"/>
            <w:rPr>
              <w:color w:val="000000"/>
            </w:rPr>
          </w:pPr>
          <w:del w:id="1952" w:author="Madeline Galbraith" w:date="2022-06-14T21:44:00Z">
            <w:r w:rsidRPr="004C245F">
              <w:rPr>
                <w:color w:val="000000"/>
              </w:rPr>
              <w:delText>70</w:delText>
            </w:r>
          </w:del>
          <w:ins w:id="1953" w:author="Madeline Galbraith" w:date="2022-06-14T21:44:00Z">
            <w:r w:rsidR="00AE6CCC" w:rsidRPr="00AE6CCC">
              <w:rPr>
                <w:color w:val="000000"/>
              </w:rPr>
              <w:t>72</w:t>
            </w:r>
          </w:ins>
          <w:r w:rsidR="00AE6CCC" w:rsidRPr="00AE6CCC">
            <w:rPr>
              <w:color w:val="000000"/>
            </w:rPr>
            <w:t>. Radisky DC, Levy DD, Littlepage LE, Liu H, Nelson CM, Fata JE, et al. Rac1b and reactive oxygen species mediate MMP-3-induced EMT and genomic instability. Nature. 2005;436(7047):123–7.</w:t>
          </w:r>
        </w:p>
        <w:p w14:paraId="54C874BA" w14:textId="2F9B2E6B" w:rsidR="00AE6CCC" w:rsidRPr="00AE6CCC" w:rsidRDefault="004C245F" w:rsidP="00255F3E">
          <w:pPr>
            <w:pStyle w:val="csl-entry"/>
            <w:divId w:val="1288272656"/>
            <w:rPr>
              <w:color w:val="000000"/>
            </w:rPr>
          </w:pPr>
          <w:del w:id="1954" w:author="Madeline Galbraith" w:date="2022-06-14T21:44:00Z">
            <w:r w:rsidRPr="004C245F">
              <w:rPr>
                <w:color w:val="000000"/>
              </w:rPr>
              <w:delText>71</w:delText>
            </w:r>
          </w:del>
          <w:ins w:id="1955" w:author="Madeline Galbraith" w:date="2022-06-14T21:44:00Z">
            <w:r w:rsidR="00AE6CCC" w:rsidRPr="00AE6CCC">
              <w:rPr>
                <w:color w:val="000000"/>
              </w:rPr>
              <w:t>73</w:t>
            </w:r>
          </w:ins>
          <w:r w:rsidR="00AE6CCC" w:rsidRPr="00AE6CCC">
            <w:rPr>
              <w:color w:val="000000"/>
            </w:rPr>
            <w:t>. Mori K, Uchida T, Yoshie T, Mizote Y, Ishikawa F, Katsuyama M, et al. A mitochondrial ROS pathway controls matrix metalloproteinase 9 levels and invasive properties in RAS‐activated cancer cells. Febs J. 2019;286(3):459–78.</w:t>
          </w:r>
        </w:p>
        <w:p w14:paraId="2932D3F8" w14:textId="6F50854D" w:rsidR="00AE6CCC" w:rsidRPr="00AE6CCC" w:rsidRDefault="004C245F" w:rsidP="00255F3E">
          <w:pPr>
            <w:pStyle w:val="csl-entry"/>
            <w:divId w:val="1288272656"/>
            <w:rPr>
              <w:color w:val="000000"/>
            </w:rPr>
          </w:pPr>
          <w:del w:id="1956" w:author="Madeline Galbraith" w:date="2022-06-14T21:44:00Z">
            <w:r w:rsidRPr="004C245F">
              <w:rPr>
                <w:color w:val="000000"/>
              </w:rPr>
              <w:delText>72</w:delText>
            </w:r>
          </w:del>
          <w:ins w:id="1957" w:author="Madeline Galbraith" w:date="2022-06-14T21:44:00Z">
            <w:r w:rsidR="00AE6CCC" w:rsidRPr="00AE6CCC">
              <w:rPr>
                <w:color w:val="000000"/>
              </w:rPr>
              <w:t>74</w:t>
            </w:r>
          </w:ins>
          <w:r w:rsidR="00AE6CCC" w:rsidRPr="00AE6CCC">
            <w:rPr>
              <w:color w:val="000000"/>
            </w:rPr>
            <w:t>. Ishikawa K, Takenaga K, Akimoto M, Koshikawa N, Yamaguchi A, Imanishi H, et al. ROS-Generating Mitochondrial DNA Mutations Can Regulate Tumor Cell Metastasis. Science. 2008;320(5876):661–4.</w:t>
          </w:r>
        </w:p>
        <w:p w14:paraId="1DFAA71D" w14:textId="7F16D148" w:rsidR="00AE6CCC" w:rsidRPr="00AE6CCC" w:rsidRDefault="004C245F" w:rsidP="00255F3E">
          <w:pPr>
            <w:pStyle w:val="csl-entry"/>
            <w:divId w:val="1288272656"/>
            <w:rPr>
              <w:color w:val="000000"/>
            </w:rPr>
          </w:pPr>
          <w:del w:id="1958" w:author="Madeline Galbraith" w:date="2022-06-14T21:44:00Z">
            <w:r w:rsidRPr="004C245F">
              <w:rPr>
                <w:color w:val="000000"/>
              </w:rPr>
              <w:delText>73</w:delText>
            </w:r>
          </w:del>
          <w:ins w:id="1959" w:author="Madeline Galbraith" w:date="2022-06-14T21:44:00Z">
            <w:r w:rsidR="00AE6CCC" w:rsidRPr="00AE6CCC">
              <w:rPr>
                <w:color w:val="000000"/>
              </w:rPr>
              <w:t>75</w:t>
            </w:r>
          </w:ins>
          <w:r w:rsidR="00AE6CCC" w:rsidRPr="00AE6CCC">
            <w:rPr>
              <w:color w:val="000000"/>
            </w:rPr>
            <w:t>. SHIDA M, KITAJIMA Y, NAKAMURA J, YANAGIHARA K, BABA K, WAKIYAMA K, et al. Impaired mitophagy activates mtROS/HIF-1α interplay and increases cancer aggressiveness in gastric cancer cells under hypoxia. Int J Oncol. 2016;48(4):1379–90.</w:t>
          </w:r>
        </w:p>
        <w:p w14:paraId="33E9CB18" w14:textId="2967B02B" w:rsidR="00AE6CCC" w:rsidRPr="00AE6CCC" w:rsidRDefault="004C245F" w:rsidP="00255F3E">
          <w:pPr>
            <w:pStyle w:val="csl-entry"/>
            <w:divId w:val="1288272656"/>
            <w:rPr>
              <w:color w:val="000000"/>
            </w:rPr>
          </w:pPr>
          <w:del w:id="1960" w:author="Madeline Galbraith" w:date="2022-06-14T21:44:00Z">
            <w:r w:rsidRPr="004C245F">
              <w:rPr>
                <w:color w:val="000000"/>
              </w:rPr>
              <w:delText>74</w:delText>
            </w:r>
          </w:del>
          <w:ins w:id="1961" w:author="Madeline Galbraith" w:date="2022-06-14T21:44:00Z">
            <w:r w:rsidR="00AE6CCC" w:rsidRPr="00AE6CCC">
              <w:rPr>
                <w:color w:val="000000"/>
              </w:rPr>
              <w:t>76</w:t>
            </w:r>
          </w:ins>
          <w:r w:rsidR="00AE6CCC" w:rsidRPr="00AE6CCC">
            <w:rPr>
              <w:color w:val="000000"/>
            </w:rPr>
            <w:t>. Babaei G, Raei N, milani AT, Aziz SGG, Pourjabbar N, Geravand F. The emerging role of miR-200 family in metastasis: focus on EMT, CSCs, angiogenesis, and anoikis. Mol Biol Rep. 2021;48(10):6935–47.</w:t>
          </w:r>
        </w:p>
        <w:p w14:paraId="2B211D1B" w14:textId="09DE2296" w:rsidR="00AE6CCC" w:rsidRPr="00AE6CCC" w:rsidRDefault="004C245F" w:rsidP="00255F3E">
          <w:pPr>
            <w:pStyle w:val="csl-entry"/>
            <w:divId w:val="1288272656"/>
            <w:rPr>
              <w:color w:val="000000"/>
            </w:rPr>
          </w:pPr>
          <w:del w:id="1962" w:author="Madeline Galbraith" w:date="2022-06-14T21:44:00Z">
            <w:r w:rsidRPr="004C245F">
              <w:rPr>
                <w:color w:val="000000"/>
              </w:rPr>
              <w:delText>75</w:delText>
            </w:r>
          </w:del>
          <w:ins w:id="1963" w:author="Madeline Galbraith" w:date="2022-06-14T21:44:00Z">
            <w:r w:rsidR="00AE6CCC" w:rsidRPr="00AE6CCC">
              <w:rPr>
                <w:color w:val="000000"/>
              </w:rPr>
              <w:t>77</w:t>
            </w:r>
          </w:ins>
          <w:r w:rsidR="00AE6CCC" w:rsidRPr="00AE6CCC">
            <w:rPr>
              <w:color w:val="000000"/>
            </w:rPr>
            <w:t>. Tripathi S, Park JH, Pudakalakatti S, Bhattacharya PK, Kaipparettu BA, Levine H. A mechanistic modeling framework reveals the key principles underlying tumor metabolism. Plos Comput Biol. 2022;18(2):e1009841.</w:t>
          </w:r>
        </w:p>
        <w:p w14:paraId="4EF006D2" w14:textId="77777777" w:rsidR="00AE6CCC" w:rsidRPr="00AE6CCC" w:rsidRDefault="004C245F" w:rsidP="00255F3E">
          <w:pPr>
            <w:pStyle w:val="csl-entry"/>
            <w:divId w:val="1288272656"/>
            <w:rPr>
              <w:moveFrom w:id="1964" w:author="Madeline Galbraith" w:date="2022-06-14T21:44:00Z"/>
              <w:color w:val="000000"/>
            </w:rPr>
          </w:pPr>
          <w:del w:id="1965" w:author="Madeline Galbraith" w:date="2022-06-14T21:44:00Z">
            <w:r w:rsidRPr="004C245F">
              <w:rPr>
                <w:color w:val="000000"/>
              </w:rPr>
              <w:delText>76.</w:delText>
            </w:r>
          </w:del>
          <w:moveFromRangeStart w:id="1966" w:author="Madeline Galbraith" w:date="2022-06-14T21:44:00Z" w:name="move106135503"/>
          <w:moveFrom w:id="1967" w:author="Madeline Galbraith" w:date="2022-06-14T21:44:00Z">
            <w:r w:rsidR="00AE6CCC" w:rsidRPr="00AE6CCC">
              <w:rPr>
                <w:color w:val="000000"/>
              </w:rPr>
              <w:t xml:space="preserve"> Jia D, Lu M, Jung KH, Park JH, Yu L, Onuchic JN, et al. Elucidating cancer metabolic plasticity by coupling gene regulation with metabolic pathways. Proc National Acad Sci. 2019;116(9):201816391.</w:t>
            </w:r>
          </w:moveFrom>
        </w:p>
        <w:moveFromRangeEnd w:id="1966"/>
        <w:p w14:paraId="30664FEE" w14:textId="39D80587" w:rsidR="00AE6CCC" w:rsidRPr="00AE6CCC" w:rsidRDefault="004C245F" w:rsidP="00255F3E">
          <w:pPr>
            <w:pStyle w:val="csl-entry"/>
            <w:divId w:val="1288272656"/>
            <w:rPr>
              <w:color w:val="000000"/>
            </w:rPr>
          </w:pPr>
          <w:del w:id="1968" w:author="Madeline Galbraith" w:date="2022-06-14T21:44:00Z">
            <w:r w:rsidRPr="004C245F">
              <w:rPr>
                <w:color w:val="000000"/>
              </w:rPr>
              <w:delText>77</w:delText>
            </w:r>
          </w:del>
          <w:ins w:id="1969" w:author="Madeline Galbraith" w:date="2022-06-14T21:44:00Z">
            <w:r w:rsidR="00AE6CCC" w:rsidRPr="00AE6CCC">
              <w:rPr>
                <w:color w:val="000000"/>
              </w:rPr>
              <w:t>78</w:t>
            </w:r>
          </w:ins>
          <w:r w:rsidR="00AE6CCC" w:rsidRPr="00AE6CCC">
            <w:rPr>
              <w:color w:val="000000"/>
            </w:rPr>
            <w:t>. Thiery JP, Acloque H, Huang RYJ, Nieto MA. Epithelial-Mesenchymal Transitions in Development and Disease. Cell. 2009;139(5):871–90.</w:t>
          </w:r>
        </w:p>
        <w:p w14:paraId="60151D00" w14:textId="2F58E44F" w:rsidR="00AE6CCC" w:rsidRPr="00AE6CCC" w:rsidRDefault="004C245F" w:rsidP="00255F3E">
          <w:pPr>
            <w:pStyle w:val="csl-entry"/>
            <w:divId w:val="1288272656"/>
            <w:rPr>
              <w:color w:val="000000"/>
            </w:rPr>
          </w:pPr>
          <w:del w:id="1970" w:author="Madeline Galbraith" w:date="2022-06-14T21:44:00Z">
            <w:r w:rsidRPr="004C245F">
              <w:rPr>
                <w:color w:val="000000"/>
              </w:rPr>
              <w:delText>78</w:delText>
            </w:r>
          </w:del>
          <w:ins w:id="1971" w:author="Madeline Galbraith" w:date="2022-06-14T21:44:00Z">
            <w:r w:rsidR="00AE6CCC" w:rsidRPr="00AE6CCC">
              <w:rPr>
                <w:color w:val="000000"/>
              </w:rPr>
              <w:t>79</w:t>
            </w:r>
          </w:ins>
          <w:r w:rsidR="00AE6CCC" w:rsidRPr="00AE6CCC">
            <w:rPr>
              <w:color w:val="000000"/>
            </w:rPr>
            <w:t>. Zhang K, Zhaos J, Liu X, Yan B, Chen D, Gao Y, et al. Activation of NF-B upregulates Snail and consequent repression of E-cadherin in cholangiocarcinoma cell invasion. Hepato-gastroenterol. 2011;58(105):1–7.</w:t>
          </w:r>
        </w:p>
        <w:p w14:paraId="2506640A" w14:textId="77777777" w:rsidR="00AE6CCC" w:rsidRPr="00AE6CCC" w:rsidRDefault="00AE6CCC" w:rsidP="00255F3E">
          <w:pPr>
            <w:pStyle w:val="csl-entry"/>
            <w:divId w:val="1288272656"/>
            <w:rPr>
              <w:moveTo w:id="1972" w:author="Madeline Galbraith" w:date="2022-06-14T21:44:00Z"/>
              <w:color w:val="000000"/>
            </w:rPr>
          </w:pPr>
          <w:ins w:id="1973" w:author="Madeline Galbraith" w:date="2022-06-14T21:44:00Z">
            <w:r w:rsidRPr="00AE6CCC">
              <w:rPr>
                <w:color w:val="000000"/>
              </w:rPr>
              <w:t>80.</w:t>
            </w:r>
          </w:ins>
          <w:moveToRangeStart w:id="1974" w:author="Madeline Galbraith" w:date="2022-06-14T21:44:00Z" w:name="move106135503"/>
          <w:moveTo w:id="1975" w:author="Madeline Galbraith" w:date="2022-06-14T21:44:00Z">
            <w:r w:rsidRPr="00AE6CCC">
              <w:rPr>
                <w:color w:val="000000"/>
              </w:rPr>
              <w:t xml:space="preserve"> Jia D, Lu M, Jung KH, Park JH, Yu L, Onuchic JN, et al. Elucidating cancer metabolic plasticity by coupling gene regulation with metabolic pathways. Proc National Acad Sci. 2019;116(9):201816391.</w:t>
            </w:r>
          </w:moveTo>
        </w:p>
        <w:moveToRangeEnd w:id="1974"/>
        <w:p w14:paraId="0138A1B6" w14:textId="003B837E" w:rsidR="00AE6CCC" w:rsidRPr="00AE6CCC" w:rsidRDefault="004C245F">
          <w:pPr>
            <w:pStyle w:val="csl-entry"/>
            <w:divId w:val="1288272656"/>
            <w:rPr>
              <w:ins w:id="1976" w:author="Madeline Galbraith" w:date="2022-06-14T21:44:00Z"/>
              <w:color w:val="000000"/>
            </w:rPr>
          </w:pPr>
          <w:del w:id="1977" w:author="Madeline Galbraith" w:date="2022-06-14T21:44:00Z">
            <w:r w:rsidRPr="004C245F">
              <w:rPr>
                <w:color w:val="000000"/>
              </w:rPr>
              <w:delText>79</w:delText>
            </w:r>
          </w:del>
          <w:ins w:id="1978" w:author="Madeline Galbraith" w:date="2022-06-14T21:44:00Z">
            <w:r w:rsidR="00AE6CCC" w:rsidRPr="00AE6CCC">
              <w:rPr>
                <w:color w:val="000000"/>
              </w:rPr>
              <w:t>81. Graziani V, Rodriguez-Hernandez I, Maiques O, Sanz-Moreno V. The amoeboid state as part of the epithelial-to-mesenchymal transition programme. Trends Cell Biol. 2021;32(3):228–42.</w:t>
            </w:r>
          </w:ins>
        </w:p>
        <w:p w14:paraId="74A080EE" w14:textId="77777777" w:rsidR="00AE6CCC" w:rsidRPr="00AE6CCC" w:rsidRDefault="00AE6CCC">
          <w:pPr>
            <w:pStyle w:val="csl-entry"/>
            <w:divId w:val="1288272656"/>
            <w:rPr>
              <w:ins w:id="1979" w:author="Madeline Galbraith" w:date="2022-06-14T21:44:00Z"/>
              <w:color w:val="000000"/>
            </w:rPr>
          </w:pPr>
          <w:ins w:id="1980" w:author="Madeline Galbraith" w:date="2022-06-14T21:44:00Z">
            <w:r w:rsidRPr="00AE6CCC">
              <w:rPr>
                <w:color w:val="000000"/>
              </w:rPr>
              <w:t>82. Sanz-Moreno V, Crosas-Molist ECM, Maiques O, Graziani V, Pandya P, Monger J, et al. AMPK is a mechano-metabolic sensor linking cell adhesion and mitochondrial dynamics to Myosin II dependent cell migration. 2022;</w:t>
            </w:r>
          </w:ins>
        </w:p>
        <w:p w14:paraId="4C7F250B" w14:textId="77777777" w:rsidR="00AE6CCC" w:rsidRPr="00AE6CCC" w:rsidRDefault="00AE6CCC" w:rsidP="00255F3E">
          <w:pPr>
            <w:pStyle w:val="csl-entry"/>
            <w:divId w:val="1288272656"/>
            <w:rPr>
              <w:color w:val="000000"/>
            </w:rPr>
          </w:pPr>
          <w:ins w:id="1981" w:author="Madeline Galbraith" w:date="2022-06-14T21:44:00Z">
            <w:r w:rsidRPr="00AE6CCC">
              <w:rPr>
                <w:color w:val="000000"/>
              </w:rPr>
              <w:t>83</w:t>
            </w:r>
          </w:ins>
          <w:r w:rsidRPr="00AE6CCC">
            <w:rPr>
              <w:color w:val="000000"/>
            </w:rPr>
            <w:t>. Miyazono K. Transforming growth factor-β signaling in epithelial-mesenchymal transition and progression of cancer. Proc Jpn Acad Ser B Phys Biological Sci. 2009;85(8):314–23.</w:t>
          </w:r>
        </w:p>
        <w:p w14:paraId="44BD02AB" w14:textId="0630359E" w:rsidR="00AE6CCC" w:rsidRPr="00AE6CCC" w:rsidRDefault="004C245F" w:rsidP="00255F3E">
          <w:pPr>
            <w:pStyle w:val="csl-entry"/>
            <w:divId w:val="1288272656"/>
            <w:rPr>
              <w:color w:val="000000"/>
            </w:rPr>
          </w:pPr>
          <w:del w:id="1982" w:author="Madeline Galbraith" w:date="2022-06-14T21:44:00Z">
            <w:r w:rsidRPr="004C245F">
              <w:rPr>
                <w:color w:val="000000"/>
              </w:rPr>
              <w:delText>80</w:delText>
            </w:r>
          </w:del>
          <w:ins w:id="1983" w:author="Madeline Galbraith" w:date="2022-06-14T21:44:00Z">
            <w:r w:rsidR="00AE6CCC" w:rsidRPr="00AE6CCC">
              <w:rPr>
                <w:color w:val="000000"/>
              </w:rPr>
              <w:t>84</w:t>
            </w:r>
          </w:ins>
          <w:r w:rsidR="00AE6CCC" w:rsidRPr="00AE6CCC">
            <w:rPr>
              <w:color w:val="000000"/>
            </w:rPr>
            <w:t>. Zhang J, Tian XJ, Xing J. Signal Transduction Pathways of EMT Induced by TGF-β, SHH, and WNT and Their Crosstalks. J Clin Medicine. 2016;5(4):41.</w:t>
          </w:r>
        </w:p>
        <w:p w14:paraId="221C34A3" w14:textId="0285B4C3" w:rsidR="00AE6CCC" w:rsidRPr="00AE6CCC" w:rsidRDefault="004C245F" w:rsidP="00255F3E">
          <w:pPr>
            <w:pStyle w:val="csl-entry"/>
            <w:divId w:val="1288272656"/>
            <w:rPr>
              <w:color w:val="000000"/>
            </w:rPr>
          </w:pPr>
          <w:del w:id="1984" w:author="Madeline Galbraith" w:date="2022-06-14T21:44:00Z">
            <w:r w:rsidRPr="004C245F">
              <w:rPr>
                <w:color w:val="000000"/>
              </w:rPr>
              <w:delText>81</w:delText>
            </w:r>
          </w:del>
          <w:ins w:id="1985" w:author="Madeline Galbraith" w:date="2022-06-14T21:44:00Z">
            <w:r w:rsidR="00AE6CCC" w:rsidRPr="00AE6CCC">
              <w:rPr>
                <w:color w:val="000000"/>
              </w:rPr>
              <w:t>85</w:t>
            </w:r>
          </w:ins>
          <w:r w:rsidR="00AE6CCC" w:rsidRPr="00AE6CCC">
            <w:rPr>
              <w:color w:val="000000"/>
            </w:rPr>
            <w:t>. Bocci F, Gearhart-Serna L, Boareto M, Ribeiro M, Ben-Jacob E, Devi GR, et al. Toward understanding cancer stem cell heterogeneity in the tumor microenvironment. Proc National Acad Sci. 2018;116(1):201815345.</w:t>
          </w:r>
        </w:p>
        <w:p w14:paraId="2F1C14E0" w14:textId="5E744DD4" w:rsidR="00AE6CCC" w:rsidRPr="00AE6CCC" w:rsidRDefault="004C245F" w:rsidP="00255F3E">
          <w:pPr>
            <w:pStyle w:val="csl-entry"/>
            <w:divId w:val="1288272656"/>
            <w:rPr>
              <w:color w:val="000000"/>
            </w:rPr>
          </w:pPr>
          <w:del w:id="1986" w:author="Madeline Galbraith" w:date="2022-06-14T21:44:00Z">
            <w:r w:rsidRPr="004C245F">
              <w:rPr>
                <w:color w:val="000000"/>
              </w:rPr>
              <w:delText>82</w:delText>
            </w:r>
          </w:del>
          <w:ins w:id="1987" w:author="Madeline Galbraith" w:date="2022-06-14T21:44:00Z">
            <w:r w:rsidR="00AE6CCC" w:rsidRPr="00AE6CCC">
              <w:rPr>
                <w:color w:val="000000"/>
              </w:rPr>
              <w:t>86</w:t>
            </w:r>
          </w:ins>
          <w:r w:rsidR="00AE6CCC" w:rsidRPr="00AE6CCC">
            <w:rPr>
              <w:color w:val="000000"/>
            </w:rPr>
            <w:t>. Jolly MK, Jia D, Boareto M, Mani SA, Pienta KJ, Ben-Jacob E, et al. Coupling the modules of EMT and stemness: A tunable ‘stemness window’ model. Oncotarget. 2015;6(28):25161–74.</w:t>
          </w:r>
        </w:p>
        <w:p w14:paraId="6359B009" w14:textId="2EDA9F65" w:rsidR="00AE6CCC" w:rsidRPr="00AE6CCC" w:rsidRDefault="004C245F" w:rsidP="00255F3E">
          <w:pPr>
            <w:pStyle w:val="csl-entry"/>
            <w:divId w:val="1288272656"/>
            <w:rPr>
              <w:color w:val="000000"/>
            </w:rPr>
          </w:pPr>
          <w:del w:id="1988" w:author="Madeline Galbraith" w:date="2022-06-14T21:44:00Z">
            <w:r w:rsidRPr="004C245F">
              <w:rPr>
                <w:color w:val="000000"/>
              </w:rPr>
              <w:delText>83</w:delText>
            </w:r>
          </w:del>
          <w:ins w:id="1989" w:author="Madeline Galbraith" w:date="2022-06-14T21:44:00Z">
            <w:r w:rsidR="00AE6CCC" w:rsidRPr="00AE6CCC">
              <w:rPr>
                <w:color w:val="000000"/>
              </w:rPr>
              <w:t>87</w:t>
            </w:r>
          </w:ins>
          <w:r w:rsidR="00AE6CCC" w:rsidRPr="00AE6CCC">
            <w:rPr>
              <w:color w:val="000000"/>
            </w:rPr>
            <w:t>. Bocci F, Jolly MK, George JT, Levine H, Onuchic JN. A mechanism-based computational model to capture the interconnections among epithelial-mesenchymal transition, cancer stem cells and Notch-Jagged signaling. Oncotarget. 2018;9(52):29906–20.</w:t>
          </w:r>
        </w:p>
        <w:p w14:paraId="77CBA7FB" w14:textId="02C3413C" w:rsidR="00E469AE" w:rsidRPr="00C9444E" w:rsidRDefault="00AE6CCC" w:rsidP="000121BE">
          <w:pPr>
            <w:pStyle w:val="csl-entry"/>
            <w:divId w:val="2111926817"/>
            <w:rPr>
              <w:color w:val="000000"/>
            </w:rPr>
          </w:pPr>
          <w:r w:rsidRPr="00AE6CCC">
            <w:rPr>
              <w:rFonts w:eastAsia="Times New Roman"/>
              <w:color w:val="000000"/>
            </w:rPr>
            <w:t> </w:t>
          </w:r>
        </w:p>
      </w:sdtContent>
    </w:sdt>
    <w:sectPr w:rsidR="00E469AE" w:rsidRPr="00C9444E">
      <w:headerReference w:type="default" r:id="rId30"/>
      <w:footerReference w:type="default" r:id="rId3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33" w:author="Madeline Galbraith" w:date="2022-06-12T20:36:00Z" w:initials="MG">
    <w:p w14:paraId="41FFE2C6" w14:textId="0BAFA583" w:rsidR="001C784D" w:rsidRDefault="001C784D">
      <w:pPr>
        <w:pStyle w:val="CommentText"/>
      </w:pPr>
      <w:r>
        <w:rPr>
          <w:rStyle w:val="CommentReference"/>
        </w:rPr>
        <w:annotationRef/>
      </w:r>
      <w:r w:rsidR="00F224B4">
        <w:rPr>
          <w:rStyle w:val="CommentReference"/>
        </w:rPr>
        <w:t>Running a simulation to confirm, but I believe u34 upregulating noxROS cannot replace the mtROS results (that is to say  upregulating noxROS can’t enable only the E/M-W/O state)</w:t>
      </w:r>
    </w:p>
  </w:comment>
  <w:comment w:id="1160" w:author="Madeline Galbraith" w:date="2022-06-01T08:33:00Z" w:initials="MG">
    <w:p w14:paraId="1DFE1EFF" w14:textId="5D521139" w:rsidR="008B2870" w:rsidRDefault="008B2870">
      <w:pPr>
        <w:pStyle w:val="CommentText"/>
      </w:pPr>
      <w:r>
        <w:rPr>
          <w:rStyle w:val="CommentReference"/>
        </w:rPr>
        <w:annotationRef/>
      </w:r>
      <w:r w:rsidR="00D34DCD">
        <w:rPr>
          <w:rStyle w:val="CommentReference"/>
        </w:rPr>
        <w:t>I don’t have results for all of these combinations</w:t>
      </w:r>
      <w:r w:rsidR="00F224B4">
        <w:rPr>
          <w:rStyle w:val="CommentReference"/>
        </w:rPr>
        <w:t xml:space="preserve"> but arrived at this conclusion by extrapolating from the single and double results. </w:t>
      </w:r>
    </w:p>
  </w:comment>
  <w:comment w:id="1216" w:author="Madeline Galbraith" w:date="2022-06-12T20:37:00Z" w:initials="MG">
    <w:p w14:paraId="27EDAF80" w14:textId="687B1040" w:rsidR="00BE245D" w:rsidRDefault="00BE245D">
      <w:pPr>
        <w:pStyle w:val="CommentText"/>
      </w:pPr>
      <w:r>
        <w:rPr>
          <w:rStyle w:val="CommentReference"/>
        </w:rPr>
        <w:annotationRef/>
      </w:r>
      <w:r>
        <w:t xml:space="preserve">How to put EMT-inducing signal in the figures? </w:t>
      </w:r>
      <w:r>
        <w:br/>
        <w:t>(EIS)?</w:t>
      </w:r>
    </w:p>
  </w:comment>
  <w:comment w:id="1453" w:author="Dongya Jia" w:date="2022-05-27T16:08:00Z" w:initials="DJ">
    <w:p w14:paraId="1ABCC6AC" w14:textId="77777777" w:rsidR="00AC1B59" w:rsidRDefault="00AC1B59" w:rsidP="00AC1B59">
      <w:pPr>
        <w:pStyle w:val="CommentText"/>
      </w:pPr>
      <w:r>
        <w:rPr>
          <w:rStyle w:val="CommentReference"/>
        </w:rPr>
        <w:annotationRef/>
      </w:r>
      <w:r>
        <w:t>Can we clarify the key regulation for each step? What trigger the transition from E-O to E-W/O for example.</w:t>
      </w:r>
    </w:p>
  </w:comment>
  <w:comment w:id="1454" w:author="Madeline Galbraith" w:date="2022-06-14T15:31:00Z" w:initials="MG">
    <w:p w14:paraId="72F93DC3" w14:textId="7AD0C68B" w:rsidR="00034A1D" w:rsidRDefault="00034A1D">
      <w:pPr>
        <w:pStyle w:val="CommentText"/>
      </w:pPr>
      <w:r>
        <w:rPr>
          <w:rStyle w:val="CommentReference"/>
        </w:rPr>
        <w:annotationRef/>
      </w:r>
      <w:r>
        <w:t>Maybe, since we haven’t done transition path analysis I guess the only way to say this is an increase/decrease in one or more of the foldchanges.</w:t>
      </w:r>
    </w:p>
  </w:comment>
  <w:comment w:id="1556" w:author="Madeline Galbraith" w:date="2022-06-12T20:41:00Z" w:initials="MG">
    <w:p w14:paraId="34219748" w14:textId="77777777" w:rsidR="00FF4999" w:rsidRDefault="00FF4999" w:rsidP="00FF4999">
      <w:pPr>
        <w:pStyle w:val="CommentText"/>
      </w:pPr>
      <w:r>
        <w:rPr>
          <w:rStyle w:val="CommentReference"/>
        </w:rPr>
        <w:annotationRef/>
      </w:r>
      <w:r>
        <w:t xml:space="preserve">Dongya: </w:t>
      </w:r>
      <w:r>
        <w:rPr>
          <w:rStyle w:val="CommentReference"/>
        </w:rPr>
        <w:annotationRef/>
      </w:r>
      <w:r>
        <w:t>I feel this part is hard to understand. I am not sure how to compare whether AMPK or HIF-1 has a stronger effect on the E/M-W/O state?</w:t>
      </w:r>
    </w:p>
    <w:p w14:paraId="7B9D8E72" w14:textId="07B58751" w:rsidR="00FF4999" w:rsidRDefault="00FF4999">
      <w:pPr>
        <w:pStyle w:val="CommentText"/>
      </w:pPr>
    </w:p>
  </w:comment>
  <w:comment w:id="1557" w:author="Madeline Galbraith" w:date="2022-06-13T16:42:00Z" w:initials="MG">
    <w:p w14:paraId="50C3812C" w14:textId="2C3C27BA" w:rsidR="00555ECD" w:rsidRDefault="00555ECD">
      <w:pPr>
        <w:pStyle w:val="CommentText"/>
      </w:pPr>
      <w:r>
        <w:rPr>
          <w:rStyle w:val="CommentReference"/>
        </w:rPr>
        <w:annotationRef/>
      </w:r>
      <w:r>
        <w:t>Does this help?</w:t>
      </w:r>
    </w:p>
  </w:comment>
  <w:comment w:id="1819" w:author="Madeline Galbraith" w:date="2022-06-14T13:10:00Z" w:initials="MG">
    <w:p w14:paraId="68FB6825" w14:textId="4D1C7750" w:rsidR="00BB6820" w:rsidRDefault="00BB682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FE2C6" w15:done="0"/>
  <w15:commentEx w15:paraId="1DFE1EFF" w15:done="0"/>
  <w15:commentEx w15:paraId="27EDAF80" w15:done="0"/>
  <w15:commentEx w15:paraId="1ABCC6AC" w15:done="0"/>
  <w15:commentEx w15:paraId="72F93DC3" w15:paraIdParent="1ABCC6AC" w15:done="0"/>
  <w15:commentEx w15:paraId="7B9D8E72" w15:done="0"/>
  <w15:commentEx w15:paraId="50C3812C" w15:paraIdParent="7B9D8E72"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32853" w16cex:dateUtc="2022-06-14T20:31:00Z"/>
  <w16cex:commentExtensible w16cex:durableId="2650CDDC" w16cex:dateUtc="2022-06-13T01:41:00Z"/>
  <w16cex:commentExtensible w16cex:durableId="2651E761" w16cex:dateUtc="2022-06-13T21:42: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FE2C6" w16cid:durableId="2650CCC5"/>
  <w16cid:commentId w16cid:paraId="1DFE1EFF" w16cid:durableId="2641A2C4"/>
  <w16cid:commentId w16cid:paraId="27EDAF80" w16cid:durableId="2650CD21"/>
  <w16cid:commentId w16cid:paraId="1ABCC6AC" w16cid:durableId="26509E72"/>
  <w16cid:commentId w16cid:paraId="72F93DC3" w16cid:durableId="26532853"/>
  <w16cid:commentId w16cid:paraId="7B9D8E72" w16cid:durableId="2650CDDC"/>
  <w16cid:commentId w16cid:paraId="50C3812C" w16cid:durableId="2651E761"/>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40A34" w14:textId="77777777" w:rsidR="00255F3E" w:rsidRDefault="00255F3E">
      <w:pPr>
        <w:spacing w:after="0"/>
      </w:pPr>
      <w:r>
        <w:separator/>
      </w:r>
    </w:p>
  </w:endnote>
  <w:endnote w:type="continuationSeparator" w:id="0">
    <w:p w14:paraId="382815CA" w14:textId="77777777" w:rsidR="00255F3E" w:rsidRDefault="00255F3E">
      <w:pPr>
        <w:spacing w:after="0"/>
      </w:pPr>
      <w:r>
        <w:continuationSeparator/>
      </w:r>
    </w:p>
  </w:endnote>
  <w:endnote w:type="continuationNotice" w:id="1">
    <w:p w14:paraId="0A392593" w14:textId="77777777" w:rsidR="00255F3E" w:rsidRDefault="00255F3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4A08A" w14:textId="77777777" w:rsidR="00255F3E" w:rsidRDefault="00255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D6336" w14:textId="77777777" w:rsidR="00255F3E" w:rsidRDefault="00255F3E">
      <w:r>
        <w:separator/>
      </w:r>
    </w:p>
  </w:footnote>
  <w:footnote w:type="continuationSeparator" w:id="0">
    <w:p w14:paraId="653FB8EF" w14:textId="77777777" w:rsidR="00255F3E" w:rsidRDefault="00255F3E">
      <w:r>
        <w:continuationSeparator/>
      </w:r>
    </w:p>
  </w:footnote>
  <w:footnote w:type="continuationNotice" w:id="1">
    <w:p w14:paraId="7B14814D" w14:textId="77777777" w:rsidR="00255F3E" w:rsidRDefault="00255F3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6003" w14:textId="77777777" w:rsidR="00255F3E" w:rsidRDefault="00255F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3581"/>
    <w:rsid w:val="00004362"/>
    <w:rsid w:val="00006416"/>
    <w:rsid w:val="00006970"/>
    <w:rsid w:val="00007827"/>
    <w:rsid w:val="0001047D"/>
    <w:rsid w:val="00011C8B"/>
    <w:rsid w:val="00011E4B"/>
    <w:rsid w:val="000121BE"/>
    <w:rsid w:val="000128DF"/>
    <w:rsid w:val="00012A48"/>
    <w:rsid w:val="00012D7C"/>
    <w:rsid w:val="0001350A"/>
    <w:rsid w:val="00016836"/>
    <w:rsid w:val="0002004B"/>
    <w:rsid w:val="000216D8"/>
    <w:rsid w:val="00022E63"/>
    <w:rsid w:val="00022F97"/>
    <w:rsid w:val="00023D15"/>
    <w:rsid w:val="00023DFE"/>
    <w:rsid w:val="00024146"/>
    <w:rsid w:val="000257AB"/>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B2C"/>
    <w:rsid w:val="00050F0E"/>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168B"/>
    <w:rsid w:val="000941E5"/>
    <w:rsid w:val="00094844"/>
    <w:rsid w:val="00094A06"/>
    <w:rsid w:val="00094E42"/>
    <w:rsid w:val="00095EA5"/>
    <w:rsid w:val="00096016"/>
    <w:rsid w:val="00096AEC"/>
    <w:rsid w:val="000A1B8E"/>
    <w:rsid w:val="000A5DCC"/>
    <w:rsid w:val="000A7ABC"/>
    <w:rsid w:val="000A7E38"/>
    <w:rsid w:val="000B062F"/>
    <w:rsid w:val="000B08A7"/>
    <w:rsid w:val="000B0E77"/>
    <w:rsid w:val="000B15D3"/>
    <w:rsid w:val="000B2C27"/>
    <w:rsid w:val="000B485D"/>
    <w:rsid w:val="000B5465"/>
    <w:rsid w:val="000B5A09"/>
    <w:rsid w:val="000C0ABA"/>
    <w:rsid w:val="000C0F18"/>
    <w:rsid w:val="000C18C2"/>
    <w:rsid w:val="000C352C"/>
    <w:rsid w:val="000C3A18"/>
    <w:rsid w:val="000C4055"/>
    <w:rsid w:val="000C426A"/>
    <w:rsid w:val="000C466B"/>
    <w:rsid w:val="000C48EA"/>
    <w:rsid w:val="000C4FB0"/>
    <w:rsid w:val="000C6808"/>
    <w:rsid w:val="000C6D60"/>
    <w:rsid w:val="000C7249"/>
    <w:rsid w:val="000C7A59"/>
    <w:rsid w:val="000D0538"/>
    <w:rsid w:val="000D25AF"/>
    <w:rsid w:val="000D2B34"/>
    <w:rsid w:val="000D42DD"/>
    <w:rsid w:val="000D63AC"/>
    <w:rsid w:val="000D6A64"/>
    <w:rsid w:val="000D6AEB"/>
    <w:rsid w:val="000D6FCE"/>
    <w:rsid w:val="000D7EB5"/>
    <w:rsid w:val="000E05B0"/>
    <w:rsid w:val="000E16DE"/>
    <w:rsid w:val="000E22B8"/>
    <w:rsid w:val="000E3738"/>
    <w:rsid w:val="000E3786"/>
    <w:rsid w:val="000E4450"/>
    <w:rsid w:val="000E4B95"/>
    <w:rsid w:val="000E5521"/>
    <w:rsid w:val="000E5F34"/>
    <w:rsid w:val="000E7E0B"/>
    <w:rsid w:val="000F0265"/>
    <w:rsid w:val="000F06B6"/>
    <w:rsid w:val="000F0C09"/>
    <w:rsid w:val="000F1FC8"/>
    <w:rsid w:val="000F3FC9"/>
    <w:rsid w:val="000F4AE0"/>
    <w:rsid w:val="000F5033"/>
    <w:rsid w:val="000F62BD"/>
    <w:rsid w:val="000F6386"/>
    <w:rsid w:val="000F7BC7"/>
    <w:rsid w:val="0010035D"/>
    <w:rsid w:val="00102B3F"/>
    <w:rsid w:val="00104F47"/>
    <w:rsid w:val="00105214"/>
    <w:rsid w:val="001060AA"/>
    <w:rsid w:val="00106D37"/>
    <w:rsid w:val="0010731D"/>
    <w:rsid w:val="00112940"/>
    <w:rsid w:val="00113E21"/>
    <w:rsid w:val="001155E9"/>
    <w:rsid w:val="001156AA"/>
    <w:rsid w:val="00116CF2"/>
    <w:rsid w:val="001179E4"/>
    <w:rsid w:val="00117B29"/>
    <w:rsid w:val="00121715"/>
    <w:rsid w:val="00121F49"/>
    <w:rsid w:val="0012213F"/>
    <w:rsid w:val="00123088"/>
    <w:rsid w:val="00123F43"/>
    <w:rsid w:val="0012488B"/>
    <w:rsid w:val="00124EF2"/>
    <w:rsid w:val="001257CA"/>
    <w:rsid w:val="001258A6"/>
    <w:rsid w:val="00126BB2"/>
    <w:rsid w:val="00130C98"/>
    <w:rsid w:val="001318AD"/>
    <w:rsid w:val="00131EBC"/>
    <w:rsid w:val="00133F92"/>
    <w:rsid w:val="001360CF"/>
    <w:rsid w:val="001367E6"/>
    <w:rsid w:val="00136A64"/>
    <w:rsid w:val="00137E8D"/>
    <w:rsid w:val="00141452"/>
    <w:rsid w:val="00143B50"/>
    <w:rsid w:val="00143EC2"/>
    <w:rsid w:val="00145200"/>
    <w:rsid w:val="00146711"/>
    <w:rsid w:val="0014758B"/>
    <w:rsid w:val="00150BB3"/>
    <w:rsid w:val="00153DC8"/>
    <w:rsid w:val="00160AF9"/>
    <w:rsid w:val="00164344"/>
    <w:rsid w:val="00164DB6"/>
    <w:rsid w:val="0016562D"/>
    <w:rsid w:val="0016591C"/>
    <w:rsid w:val="00165CE1"/>
    <w:rsid w:val="00167970"/>
    <w:rsid w:val="0017037D"/>
    <w:rsid w:val="00170F85"/>
    <w:rsid w:val="001713D6"/>
    <w:rsid w:val="00171565"/>
    <w:rsid w:val="00174B40"/>
    <w:rsid w:val="001815B1"/>
    <w:rsid w:val="001817B5"/>
    <w:rsid w:val="0018197D"/>
    <w:rsid w:val="00181AE7"/>
    <w:rsid w:val="0018219A"/>
    <w:rsid w:val="00182BBC"/>
    <w:rsid w:val="001834EF"/>
    <w:rsid w:val="00183509"/>
    <w:rsid w:val="00184A9E"/>
    <w:rsid w:val="00185337"/>
    <w:rsid w:val="00186588"/>
    <w:rsid w:val="00190AFE"/>
    <w:rsid w:val="0019272E"/>
    <w:rsid w:val="00193457"/>
    <w:rsid w:val="001937C8"/>
    <w:rsid w:val="001A0DAE"/>
    <w:rsid w:val="001A122D"/>
    <w:rsid w:val="001A1A85"/>
    <w:rsid w:val="001A5660"/>
    <w:rsid w:val="001A5774"/>
    <w:rsid w:val="001B04F0"/>
    <w:rsid w:val="001B1BDD"/>
    <w:rsid w:val="001B2AC1"/>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18C1"/>
    <w:rsid w:val="001E1DCB"/>
    <w:rsid w:val="001E68E7"/>
    <w:rsid w:val="001F2666"/>
    <w:rsid w:val="001F45F0"/>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3F84"/>
    <w:rsid w:val="00234813"/>
    <w:rsid w:val="00235A5D"/>
    <w:rsid w:val="002360FA"/>
    <w:rsid w:val="00240011"/>
    <w:rsid w:val="002402D1"/>
    <w:rsid w:val="00240E17"/>
    <w:rsid w:val="00242348"/>
    <w:rsid w:val="00244159"/>
    <w:rsid w:val="0024435B"/>
    <w:rsid w:val="00246E2C"/>
    <w:rsid w:val="00246E60"/>
    <w:rsid w:val="00247035"/>
    <w:rsid w:val="00250938"/>
    <w:rsid w:val="00250B22"/>
    <w:rsid w:val="002524A5"/>
    <w:rsid w:val="00252902"/>
    <w:rsid w:val="00253BD6"/>
    <w:rsid w:val="0025447F"/>
    <w:rsid w:val="00254C7F"/>
    <w:rsid w:val="00255F3E"/>
    <w:rsid w:val="00257523"/>
    <w:rsid w:val="00257613"/>
    <w:rsid w:val="00260263"/>
    <w:rsid w:val="0026050E"/>
    <w:rsid w:val="00262284"/>
    <w:rsid w:val="00262C38"/>
    <w:rsid w:val="002640FD"/>
    <w:rsid w:val="00265B69"/>
    <w:rsid w:val="00270383"/>
    <w:rsid w:val="002707CA"/>
    <w:rsid w:val="00272AB2"/>
    <w:rsid w:val="0027335E"/>
    <w:rsid w:val="00273664"/>
    <w:rsid w:val="002742FA"/>
    <w:rsid w:val="0027479E"/>
    <w:rsid w:val="0027482F"/>
    <w:rsid w:val="00275C5C"/>
    <w:rsid w:val="00276A5B"/>
    <w:rsid w:val="002812A3"/>
    <w:rsid w:val="002821CA"/>
    <w:rsid w:val="00282854"/>
    <w:rsid w:val="00282B95"/>
    <w:rsid w:val="00283835"/>
    <w:rsid w:val="0028447E"/>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0F0E"/>
    <w:rsid w:val="002B2A63"/>
    <w:rsid w:val="002B3507"/>
    <w:rsid w:val="002B47E3"/>
    <w:rsid w:val="002B4B23"/>
    <w:rsid w:val="002B530C"/>
    <w:rsid w:val="002B59C6"/>
    <w:rsid w:val="002B5DB8"/>
    <w:rsid w:val="002C08AD"/>
    <w:rsid w:val="002C16FF"/>
    <w:rsid w:val="002C1BD9"/>
    <w:rsid w:val="002C1E60"/>
    <w:rsid w:val="002C3561"/>
    <w:rsid w:val="002C6587"/>
    <w:rsid w:val="002C752F"/>
    <w:rsid w:val="002C76E3"/>
    <w:rsid w:val="002C7FFD"/>
    <w:rsid w:val="002D1DC5"/>
    <w:rsid w:val="002D2C55"/>
    <w:rsid w:val="002D385B"/>
    <w:rsid w:val="002D4F01"/>
    <w:rsid w:val="002D5F45"/>
    <w:rsid w:val="002D6A4F"/>
    <w:rsid w:val="002D6B43"/>
    <w:rsid w:val="002D7AE1"/>
    <w:rsid w:val="002D7C3B"/>
    <w:rsid w:val="002E26BF"/>
    <w:rsid w:val="002E3CDD"/>
    <w:rsid w:val="002E3E00"/>
    <w:rsid w:val="002E5FF0"/>
    <w:rsid w:val="002E7322"/>
    <w:rsid w:val="002E76B2"/>
    <w:rsid w:val="002F0AFD"/>
    <w:rsid w:val="002F304D"/>
    <w:rsid w:val="002F3EA9"/>
    <w:rsid w:val="002F44ED"/>
    <w:rsid w:val="002F4CA0"/>
    <w:rsid w:val="002F6A22"/>
    <w:rsid w:val="003015A5"/>
    <w:rsid w:val="003016F3"/>
    <w:rsid w:val="0030235D"/>
    <w:rsid w:val="00304944"/>
    <w:rsid w:val="00306563"/>
    <w:rsid w:val="00310448"/>
    <w:rsid w:val="0031215D"/>
    <w:rsid w:val="00312E6C"/>
    <w:rsid w:val="003153E6"/>
    <w:rsid w:val="00316504"/>
    <w:rsid w:val="00316CB1"/>
    <w:rsid w:val="00316CBB"/>
    <w:rsid w:val="00317051"/>
    <w:rsid w:val="00320BCE"/>
    <w:rsid w:val="003229AE"/>
    <w:rsid w:val="00323B4E"/>
    <w:rsid w:val="0032453A"/>
    <w:rsid w:val="0032462F"/>
    <w:rsid w:val="00324A40"/>
    <w:rsid w:val="0032528C"/>
    <w:rsid w:val="00325FB9"/>
    <w:rsid w:val="00330620"/>
    <w:rsid w:val="00333A5B"/>
    <w:rsid w:val="00334B17"/>
    <w:rsid w:val="003352BC"/>
    <w:rsid w:val="0033776F"/>
    <w:rsid w:val="00337D12"/>
    <w:rsid w:val="0034024B"/>
    <w:rsid w:val="0034134A"/>
    <w:rsid w:val="00343B5D"/>
    <w:rsid w:val="00344217"/>
    <w:rsid w:val="003456C6"/>
    <w:rsid w:val="0034583A"/>
    <w:rsid w:val="00346DCD"/>
    <w:rsid w:val="00347691"/>
    <w:rsid w:val="00347B56"/>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548D"/>
    <w:rsid w:val="0037600D"/>
    <w:rsid w:val="00376723"/>
    <w:rsid w:val="00376A9D"/>
    <w:rsid w:val="00376DFB"/>
    <w:rsid w:val="00380C0D"/>
    <w:rsid w:val="00382448"/>
    <w:rsid w:val="00382AC0"/>
    <w:rsid w:val="00384287"/>
    <w:rsid w:val="00384E58"/>
    <w:rsid w:val="0038569A"/>
    <w:rsid w:val="003857F2"/>
    <w:rsid w:val="00386FDF"/>
    <w:rsid w:val="00390322"/>
    <w:rsid w:val="00390396"/>
    <w:rsid w:val="00390C08"/>
    <w:rsid w:val="0039182F"/>
    <w:rsid w:val="003943A9"/>
    <w:rsid w:val="00395B8E"/>
    <w:rsid w:val="0039761E"/>
    <w:rsid w:val="00397B68"/>
    <w:rsid w:val="003A149E"/>
    <w:rsid w:val="003A18FA"/>
    <w:rsid w:val="003A2AD5"/>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723C"/>
    <w:rsid w:val="003D0A34"/>
    <w:rsid w:val="003D1235"/>
    <w:rsid w:val="003D29BC"/>
    <w:rsid w:val="003D3250"/>
    <w:rsid w:val="003D370C"/>
    <w:rsid w:val="003D41C1"/>
    <w:rsid w:val="003D572C"/>
    <w:rsid w:val="003D5A12"/>
    <w:rsid w:val="003D674D"/>
    <w:rsid w:val="003D6D0C"/>
    <w:rsid w:val="003D7169"/>
    <w:rsid w:val="003E1465"/>
    <w:rsid w:val="003E1C73"/>
    <w:rsid w:val="003E1EF7"/>
    <w:rsid w:val="003E407C"/>
    <w:rsid w:val="003E4F04"/>
    <w:rsid w:val="003E5A55"/>
    <w:rsid w:val="003E647F"/>
    <w:rsid w:val="003E71F4"/>
    <w:rsid w:val="003E7D90"/>
    <w:rsid w:val="003F13E2"/>
    <w:rsid w:val="003F19BA"/>
    <w:rsid w:val="003F2D9F"/>
    <w:rsid w:val="003F56AD"/>
    <w:rsid w:val="003F6002"/>
    <w:rsid w:val="003F6566"/>
    <w:rsid w:val="003F6CB1"/>
    <w:rsid w:val="003F75D1"/>
    <w:rsid w:val="003F7A30"/>
    <w:rsid w:val="0040027E"/>
    <w:rsid w:val="004047D5"/>
    <w:rsid w:val="00407B41"/>
    <w:rsid w:val="00407D3C"/>
    <w:rsid w:val="00407F6A"/>
    <w:rsid w:val="00411287"/>
    <w:rsid w:val="004116CE"/>
    <w:rsid w:val="00412E4D"/>
    <w:rsid w:val="00412F2E"/>
    <w:rsid w:val="00413352"/>
    <w:rsid w:val="004144E1"/>
    <w:rsid w:val="00414B59"/>
    <w:rsid w:val="004167E1"/>
    <w:rsid w:val="004168D7"/>
    <w:rsid w:val="00416EA4"/>
    <w:rsid w:val="00416EBB"/>
    <w:rsid w:val="00423B0C"/>
    <w:rsid w:val="00423FB7"/>
    <w:rsid w:val="00425137"/>
    <w:rsid w:val="00425A6D"/>
    <w:rsid w:val="00425BB3"/>
    <w:rsid w:val="00426950"/>
    <w:rsid w:val="0042730D"/>
    <w:rsid w:val="00430F7A"/>
    <w:rsid w:val="004342CC"/>
    <w:rsid w:val="00434455"/>
    <w:rsid w:val="004359AC"/>
    <w:rsid w:val="00435A28"/>
    <w:rsid w:val="00436115"/>
    <w:rsid w:val="0043678A"/>
    <w:rsid w:val="00436801"/>
    <w:rsid w:val="00436D4E"/>
    <w:rsid w:val="00436DC7"/>
    <w:rsid w:val="00440E53"/>
    <w:rsid w:val="00443ED2"/>
    <w:rsid w:val="00444EFC"/>
    <w:rsid w:val="00445E76"/>
    <w:rsid w:val="004512F4"/>
    <w:rsid w:val="004541A8"/>
    <w:rsid w:val="00454948"/>
    <w:rsid w:val="00455A36"/>
    <w:rsid w:val="00457136"/>
    <w:rsid w:val="0045732A"/>
    <w:rsid w:val="004605B0"/>
    <w:rsid w:val="004645A4"/>
    <w:rsid w:val="0046483A"/>
    <w:rsid w:val="00466D42"/>
    <w:rsid w:val="00466D9B"/>
    <w:rsid w:val="0046719A"/>
    <w:rsid w:val="0047062E"/>
    <w:rsid w:val="00470ADE"/>
    <w:rsid w:val="004715D9"/>
    <w:rsid w:val="00471793"/>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92FB3"/>
    <w:rsid w:val="00493E6E"/>
    <w:rsid w:val="004A10A5"/>
    <w:rsid w:val="004A15AC"/>
    <w:rsid w:val="004A5623"/>
    <w:rsid w:val="004A5665"/>
    <w:rsid w:val="004A67A2"/>
    <w:rsid w:val="004A6811"/>
    <w:rsid w:val="004A74C1"/>
    <w:rsid w:val="004B0528"/>
    <w:rsid w:val="004B2609"/>
    <w:rsid w:val="004B6ACB"/>
    <w:rsid w:val="004B7743"/>
    <w:rsid w:val="004B7C35"/>
    <w:rsid w:val="004C245F"/>
    <w:rsid w:val="004C25DE"/>
    <w:rsid w:val="004C2828"/>
    <w:rsid w:val="004C2846"/>
    <w:rsid w:val="004C3645"/>
    <w:rsid w:val="004C3F9A"/>
    <w:rsid w:val="004C4B1E"/>
    <w:rsid w:val="004C4B8C"/>
    <w:rsid w:val="004C4F9D"/>
    <w:rsid w:val="004C5076"/>
    <w:rsid w:val="004C75C0"/>
    <w:rsid w:val="004C7F90"/>
    <w:rsid w:val="004D16FB"/>
    <w:rsid w:val="004D3F44"/>
    <w:rsid w:val="004D4A8E"/>
    <w:rsid w:val="004D5BDE"/>
    <w:rsid w:val="004E0DF6"/>
    <w:rsid w:val="004E1A5E"/>
    <w:rsid w:val="004E29B3"/>
    <w:rsid w:val="004E2DC1"/>
    <w:rsid w:val="004E3AD0"/>
    <w:rsid w:val="004E4352"/>
    <w:rsid w:val="004E5079"/>
    <w:rsid w:val="004E5782"/>
    <w:rsid w:val="004F0ADB"/>
    <w:rsid w:val="004F0E12"/>
    <w:rsid w:val="004F11EA"/>
    <w:rsid w:val="004F30F1"/>
    <w:rsid w:val="004F3509"/>
    <w:rsid w:val="004F465A"/>
    <w:rsid w:val="004F4EBB"/>
    <w:rsid w:val="004F4F92"/>
    <w:rsid w:val="004F5CA6"/>
    <w:rsid w:val="004F7E53"/>
    <w:rsid w:val="00500656"/>
    <w:rsid w:val="0050300D"/>
    <w:rsid w:val="00503ACB"/>
    <w:rsid w:val="00503BF7"/>
    <w:rsid w:val="00506DAC"/>
    <w:rsid w:val="00511AC0"/>
    <w:rsid w:val="00511DE1"/>
    <w:rsid w:val="00512BCC"/>
    <w:rsid w:val="0051473A"/>
    <w:rsid w:val="00514FC2"/>
    <w:rsid w:val="00515A76"/>
    <w:rsid w:val="00516551"/>
    <w:rsid w:val="00522748"/>
    <w:rsid w:val="0052360D"/>
    <w:rsid w:val="00523B29"/>
    <w:rsid w:val="005253AF"/>
    <w:rsid w:val="005261C8"/>
    <w:rsid w:val="005274B5"/>
    <w:rsid w:val="00527912"/>
    <w:rsid w:val="00531F14"/>
    <w:rsid w:val="00533D12"/>
    <w:rsid w:val="00533F63"/>
    <w:rsid w:val="00535D5F"/>
    <w:rsid w:val="005375E7"/>
    <w:rsid w:val="00537F1E"/>
    <w:rsid w:val="00540378"/>
    <w:rsid w:val="00542CCC"/>
    <w:rsid w:val="00545480"/>
    <w:rsid w:val="00546D42"/>
    <w:rsid w:val="0054726F"/>
    <w:rsid w:val="005500BD"/>
    <w:rsid w:val="005506B5"/>
    <w:rsid w:val="00551F47"/>
    <w:rsid w:val="00555ECD"/>
    <w:rsid w:val="005602EF"/>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13B1"/>
    <w:rsid w:val="005823B8"/>
    <w:rsid w:val="005823F5"/>
    <w:rsid w:val="00583A0F"/>
    <w:rsid w:val="005864FE"/>
    <w:rsid w:val="00586C48"/>
    <w:rsid w:val="00590D07"/>
    <w:rsid w:val="005A1E8E"/>
    <w:rsid w:val="005A2746"/>
    <w:rsid w:val="005A415E"/>
    <w:rsid w:val="005A727F"/>
    <w:rsid w:val="005A72DC"/>
    <w:rsid w:val="005B0412"/>
    <w:rsid w:val="005B09E4"/>
    <w:rsid w:val="005B357C"/>
    <w:rsid w:val="005B4156"/>
    <w:rsid w:val="005B4192"/>
    <w:rsid w:val="005B460F"/>
    <w:rsid w:val="005B6326"/>
    <w:rsid w:val="005B6839"/>
    <w:rsid w:val="005B696E"/>
    <w:rsid w:val="005B6CD3"/>
    <w:rsid w:val="005B6E3F"/>
    <w:rsid w:val="005B7F70"/>
    <w:rsid w:val="005C051F"/>
    <w:rsid w:val="005C0794"/>
    <w:rsid w:val="005C0AFF"/>
    <w:rsid w:val="005C15BD"/>
    <w:rsid w:val="005C1FA8"/>
    <w:rsid w:val="005C2EC8"/>
    <w:rsid w:val="005C4506"/>
    <w:rsid w:val="005C5C1E"/>
    <w:rsid w:val="005C668A"/>
    <w:rsid w:val="005C7485"/>
    <w:rsid w:val="005D0C41"/>
    <w:rsid w:val="005D312F"/>
    <w:rsid w:val="005D4066"/>
    <w:rsid w:val="005D7566"/>
    <w:rsid w:val="005E3F80"/>
    <w:rsid w:val="005E5E8B"/>
    <w:rsid w:val="005E66A5"/>
    <w:rsid w:val="005F0AB9"/>
    <w:rsid w:val="005F1A9B"/>
    <w:rsid w:val="005F1C7E"/>
    <w:rsid w:val="005F21E4"/>
    <w:rsid w:val="005F288E"/>
    <w:rsid w:val="005F2A0D"/>
    <w:rsid w:val="005F3285"/>
    <w:rsid w:val="005F3588"/>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5D3"/>
    <w:rsid w:val="00616941"/>
    <w:rsid w:val="00620DB8"/>
    <w:rsid w:val="00621606"/>
    <w:rsid w:val="00622B8C"/>
    <w:rsid w:val="006230F7"/>
    <w:rsid w:val="0062468A"/>
    <w:rsid w:val="00626ED6"/>
    <w:rsid w:val="00627954"/>
    <w:rsid w:val="00627FD2"/>
    <w:rsid w:val="00630D2B"/>
    <w:rsid w:val="00632ADE"/>
    <w:rsid w:val="00633A28"/>
    <w:rsid w:val="00636448"/>
    <w:rsid w:val="006370E0"/>
    <w:rsid w:val="00637E51"/>
    <w:rsid w:val="00643A7E"/>
    <w:rsid w:val="00644CE6"/>
    <w:rsid w:val="00645AEC"/>
    <w:rsid w:val="006464B4"/>
    <w:rsid w:val="00646AF3"/>
    <w:rsid w:val="00650EAE"/>
    <w:rsid w:val="00651FF5"/>
    <w:rsid w:val="00652967"/>
    <w:rsid w:val="00652DF7"/>
    <w:rsid w:val="00653281"/>
    <w:rsid w:val="00654B6E"/>
    <w:rsid w:val="00655AC8"/>
    <w:rsid w:val="00656B07"/>
    <w:rsid w:val="00660517"/>
    <w:rsid w:val="0066222D"/>
    <w:rsid w:val="006626FD"/>
    <w:rsid w:val="00662F96"/>
    <w:rsid w:val="006640B2"/>
    <w:rsid w:val="00665985"/>
    <w:rsid w:val="00666FC3"/>
    <w:rsid w:val="006704A3"/>
    <w:rsid w:val="00670604"/>
    <w:rsid w:val="006735CD"/>
    <w:rsid w:val="006744D3"/>
    <w:rsid w:val="006753FC"/>
    <w:rsid w:val="00676704"/>
    <w:rsid w:val="006806CF"/>
    <w:rsid w:val="00681845"/>
    <w:rsid w:val="00682546"/>
    <w:rsid w:val="0068645C"/>
    <w:rsid w:val="00687ACD"/>
    <w:rsid w:val="00690173"/>
    <w:rsid w:val="00691368"/>
    <w:rsid w:val="00692C32"/>
    <w:rsid w:val="0069566E"/>
    <w:rsid w:val="00696C3D"/>
    <w:rsid w:val="006A073A"/>
    <w:rsid w:val="006A2F65"/>
    <w:rsid w:val="006A300D"/>
    <w:rsid w:val="006A76A0"/>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E0834"/>
    <w:rsid w:val="006E4874"/>
    <w:rsid w:val="006E6615"/>
    <w:rsid w:val="006E7263"/>
    <w:rsid w:val="006E7A66"/>
    <w:rsid w:val="006F0095"/>
    <w:rsid w:val="006F0E07"/>
    <w:rsid w:val="006F17C0"/>
    <w:rsid w:val="006F1CAD"/>
    <w:rsid w:val="006F2709"/>
    <w:rsid w:val="006F27FB"/>
    <w:rsid w:val="006F45CF"/>
    <w:rsid w:val="006F48CA"/>
    <w:rsid w:val="006F5EB7"/>
    <w:rsid w:val="006F6F61"/>
    <w:rsid w:val="00701556"/>
    <w:rsid w:val="00701EB7"/>
    <w:rsid w:val="0070470B"/>
    <w:rsid w:val="0070600F"/>
    <w:rsid w:val="00707B64"/>
    <w:rsid w:val="007107DB"/>
    <w:rsid w:val="00710FD7"/>
    <w:rsid w:val="00713357"/>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48AE"/>
    <w:rsid w:val="0073620E"/>
    <w:rsid w:val="007362C7"/>
    <w:rsid w:val="00737A8B"/>
    <w:rsid w:val="00737E5D"/>
    <w:rsid w:val="00741979"/>
    <w:rsid w:val="0074329A"/>
    <w:rsid w:val="00744D1D"/>
    <w:rsid w:val="00745B87"/>
    <w:rsid w:val="00746184"/>
    <w:rsid w:val="0074762D"/>
    <w:rsid w:val="0074799B"/>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892"/>
    <w:rsid w:val="00773DA5"/>
    <w:rsid w:val="007749E4"/>
    <w:rsid w:val="00774ED7"/>
    <w:rsid w:val="007755AD"/>
    <w:rsid w:val="00775AD4"/>
    <w:rsid w:val="007776CD"/>
    <w:rsid w:val="007776FA"/>
    <w:rsid w:val="007809DA"/>
    <w:rsid w:val="00781C5E"/>
    <w:rsid w:val="007824DC"/>
    <w:rsid w:val="0078286D"/>
    <w:rsid w:val="00784D58"/>
    <w:rsid w:val="00790842"/>
    <w:rsid w:val="007908D9"/>
    <w:rsid w:val="007924D5"/>
    <w:rsid w:val="00793778"/>
    <w:rsid w:val="00794F8C"/>
    <w:rsid w:val="007955C8"/>
    <w:rsid w:val="007A0E90"/>
    <w:rsid w:val="007A19BD"/>
    <w:rsid w:val="007A3C13"/>
    <w:rsid w:val="007A59A5"/>
    <w:rsid w:val="007B0DE9"/>
    <w:rsid w:val="007B15B9"/>
    <w:rsid w:val="007B1AF8"/>
    <w:rsid w:val="007B1B06"/>
    <w:rsid w:val="007B1EFE"/>
    <w:rsid w:val="007B2764"/>
    <w:rsid w:val="007B3482"/>
    <w:rsid w:val="007B3905"/>
    <w:rsid w:val="007B49C2"/>
    <w:rsid w:val="007B5872"/>
    <w:rsid w:val="007B6A98"/>
    <w:rsid w:val="007C22C2"/>
    <w:rsid w:val="007C2954"/>
    <w:rsid w:val="007C2A46"/>
    <w:rsid w:val="007C3D61"/>
    <w:rsid w:val="007C47D9"/>
    <w:rsid w:val="007C60DE"/>
    <w:rsid w:val="007C6EF7"/>
    <w:rsid w:val="007C753D"/>
    <w:rsid w:val="007D27F9"/>
    <w:rsid w:val="007D2EA3"/>
    <w:rsid w:val="007D31CE"/>
    <w:rsid w:val="007D3AAB"/>
    <w:rsid w:val="007D3BEF"/>
    <w:rsid w:val="007D502B"/>
    <w:rsid w:val="007D7565"/>
    <w:rsid w:val="007E15C5"/>
    <w:rsid w:val="007E1951"/>
    <w:rsid w:val="007E1DE8"/>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7920"/>
    <w:rsid w:val="00801FD9"/>
    <w:rsid w:val="008021A5"/>
    <w:rsid w:val="008025D0"/>
    <w:rsid w:val="00802858"/>
    <w:rsid w:val="00803B76"/>
    <w:rsid w:val="00804980"/>
    <w:rsid w:val="00805F7E"/>
    <w:rsid w:val="008109C6"/>
    <w:rsid w:val="00813C8A"/>
    <w:rsid w:val="00813D67"/>
    <w:rsid w:val="00813FA3"/>
    <w:rsid w:val="00814DD9"/>
    <w:rsid w:val="00815647"/>
    <w:rsid w:val="00815DF6"/>
    <w:rsid w:val="008168E9"/>
    <w:rsid w:val="00817708"/>
    <w:rsid w:val="00817A31"/>
    <w:rsid w:val="00820BE7"/>
    <w:rsid w:val="00820FDC"/>
    <w:rsid w:val="008227C3"/>
    <w:rsid w:val="00822AFF"/>
    <w:rsid w:val="0082493E"/>
    <w:rsid w:val="008258D0"/>
    <w:rsid w:val="00827803"/>
    <w:rsid w:val="008300BF"/>
    <w:rsid w:val="0083082D"/>
    <w:rsid w:val="008321D6"/>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4BD"/>
    <w:rsid w:val="008824DA"/>
    <w:rsid w:val="008825DB"/>
    <w:rsid w:val="008854A9"/>
    <w:rsid w:val="00885780"/>
    <w:rsid w:val="00885C62"/>
    <w:rsid w:val="00886586"/>
    <w:rsid w:val="0088680F"/>
    <w:rsid w:val="00891A2B"/>
    <w:rsid w:val="00893BA2"/>
    <w:rsid w:val="00893DF9"/>
    <w:rsid w:val="0089457E"/>
    <w:rsid w:val="008964DC"/>
    <w:rsid w:val="0089691B"/>
    <w:rsid w:val="0089719C"/>
    <w:rsid w:val="008A2F53"/>
    <w:rsid w:val="008A4D33"/>
    <w:rsid w:val="008A5918"/>
    <w:rsid w:val="008A7072"/>
    <w:rsid w:val="008B09BC"/>
    <w:rsid w:val="008B0E65"/>
    <w:rsid w:val="008B2870"/>
    <w:rsid w:val="008B2B61"/>
    <w:rsid w:val="008B4018"/>
    <w:rsid w:val="008B6022"/>
    <w:rsid w:val="008B71DF"/>
    <w:rsid w:val="008B7824"/>
    <w:rsid w:val="008C060B"/>
    <w:rsid w:val="008C0AFE"/>
    <w:rsid w:val="008C1F28"/>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E6C"/>
    <w:rsid w:val="00900D10"/>
    <w:rsid w:val="00901B36"/>
    <w:rsid w:val="00901F80"/>
    <w:rsid w:val="009021C5"/>
    <w:rsid w:val="009027A5"/>
    <w:rsid w:val="00903B41"/>
    <w:rsid w:val="00904E93"/>
    <w:rsid w:val="0090504D"/>
    <w:rsid w:val="0090725F"/>
    <w:rsid w:val="0090796F"/>
    <w:rsid w:val="00910039"/>
    <w:rsid w:val="00912CEB"/>
    <w:rsid w:val="009146C5"/>
    <w:rsid w:val="00915D1A"/>
    <w:rsid w:val="009217EF"/>
    <w:rsid w:val="009224AA"/>
    <w:rsid w:val="00926A3C"/>
    <w:rsid w:val="009304EB"/>
    <w:rsid w:val="0093067B"/>
    <w:rsid w:val="0093139A"/>
    <w:rsid w:val="009320CD"/>
    <w:rsid w:val="00932991"/>
    <w:rsid w:val="0093369B"/>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60357"/>
    <w:rsid w:val="00960B9A"/>
    <w:rsid w:val="009622A5"/>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42F"/>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5268"/>
    <w:rsid w:val="009C5942"/>
    <w:rsid w:val="009C781A"/>
    <w:rsid w:val="009D19CB"/>
    <w:rsid w:val="009D32C4"/>
    <w:rsid w:val="009D458B"/>
    <w:rsid w:val="009D52C3"/>
    <w:rsid w:val="009D5E95"/>
    <w:rsid w:val="009E1347"/>
    <w:rsid w:val="009E1FA2"/>
    <w:rsid w:val="009E2BD5"/>
    <w:rsid w:val="009E35AA"/>
    <w:rsid w:val="009E37DD"/>
    <w:rsid w:val="009E4133"/>
    <w:rsid w:val="009E571B"/>
    <w:rsid w:val="009E6219"/>
    <w:rsid w:val="009E7164"/>
    <w:rsid w:val="009F185C"/>
    <w:rsid w:val="009F1A19"/>
    <w:rsid w:val="009F1C29"/>
    <w:rsid w:val="009F2C6E"/>
    <w:rsid w:val="009F3C1E"/>
    <w:rsid w:val="009F676A"/>
    <w:rsid w:val="009F76F2"/>
    <w:rsid w:val="009F7ACF"/>
    <w:rsid w:val="00A00254"/>
    <w:rsid w:val="00A00643"/>
    <w:rsid w:val="00A019B5"/>
    <w:rsid w:val="00A0215C"/>
    <w:rsid w:val="00A03B7C"/>
    <w:rsid w:val="00A06BEA"/>
    <w:rsid w:val="00A06D93"/>
    <w:rsid w:val="00A0757F"/>
    <w:rsid w:val="00A076F2"/>
    <w:rsid w:val="00A079C9"/>
    <w:rsid w:val="00A1304A"/>
    <w:rsid w:val="00A13231"/>
    <w:rsid w:val="00A143F5"/>
    <w:rsid w:val="00A14E14"/>
    <w:rsid w:val="00A152AD"/>
    <w:rsid w:val="00A15D65"/>
    <w:rsid w:val="00A163F5"/>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4002"/>
    <w:rsid w:val="00A34A86"/>
    <w:rsid w:val="00A364FB"/>
    <w:rsid w:val="00A3665C"/>
    <w:rsid w:val="00A36B78"/>
    <w:rsid w:val="00A41708"/>
    <w:rsid w:val="00A43BF4"/>
    <w:rsid w:val="00A4402A"/>
    <w:rsid w:val="00A4588D"/>
    <w:rsid w:val="00A45CC9"/>
    <w:rsid w:val="00A5060C"/>
    <w:rsid w:val="00A50717"/>
    <w:rsid w:val="00A533E1"/>
    <w:rsid w:val="00A5366D"/>
    <w:rsid w:val="00A549A5"/>
    <w:rsid w:val="00A55927"/>
    <w:rsid w:val="00A56204"/>
    <w:rsid w:val="00A56B02"/>
    <w:rsid w:val="00A57558"/>
    <w:rsid w:val="00A577A2"/>
    <w:rsid w:val="00A61586"/>
    <w:rsid w:val="00A62BF5"/>
    <w:rsid w:val="00A642BD"/>
    <w:rsid w:val="00A6480D"/>
    <w:rsid w:val="00A651FA"/>
    <w:rsid w:val="00A663F1"/>
    <w:rsid w:val="00A711DD"/>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63BF"/>
    <w:rsid w:val="00A86724"/>
    <w:rsid w:val="00A87DCF"/>
    <w:rsid w:val="00A90123"/>
    <w:rsid w:val="00A90AAA"/>
    <w:rsid w:val="00A93A17"/>
    <w:rsid w:val="00A94F67"/>
    <w:rsid w:val="00A95ABB"/>
    <w:rsid w:val="00AA06CB"/>
    <w:rsid w:val="00AA0ACC"/>
    <w:rsid w:val="00AA1DB0"/>
    <w:rsid w:val="00AA242A"/>
    <w:rsid w:val="00AA49A8"/>
    <w:rsid w:val="00AA62D6"/>
    <w:rsid w:val="00AA6512"/>
    <w:rsid w:val="00AA78CB"/>
    <w:rsid w:val="00AB0932"/>
    <w:rsid w:val="00AB0B7C"/>
    <w:rsid w:val="00AB1730"/>
    <w:rsid w:val="00AB1AEA"/>
    <w:rsid w:val="00AB3182"/>
    <w:rsid w:val="00AB3245"/>
    <w:rsid w:val="00AB4280"/>
    <w:rsid w:val="00AB428B"/>
    <w:rsid w:val="00AB4E6B"/>
    <w:rsid w:val="00AB6FC0"/>
    <w:rsid w:val="00AB7423"/>
    <w:rsid w:val="00AB7ACC"/>
    <w:rsid w:val="00AB7DE1"/>
    <w:rsid w:val="00AB7E89"/>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61AE"/>
    <w:rsid w:val="00AE62D6"/>
    <w:rsid w:val="00AE6CCC"/>
    <w:rsid w:val="00AE6DF1"/>
    <w:rsid w:val="00AE7340"/>
    <w:rsid w:val="00AF09D0"/>
    <w:rsid w:val="00AF0EA3"/>
    <w:rsid w:val="00AF2A17"/>
    <w:rsid w:val="00AF2E37"/>
    <w:rsid w:val="00AF3BBE"/>
    <w:rsid w:val="00AF7D0B"/>
    <w:rsid w:val="00B0149B"/>
    <w:rsid w:val="00B02BF3"/>
    <w:rsid w:val="00B0334A"/>
    <w:rsid w:val="00B03A60"/>
    <w:rsid w:val="00B060CD"/>
    <w:rsid w:val="00B1059A"/>
    <w:rsid w:val="00B10DB4"/>
    <w:rsid w:val="00B13196"/>
    <w:rsid w:val="00B14F62"/>
    <w:rsid w:val="00B15542"/>
    <w:rsid w:val="00B15E5A"/>
    <w:rsid w:val="00B16AA9"/>
    <w:rsid w:val="00B17052"/>
    <w:rsid w:val="00B1793B"/>
    <w:rsid w:val="00B20762"/>
    <w:rsid w:val="00B21516"/>
    <w:rsid w:val="00B22096"/>
    <w:rsid w:val="00B22650"/>
    <w:rsid w:val="00B22835"/>
    <w:rsid w:val="00B22848"/>
    <w:rsid w:val="00B22B4B"/>
    <w:rsid w:val="00B22CAB"/>
    <w:rsid w:val="00B23008"/>
    <w:rsid w:val="00B245DB"/>
    <w:rsid w:val="00B25CF3"/>
    <w:rsid w:val="00B263D8"/>
    <w:rsid w:val="00B27246"/>
    <w:rsid w:val="00B32C78"/>
    <w:rsid w:val="00B33374"/>
    <w:rsid w:val="00B33DC3"/>
    <w:rsid w:val="00B33FCD"/>
    <w:rsid w:val="00B3428A"/>
    <w:rsid w:val="00B36F91"/>
    <w:rsid w:val="00B41236"/>
    <w:rsid w:val="00B423DC"/>
    <w:rsid w:val="00B43409"/>
    <w:rsid w:val="00B43535"/>
    <w:rsid w:val="00B438B3"/>
    <w:rsid w:val="00B50C75"/>
    <w:rsid w:val="00B51684"/>
    <w:rsid w:val="00B519EE"/>
    <w:rsid w:val="00B52600"/>
    <w:rsid w:val="00B52736"/>
    <w:rsid w:val="00B53F03"/>
    <w:rsid w:val="00B556E6"/>
    <w:rsid w:val="00B5681E"/>
    <w:rsid w:val="00B56EFF"/>
    <w:rsid w:val="00B56F53"/>
    <w:rsid w:val="00B5728E"/>
    <w:rsid w:val="00B60CBD"/>
    <w:rsid w:val="00B61C00"/>
    <w:rsid w:val="00B61DDF"/>
    <w:rsid w:val="00B629A9"/>
    <w:rsid w:val="00B62EE9"/>
    <w:rsid w:val="00B634CB"/>
    <w:rsid w:val="00B6538C"/>
    <w:rsid w:val="00B65741"/>
    <w:rsid w:val="00B65A1C"/>
    <w:rsid w:val="00B66318"/>
    <w:rsid w:val="00B676AE"/>
    <w:rsid w:val="00B70391"/>
    <w:rsid w:val="00B70E81"/>
    <w:rsid w:val="00B72C15"/>
    <w:rsid w:val="00B72FAD"/>
    <w:rsid w:val="00B7332D"/>
    <w:rsid w:val="00B7401C"/>
    <w:rsid w:val="00B74317"/>
    <w:rsid w:val="00B74409"/>
    <w:rsid w:val="00B74F54"/>
    <w:rsid w:val="00B774E0"/>
    <w:rsid w:val="00B80254"/>
    <w:rsid w:val="00B804C4"/>
    <w:rsid w:val="00B82959"/>
    <w:rsid w:val="00B8298A"/>
    <w:rsid w:val="00B86B75"/>
    <w:rsid w:val="00B86BE4"/>
    <w:rsid w:val="00B875B5"/>
    <w:rsid w:val="00B9064E"/>
    <w:rsid w:val="00B947BD"/>
    <w:rsid w:val="00B94D65"/>
    <w:rsid w:val="00B957AC"/>
    <w:rsid w:val="00B976AC"/>
    <w:rsid w:val="00B97CF1"/>
    <w:rsid w:val="00B97EE1"/>
    <w:rsid w:val="00BA0BBA"/>
    <w:rsid w:val="00BA4A03"/>
    <w:rsid w:val="00BA4CCB"/>
    <w:rsid w:val="00BA5160"/>
    <w:rsid w:val="00BA5802"/>
    <w:rsid w:val="00BA7923"/>
    <w:rsid w:val="00BB12D9"/>
    <w:rsid w:val="00BB1B45"/>
    <w:rsid w:val="00BB243E"/>
    <w:rsid w:val="00BB2BB7"/>
    <w:rsid w:val="00BB3164"/>
    <w:rsid w:val="00BB6800"/>
    <w:rsid w:val="00BB6820"/>
    <w:rsid w:val="00BB6FF7"/>
    <w:rsid w:val="00BB7620"/>
    <w:rsid w:val="00BC1958"/>
    <w:rsid w:val="00BC1BFF"/>
    <w:rsid w:val="00BC48D5"/>
    <w:rsid w:val="00BC4902"/>
    <w:rsid w:val="00BC5D83"/>
    <w:rsid w:val="00BC6439"/>
    <w:rsid w:val="00BC6A5D"/>
    <w:rsid w:val="00BC6D9B"/>
    <w:rsid w:val="00BC74B2"/>
    <w:rsid w:val="00BD14CF"/>
    <w:rsid w:val="00BD1AE2"/>
    <w:rsid w:val="00BD1D0F"/>
    <w:rsid w:val="00BD2A15"/>
    <w:rsid w:val="00BD35E4"/>
    <w:rsid w:val="00BD381E"/>
    <w:rsid w:val="00BD5103"/>
    <w:rsid w:val="00BD6D73"/>
    <w:rsid w:val="00BD75A4"/>
    <w:rsid w:val="00BD7D7F"/>
    <w:rsid w:val="00BE005E"/>
    <w:rsid w:val="00BE0C77"/>
    <w:rsid w:val="00BE20CC"/>
    <w:rsid w:val="00BE245D"/>
    <w:rsid w:val="00BE2B94"/>
    <w:rsid w:val="00BE2C1D"/>
    <w:rsid w:val="00BE3788"/>
    <w:rsid w:val="00BE584B"/>
    <w:rsid w:val="00BE6EF0"/>
    <w:rsid w:val="00BE7C78"/>
    <w:rsid w:val="00BF0DCA"/>
    <w:rsid w:val="00BF11F6"/>
    <w:rsid w:val="00BF18C6"/>
    <w:rsid w:val="00BF217A"/>
    <w:rsid w:val="00BF2B0A"/>
    <w:rsid w:val="00BF3007"/>
    <w:rsid w:val="00BF3587"/>
    <w:rsid w:val="00BF5587"/>
    <w:rsid w:val="00BF5914"/>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5808"/>
    <w:rsid w:val="00C36279"/>
    <w:rsid w:val="00C3707C"/>
    <w:rsid w:val="00C370A3"/>
    <w:rsid w:val="00C3798F"/>
    <w:rsid w:val="00C37D76"/>
    <w:rsid w:val="00C40B55"/>
    <w:rsid w:val="00C422E8"/>
    <w:rsid w:val="00C42766"/>
    <w:rsid w:val="00C42BFF"/>
    <w:rsid w:val="00C42CCE"/>
    <w:rsid w:val="00C460D8"/>
    <w:rsid w:val="00C473A7"/>
    <w:rsid w:val="00C50FAF"/>
    <w:rsid w:val="00C53166"/>
    <w:rsid w:val="00C53283"/>
    <w:rsid w:val="00C55A3D"/>
    <w:rsid w:val="00C55BDC"/>
    <w:rsid w:val="00C5686B"/>
    <w:rsid w:val="00C6162E"/>
    <w:rsid w:val="00C61810"/>
    <w:rsid w:val="00C62173"/>
    <w:rsid w:val="00C623EF"/>
    <w:rsid w:val="00C62A62"/>
    <w:rsid w:val="00C63366"/>
    <w:rsid w:val="00C6405A"/>
    <w:rsid w:val="00C659A9"/>
    <w:rsid w:val="00C65A20"/>
    <w:rsid w:val="00C65BFC"/>
    <w:rsid w:val="00C674EA"/>
    <w:rsid w:val="00C725A2"/>
    <w:rsid w:val="00C733C8"/>
    <w:rsid w:val="00C73E31"/>
    <w:rsid w:val="00C7476A"/>
    <w:rsid w:val="00C748CE"/>
    <w:rsid w:val="00C74F40"/>
    <w:rsid w:val="00C80668"/>
    <w:rsid w:val="00C8164A"/>
    <w:rsid w:val="00C831D5"/>
    <w:rsid w:val="00C85420"/>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B0229"/>
    <w:rsid w:val="00CB1496"/>
    <w:rsid w:val="00CB1A5F"/>
    <w:rsid w:val="00CB2D25"/>
    <w:rsid w:val="00CB3C1F"/>
    <w:rsid w:val="00CB6B34"/>
    <w:rsid w:val="00CB6C38"/>
    <w:rsid w:val="00CB6C51"/>
    <w:rsid w:val="00CC2261"/>
    <w:rsid w:val="00CC29EF"/>
    <w:rsid w:val="00CC34E9"/>
    <w:rsid w:val="00CC5D87"/>
    <w:rsid w:val="00CD01CC"/>
    <w:rsid w:val="00CD0C8C"/>
    <w:rsid w:val="00CD3010"/>
    <w:rsid w:val="00CD3FBE"/>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15998"/>
    <w:rsid w:val="00D20020"/>
    <w:rsid w:val="00D20788"/>
    <w:rsid w:val="00D22597"/>
    <w:rsid w:val="00D2603D"/>
    <w:rsid w:val="00D26B91"/>
    <w:rsid w:val="00D26C5C"/>
    <w:rsid w:val="00D31021"/>
    <w:rsid w:val="00D31D1F"/>
    <w:rsid w:val="00D331A9"/>
    <w:rsid w:val="00D34071"/>
    <w:rsid w:val="00D34DCD"/>
    <w:rsid w:val="00D3572D"/>
    <w:rsid w:val="00D35D03"/>
    <w:rsid w:val="00D3608D"/>
    <w:rsid w:val="00D3668A"/>
    <w:rsid w:val="00D367E6"/>
    <w:rsid w:val="00D3781D"/>
    <w:rsid w:val="00D415CE"/>
    <w:rsid w:val="00D420EF"/>
    <w:rsid w:val="00D430EB"/>
    <w:rsid w:val="00D4351B"/>
    <w:rsid w:val="00D459E0"/>
    <w:rsid w:val="00D463C5"/>
    <w:rsid w:val="00D46407"/>
    <w:rsid w:val="00D47D9E"/>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75978"/>
    <w:rsid w:val="00D82EA9"/>
    <w:rsid w:val="00D85CA8"/>
    <w:rsid w:val="00D862F4"/>
    <w:rsid w:val="00D903A3"/>
    <w:rsid w:val="00D90475"/>
    <w:rsid w:val="00D906C0"/>
    <w:rsid w:val="00D90860"/>
    <w:rsid w:val="00D9200B"/>
    <w:rsid w:val="00D930A1"/>
    <w:rsid w:val="00D93750"/>
    <w:rsid w:val="00D938B8"/>
    <w:rsid w:val="00D94830"/>
    <w:rsid w:val="00D95DF5"/>
    <w:rsid w:val="00DA1ABF"/>
    <w:rsid w:val="00DA2C84"/>
    <w:rsid w:val="00DA2FF2"/>
    <w:rsid w:val="00DA62FD"/>
    <w:rsid w:val="00DA6422"/>
    <w:rsid w:val="00DA6A14"/>
    <w:rsid w:val="00DB03DD"/>
    <w:rsid w:val="00DB0DEE"/>
    <w:rsid w:val="00DB2D53"/>
    <w:rsid w:val="00DB35AF"/>
    <w:rsid w:val="00DB3A10"/>
    <w:rsid w:val="00DB3C19"/>
    <w:rsid w:val="00DB599B"/>
    <w:rsid w:val="00DC1BA0"/>
    <w:rsid w:val="00DC2689"/>
    <w:rsid w:val="00DC2E52"/>
    <w:rsid w:val="00DC7048"/>
    <w:rsid w:val="00DC7665"/>
    <w:rsid w:val="00DC77BF"/>
    <w:rsid w:val="00DC7A5A"/>
    <w:rsid w:val="00DD5C86"/>
    <w:rsid w:val="00DD616E"/>
    <w:rsid w:val="00DD7CA3"/>
    <w:rsid w:val="00DD7D00"/>
    <w:rsid w:val="00DE2325"/>
    <w:rsid w:val="00DE34EA"/>
    <w:rsid w:val="00DE36CD"/>
    <w:rsid w:val="00DE37C0"/>
    <w:rsid w:val="00DE4223"/>
    <w:rsid w:val="00DE437B"/>
    <w:rsid w:val="00DE5539"/>
    <w:rsid w:val="00DE56FA"/>
    <w:rsid w:val="00DE7FA5"/>
    <w:rsid w:val="00DF6AF7"/>
    <w:rsid w:val="00DF6D8A"/>
    <w:rsid w:val="00DF7C77"/>
    <w:rsid w:val="00DF7E26"/>
    <w:rsid w:val="00E006F9"/>
    <w:rsid w:val="00E00C4A"/>
    <w:rsid w:val="00E01ADA"/>
    <w:rsid w:val="00E02DE2"/>
    <w:rsid w:val="00E036B3"/>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0380"/>
    <w:rsid w:val="00E315A3"/>
    <w:rsid w:val="00E321E8"/>
    <w:rsid w:val="00E32D8A"/>
    <w:rsid w:val="00E334F8"/>
    <w:rsid w:val="00E3439C"/>
    <w:rsid w:val="00E343BC"/>
    <w:rsid w:val="00E3446C"/>
    <w:rsid w:val="00E3507E"/>
    <w:rsid w:val="00E3774A"/>
    <w:rsid w:val="00E4063A"/>
    <w:rsid w:val="00E40A6D"/>
    <w:rsid w:val="00E40C86"/>
    <w:rsid w:val="00E42427"/>
    <w:rsid w:val="00E428C6"/>
    <w:rsid w:val="00E43077"/>
    <w:rsid w:val="00E444F4"/>
    <w:rsid w:val="00E454F5"/>
    <w:rsid w:val="00E462F4"/>
    <w:rsid w:val="00E46322"/>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47B1"/>
    <w:rsid w:val="00E74A95"/>
    <w:rsid w:val="00E754E4"/>
    <w:rsid w:val="00E75946"/>
    <w:rsid w:val="00E80CB9"/>
    <w:rsid w:val="00E842C7"/>
    <w:rsid w:val="00E8467D"/>
    <w:rsid w:val="00E870C2"/>
    <w:rsid w:val="00E90D5A"/>
    <w:rsid w:val="00E918D0"/>
    <w:rsid w:val="00E9224F"/>
    <w:rsid w:val="00E9300C"/>
    <w:rsid w:val="00E95E84"/>
    <w:rsid w:val="00E973A2"/>
    <w:rsid w:val="00E979FC"/>
    <w:rsid w:val="00EA124F"/>
    <w:rsid w:val="00EA1653"/>
    <w:rsid w:val="00EA1F02"/>
    <w:rsid w:val="00EA277A"/>
    <w:rsid w:val="00EA5D7E"/>
    <w:rsid w:val="00EA60C8"/>
    <w:rsid w:val="00EB2B46"/>
    <w:rsid w:val="00EB3D7F"/>
    <w:rsid w:val="00EB59CD"/>
    <w:rsid w:val="00EB5DA2"/>
    <w:rsid w:val="00EB62BE"/>
    <w:rsid w:val="00EB7EC1"/>
    <w:rsid w:val="00EC33E3"/>
    <w:rsid w:val="00EC38A7"/>
    <w:rsid w:val="00EC3B63"/>
    <w:rsid w:val="00EC40EC"/>
    <w:rsid w:val="00EC57DB"/>
    <w:rsid w:val="00EC62BE"/>
    <w:rsid w:val="00EC6D95"/>
    <w:rsid w:val="00EC7A8E"/>
    <w:rsid w:val="00ED53FA"/>
    <w:rsid w:val="00ED5FEF"/>
    <w:rsid w:val="00ED7298"/>
    <w:rsid w:val="00EE16FA"/>
    <w:rsid w:val="00EE3A7C"/>
    <w:rsid w:val="00EE4954"/>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CC4"/>
    <w:rsid w:val="00F12410"/>
    <w:rsid w:val="00F1404A"/>
    <w:rsid w:val="00F159CD"/>
    <w:rsid w:val="00F16605"/>
    <w:rsid w:val="00F16849"/>
    <w:rsid w:val="00F17120"/>
    <w:rsid w:val="00F17A2A"/>
    <w:rsid w:val="00F17D20"/>
    <w:rsid w:val="00F20BB1"/>
    <w:rsid w:val="00F21264"/>
    <w:rsid w:val="00F2176D"/>
    <w:rsid w:val="00F224B4"/>
    <w:rsid w:val="00F22702"/>
    <w:rsid w:val="00F241D3"/>
    <w:rsid w:val="00F2458D"/>
    <w:rsid w:val="00F2496D"/>
    <w:rsid w:val="00F24FE0"/>
    <w:rsid w:val="00F261CA"/>
    <w:rsid w:val="00F269DE"/>
    <w:rsid w:val="00F273F7"/>
    <w:rsid w:val="00F2770C"/>
    <w:rsid w:val="00F27A5F"/>
    <w:rsid w:val="00F32986"/>
    <w:rsid w:val="00F33997"/>
    <w:rsid w:val="00F33E02"/>
    <w:rsid w:val="00F340BE"/>
    <w:rsid w:val="00F34C80"/>
    <w:rsid w:val="00F34FE0"/>
    <w:rsid w:val="00F364D0"/>
    <w:rsid w:val="00F36739"/>
    <w:rsid w:val="00F36989"/>
    <w:rsid w:val="00F37624"/>
    <w:rsid w:val="00F42688"/>
    <w:rsid w:val="00F42A6B"/>
    <w:rsid w:val="00F4492C"/>
    <w:rsid w:val="00F450A2"/>
    <w:rsid w:val="00F472E6"/>
    <w:rsid w:val="00F524D3"/>
    <w:rsid w:val="00F54301"/>
    <w:rsid w:val="00F56552"/>
    <w:rsid w:val="00F566E2"/>
    <w:rsid w:val="00F5743C"/>
    <w:rsid w:val="00F57B4C"/>
    <w:rsid w:val="00F6232A"/>
    <w:rsid w:val="00F62DC4"/>
    <w:rsid w:val="00F63491"/>
    <w:rsid w:val="00F672F0"/>
    <w:rsid w:val="00F70D4F"/>
    <w:rsid w:val="00F73AA8"/>
    <w:rsid w:val="00F741B1"/>
    <w:rsid w:val="00F81222"/>
    <w:rsid w:val="00F82E2A"/>
    <w:rsid w:val="00F834A7"/>
    <w:rsid w:val="00F83C17"/>
    <w:rsid w:val="00F8476A"/>
    <w:rsid w:val="00F86A31"/>
    <w:rsid w:val="00F86D02"/>
    <w:rsid w:val="00F873A4"/>
    <w:rsid w:val="00F876FC"/>
    <w:rsid w:val="00F87756"/>
    <w:rsid w:val="00F878AB"/>
    <w:rsid w:val="00F91174"/>
    <w:rsid w:val="00F939CD"/>
    <w:rsid w:val="00F946C7"/>
    <w:rsid w:val="00F9573C"/>
    <w:rsid w:val="00F95D40"/>
    <w:rsid w:val="00FA00BA"/>
    <w:rsid w:val="00FA29EA"/>
    <w:rsid w:val="00FB1CDF"/>
    <w:rsid w:val="00FB677A"/>
    <w:rsid w:val="00FB6AD1"/>
    <w:rsid w:val="00FC20B8"/>
    <w:rsid w:val="00FC28F1"/>
    <w:rsid w:val="00FC31CC"/>
    <w:rsid w:val="00FC5DE9"/>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36DD"/>
    <w:rsid w:val="00FF40C0"/>
    <w:rsid w:val="00FF446F"/>
    <w:rsid w:val="00FF4999"/>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rsid w:val="00255F3E"/>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i/>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sid w:val="00255F3E"/>
    <w:rPr>
      <w:vertAlign w:val="superscript"/>
    </w:rPr>
  </w:style>
  <w:style w:type="character" w:styleId="Hyperlink">
    <w:name w:val="Hyperlink"/>
    <w:basedOn w:val="CaptionChar"/>
    <w:rsid w:val="00255F3E"/>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sid w:val="00255F3E"/>
    <w:rPr>
      <w:rFonts w:ascii="Consolas" w:hAnsi="Consolas"/>
      <w:b/>
      <w:color w:val="007020"/>
      <w:sz w:val="22"/>
    </w:rPr>
  </w:style>
  <w:style w:type="character" w:customStyle="1" w:styleId="DataTypeTok">
    <w:name w:val="DataTypeTok"/>
    <w:basedOn w:val="VerbatimChar"/>
    <w:rsid w:val="00255F3E"/>
    <w:rPr>
      <w:rFonts w:ascii="Consolas" w:hAnsi="Consolas"/>
      <w:color w:val="902000"/>
      <w:sz w:val="22"/>
    </w:rPr>
  </w:style>
  <w:style w:type="character" w:customStyle="1" w:styleId="DecValTok">
    <w:name w:val="DecValTok"/>
    <w:basedOn w:val="VerbatimChar"/>
    <w:rsid w:val="00255F3E"/>
    <w:rPr>
      <w:rFonts w:ascii="Consolas" w:hAnsi="Consolas"/>
      <w:color w:val="40A070"/>
      <w:sz w:val="22"/>
    </w:rPr>
  </w:style>
  <w:style w:type="character" w:customStyle="1" w:styleId="BaseNTok">
    <w:name w:val="BaseNTok"/>
    <w:basedOn w:val="VerbatimChar"/>
    <w:rsid w:val="00255F3E"/>
    <w:rPr>
      <w:rFonts w:ascii="Consolas" w:hAnsi="Consolas"/>
      <w:color w:val="40A070"/>
      <w:sz w:val="22"/>
    </w:rPr>
  </w:style>
  <w:style w:type="character" w:customStyle="1" w:styleId="FloatTok">
    <w:name w:val="FloatTok"/>
    <w:basedOn w:val="VerbatimChar"/>
    <w:rsid w:val="00255F3E"/>
    <w:rPr>
      <w:rFonts w:ascii="Consolas" w:hAnsi="Consolas"/>
      <w:color w:val="40A070"/>
      <w:sz w:val="22"/>
    </w:rPr>
  </w:style>
  <w:style w:type="character" w:customStyle="1" w:styleId="ConstantTok">
    <w:name w:val="ConstantTok"/>
    <w:basedOn w:val="VerbatimChar"/>
    <w:rsid w:val="00255F3E"/>
    <w:rPr>
      <w:rFonts w:ascii="Consolas" w:hAnsi="Consolas"/>
      <w:color w:val="880000"/>
      <w:sz w:val="22"/>
    </w:rPr>
  </w:style>
  <w:style w:type="character" w:customStyle="1" w:styleId="CharTok">
    <w:name w:val="CharTok"/>
    <w:basedOn w:val="VerbatimChar"/>
    <w:rsid w:val="00255F3E"/>
    <w:rPr>
      <w:rFonts w:ascii="Consolas" w:hAnsi="Consolas"/>
      <w:color w:val="4070A0"/>
      <w:sz w:val="22"/>
    </w:rPr>
  </w:style>
  <w:style w:type="character" w:customStyle="1" w:styleId="SpecialCharTok">
    <w:name w:val="SpecialCharTok"/>
    <w:basedOn w:val="VerbatimChar"/>
    <w:rsid w:val="00255F3E"/>
    <w:rPr>
      <w:rFonts w:ascii="Consolas" w:hAnsi="Consolas"/>
      <w:color w:val="4070A0"/>
      <w:sz w:val="22"/>
    </w:rPr>
  </w:style>
  <w:style w:type="character" w:customStyle="1" w:styleId="StringTok">
    <w:name w:val="StringTok"/>
    <w:basedOn w:val="VerbatimChar"/>
    <w:rsid w:val="00255F3E"/>
    <w:rPr>
      <w:rFonts w:ascii="Consolas" w:hAnsi="Consolas"/>
      <w:color w:val="4070A0"/>
      <w:sz w:val="22"/>
    </w:rPr>
  </w:style>
  <w:style w:type="character" w:customStyle="1" w:styleId="VerbatimStringTok">
    <w:name w:val="VerbatimStringTok"/>
    <w:basedOn w:val="VerbatimChar"/>
    <w:rsid w:val="00255F3E"/>
    <w:rPr>
      <w:rFonts w:ascii="Consolas" w:hAnsi="Consolas"/>
      <w:color w:val="4070A0"/>
      <w:sz w:val="22"/>
    </w:rPr>
  </w:style>
  <w:style w:type="character" w:customStyle="1" w:styleId="SpecialStringTok">
    <w:name w:val="SpecialStringTok"/>
    <w:basedOn w:val="VerbatimChar"/>
    <w:rsid w:val="00255F3E"/>
    <w:rPr>
      <w:rFonts w:ascii="Consolas" w:hAnsi="Consolas"/>
      <w:color w:val="BB6688"/>
      <w:sz w:val="22"/>
    </w:rPr>
  </w:style>
  <w:style w:type="character" w:customStyle="1" w:styleId="ImportTok">
    <w:name w:val="ImportTok"/>
    <w:basedOn w:val="VerbatimChar"/>
    <w:rsid w:val="00255F3E"/>
    <w:rPr>
      <w:rFonts w:ascii="Consolas" w:hAnsi="Consolas"/>
      <w:sz w:val="22"/>
    </w:rPr>
  </w:style>
  <w:style w:type="character" w:customStyle="1" w:styleId="CommentTok">
    <w:name w:val="CommentTok"/>
    <w:basedOn w:val="VerbatimChar"/>
    <w:rsid w:val="00255F3E"/>
    <w:rPr>
      <w:rFonts w:ascii="Consolas" w:hAnsi="Consolas"/>
      <w:i/>
      <w:color w:val="60A0B0"/>
      <w:sz w:val="22"/>
    </w:rPr>
  </w:style>
  <w:style w:type="character" w:customStyle="1" w:styleId="DocumentationTok">
    <w:name w:val="DocumentationTok"/>
    <w:basedOn w:val="VerbatimChar"/>
    <w:rsid w:val="00255F3E"/>
    <w:rPr>
      <w:rFonts w:ascii="Consolas" w:hAnsi="Consolas"/>
      <w:i/>
      <w:color w:val="BA2121"/>
      <w:sz w:val="22"/>
    </w:rPr>
  </w:style>
  <w:style w:type="character" w:customStyle="1" w:styleId="AnnotationTok">
    <w:name w:val="AnnotationTok"/>
    <w:basedOn w:val="VerbatimChar"/>
    <w:rsid w:val="00255F3E"/>
    <w:rPr>
      <w:rFonts w:ascii="Consolas" w:hAnsi="Consolas"/>
      <w:b/>
      <w:i/>
      <w:color w:val="60A0B0"/>
      <w:sz w:val="22"/>
    </w:rPr>
  </w:style>
  <w:style w:type="character" w:customStyle="1" w:styleId="CommentVarTok">
    <w:name w:val="CommentVarTok"/>
    <w:basedOn w:val="VerbatimChar"/>
    <w:rsid w:val="00255F3E"/>
    <w:rPr>
      <w:rFonts w:ascii="Consolas" w:hAnsi="Consolas"/>
      <w:b/>
      <w:i/>
      <w:color w:val="60A0B0"/>
      <w:sz w:val="22"/>
    </w:rPr>
  </w:style>
  <w:style w:type="character" w:customStyle="1" w:styleId="OtherTok">
    <w:name w:val="OtherTok"/>
    <w:basedOn w:val="VerbatimChar"/>
    <w:rsid w:val="00255F3E"/>
    <w:rPr>
      <w:rFonts w:ascii="Consolas" w:hAnsi="Consolas"/>
      <w:color w:val="007020"/>
      <w:sz w:val="22"/>
    </w:rPr>
  </w:style>
  <w:style w:type="character" w:customStyle="1" w:styleId="FunctionTok">
    <w:name w:val="FunctionTok"/>
    <w:basedOn w:val="VerbatimChar"/>
    <w:rsid w:val="00255F3E"/>
    <w:rPr>
      <w:rFonts w:ascii="Consolas" w:hAnsi="Consolas"/>
      <w:color w:val="06287E"/>
      <w:sz w:val="22"/>
    </w:rPr>
  </w:style>
  <w:style w:type="character" w:customStyle="1" w:styleId="VariableTok">
    <w:name w:val="VariableTok"/>
    <w:basedOn w:val="VerbatimChar"/>
    <w:rsid w:val="00255F3E"/>
    <w:rPr>
      <w:rFonts w:ascii="Consolas" w:hAnsi="Consolas"/>
      <w:color w:val="19177C"/>
      <w:sz w:val="22"/>
    </w:rPr>
  </w:style>
  <w:style w:type="character" w:customStyle="1" w:styleId="ControlFlowTok">
    <w:name w:val="ControlFlowTok"/>
    <w:basedOn w:val="VerbatimChar"/>
    <w:rsid w:val="00255F3E"/>
    <w:rPr>
      <w:rFonts w:ascii="Consolas" w:hAnsi="Consolas"/>
      <w:b/>
      <w:color w:val="007020"/>
      <w:sz w:val="22"/>
    </w:rPr>
  </w:style>
  <w:style w:type="character" w:customStyle="1" w:styleId="OperatorTok">
    <w:name w:val="OperatorTok"/>
    <w:basedOn w:val="VerbatimChar"/>
    <w:rsid w:val="00255F3E"/>
    <w:rPr>
      <w:rFonts w:ascii="Consolas" w:hAnsi="Consolas"/>
      <w:color w:val="666666"/>
      <w:sz w:val="22"/>
    </w:rPr>
  </w:style>
  <w:style w:type="character" w:customStyle="1" w:styleId="BuiltInTok">
    <w:name w:val="BuiltInTok"/>
    <w:basedOn w:val="VerbatimChar"/>
    <w:rsid w:val="00255F3E"/>
    <w:rPr>
      <w:rFonts w:ascii="Consolas" w:hAnsi="Consolas"/>
      <w:sz w:val="22"/>
    </w:rPr>
  </w:style>
  <w:style w:type="character" w:customStyle="1" w:styleId="ExtensionTok">
    <w:name w:val="ExtensionTok"/>
    <w:basedOn w:val="VerbatimChar"/>
    <w:rsid w:val="00255F3E"/>
    <w:rPr>
      <w:rFonts w:ascii="Consolas" w:hAnsi="Consolas"/>
      <w:sz w:val="22"/>
    </w:rPr>
  </w:style>
  <w:style w:type="character" w:customStyle="1" w:styleId="PreprocessorTok">
    <w:name w:val="PreprocessorTok"/>
    <w:basedOn w:val="VerbatimChar"/>
    <w:rsid w:val="00255F3E"/>
    <w:rPr>
      <w:rFonts w:ascii="Consolas" w:hAnsi="Consolas"/>
      <w:color w:val="BC7A00"/>
      <w:sz w:val="22"/>
    </w:rPr>
  </w:style>
  <w:style w:type="character" w:customStyle="1" w:styleId="AttributeTok">
    <w:name w:val="AttributeTok"/>
    <w:basedOn w:val="VerbatimChar"/>
    <w:rsid w:val="00255F3E"/>
    <w:rPr>
      <w:rFonts w:ascii="Consolas" w:hAnsi="Consolas"/>
      <w:color w:val="7D9029"/>
      <w:sz w:val="22"/>
    </w:rPr>
  </w:style>
  <w:style w:type="character" w:customStyle="1" w:styleId="RegionMarkerTok">
    <w:name w:val="RegionMarkerTok"/>
    <w:basedOn w:val="VerbatimChar"/>
    <w:rsid w:val="00255F3E"/>
    <w:rPr>
      <w:rFonts w:ascii="Consolas" w:hAnsi="Consolas"/>
      <w:sz w:val="22"/>
    </w:rPr>
  </w:style>
  <w:style w:type="character" w:customStyle="1" w:styleId="InformationTok">
    <w:name w:val="InformationTok"/>
    <w:basedOn w:val="VerbatimChar"/>
    <w:rsid w:val="00255F3E"/>
    <w:rPr>
      <w:rFonts w:ascii="Consolas" w:hAnsi="Consolas"/>
      <w:b/>
      <w:i/>
      <w:color w:val="60A0B0"/>
      <w:sz w:val="22"/>
    </w:rPr>
  </w:style>
  <w:style w:type="character" w:customStyle="1" w:styleId="WarningTok">
    <w:name w:val="WarningTok"/>
    <w:basedOn w:val="VerbatimChar"/>
    <w:rsid w:val="00255F3E"/>
    <w:rPr>
      <w:rFonts w:ascii="Consolas" w:hAnsi="Consolas"/>
      <w:b/>
      <w:i/>
      <w:color w:val="60A0B0"/>
      <w:sz w:val="22"/>
    </w:rPr>
  </w:style>
  <w:style w:type="character" w:customStyle="1" w:styleId="AlertTok">
    <w:name w:val="AlertTok"/>
    <w:basedOn w:val="VerbatimChar"/>
    <w:rsid w:val="00255F3E"/>
    <w:rPr>
      <w:rFonts w:ascii="Consolas" w:hAnsi="Consolas"/>
      <w:b/>
      <w:color w:val="FF0000"/>
      <w:sz w:val="22"/>
    </w:rPr>
  </w:style>
  <w:style w:type="character" w:customStyle="1" w:styleId="ErrorTok">
    <w:name w:val="ErrorTok"/>
    <w:basedOn w:val="VerbatimChar"/>
    <w:rsid w:val="00255F3E"/>
    <w:rPr>
      <w:rFonts w:ascii="Consolas" w:hAnsi="Consolas"/>
      <w:b/>
      <w:color w:val="FF0000"/>
      <w:sz w:val="22"/>
    </w:rPr>
  </w:style>
  <w:style w:type="character" w:customStyle="1" w:styleId="NormalTok">
    <w:name w:val="NormalTok"/>
    <w:basedOn w:val="VerbatimChar"/>
    <w:rsid w:val="00255F3E"/>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5.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BD7300E90BC240B39310CD1C056D655E"/>
        <w:category>
          <w:name w:val="General"/>
          <w:gallery w:val="placeholder"/>
        </w:category>
        <w:types>
          <w:type w:val="bbPlcHdr"/>
        </w:types>
        <w:behaviors>
          <w:behavior w:val="content"/>
        </w:behaviors>
        <w:guid w:val="{B90B3A96-E13B-45F3-9A3B-94B6D85E8742}"/>
      </w:docPartPr>
      <w:docPartBody>
        <w:p w:rsidR="00352D72" w:rsidRDefault="00933696" w:rsidP="00933696">
          <w:pPr>
            <w:pStyle w:val="BD7300E90BC240B39310CD1C056D655E"/>
          </w:pPr>
          <w:r w:rsidRPr="003D0477">
            <w:rPr>
              <w:rStyle w:val="PlaceholderText"/>
            </w:rPr>
            <w:t>Click or tap here to enter text.</w:t>
          </w:r>
        </w:p>
      </w:docPartBody>
    </w:docPart>
    <w:docPart>
      <w:docPartPr>
        <w:name w:val="C018F2F145BC46B9BE3201FE4EED1A83"/>
        <w:category>
          <w:name w:val="General"/>
          <w:gallery w:val="placeholder"/>
        </w:category>
        <w:types>
          <w:type w:val="bbPlcHdr"/>
        </w:types>
        <w:behaviors>
          <w:behavior w:val="content"/>
        </w:behaviors>
        <w:guid w:val="{8CE28D3C-24EA-485B-B9EE-E41E4824DAF4}"/>
      </w:docPartPr>
      <w:docPartBody>
        <w:p w:rsidR="00352D72" w:rsidRDefault="00933696" w:rsidP="00933696">
          <w:pPr>
            <w:pStyle w:val="C018F2F145BC46B9BE3201FE4EED1A83"/>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
      <w:docPartPr>
        <w:name w:val="D5325A9D3A0C42AAA835EFFC289EB9C0"/>
        <w:category>
          <w:name w:val="General"/>
          <w:gallery w:val="placeholder"/>
        </w:category>
        <w:types>
          <w:type w:val="bbPlcHdr"/>
        </w:types>
        <w:behaviors>
          <w:behavior w:val="content"/>
        </w:behaviors>
        <w:guid w:val="{56CB2619-3BE1-4B95-9A93-0A5C7F22C543}"/>
      </w:docPartPr>
      <w:docPartBody>
        <w:p w:rsidR="00000000" w:rsidRDefault="00C608D8">
          <w:pPr>
            <w:pStyle w:val="D5325A9D3A0C42AAA835EFFC289EB9C0"/>
          </w:pPr>
          <w:r w:rsidRPr="003D0477">
            <w:rPr>
              <w:rStyle w:val="PlaceholderText"/>
            </w:rPr>
            <w:t>Click or tap here to enter text.</w:t>
          </w:r>
        </w:p>
      </w:docPartBody>
    </w:docPart>
    <w:docPart>
      <w:docPartPr>
        <w:name w:val="A37D6AB81E2944038963087E4AB38FC0"/>
        <w:category>
          <w:name w:val="General"/>
          <w:gallery w:val="placeholder"/>
        </w:category>
        <w:types>
          <w:type w:val="bbPlcHdr"/>
        </w:types>
        <w:behaviors>
          <w:behavior w:val="content"/>
        </w:behaviors>
        <w:guid w:val="{AE21E279-67FD-44C0-A2A8-4CA82F89F5DA}"/>
      </w:docPartPr>
      <w:docPartBody>
        <w:p w:rsidR="00000000" w:rsidRDefault="00165EEC">
          <w:pPr>
            <w:pStyle w:val="A37D6AB81E2944038963087E4AB38FC0"/>
          </w:pPr>
          <w:r w:rsidRPr="003D0477">
            <w:rPr>
              <w:rStyle w:val="PlaceholderText"/>
            </w:rPr>
            <w:t>Click or tap here to enter text.</w:t>
          </w:r>
        </w:p>
      </w:docPartBody>
    </w:docPart>
    <w:docPart>
      <w:docPartPr>
        <w:name w:val="36F7072F3A7B4192B48CEE10F926FDAA"/>
        <w:category>
          <w:name w:val="General"/>
          <w:gallery w:val="placeholder"/>
        </w:category>
        <w:types>
          <w:type w:val="bbPlcHdr"/>
        </w:types>
        <w:behaviors>
          <w:behavior w:val="content"/>
        </w:behaviors>
        <w:guid w:val="{527165C5-2E73-4C7D-B54E-91B8AFCD782C}"/>
      </w:docPartPr>
      <w:docPartBody>
        <w:p w:rsidR="00000000" w:rsidRDefault="00C608D8">
          <w:pPr>
            <w:pStyle w:val="36F7072F3A7B4192B48CEE10F926FDAA"/>
          </w:pPr>
          <w:r w:rsidRPr="003D0477">
            <w:rPr>
              <w:rStyle w:val="PlaceholderText"/>
            </w:rPr>
            <w:t>Click or tap here to enter text.</w:t>
          </w:r>
        </w:p>
      </w:docPartBody>
    </w:docPart>
    <w:docPart>
      <w:docPartPr>
        <w:name w:val="02F903D534C04F2691AD9017F8CFBF1F"/>
        <w:category>
          <w:name w:val="General"/>
          <w:gallery w:val="placeholder"/>
        </w:category>
        <w:types>
          <w:type w:val="bbPlcHdr"/>
        </w:types>
        <w:behaviors>
          <w:behavior w:val="content"/>
        </w:behaviors>
        <w:guid w:val="{CA0C675E-19C0-42A9-A53F-AAABFAFB2063}"/>
      </w:docPartPr>
      <w:docPartBody>
        <w:p w:rsidR="00000000" w:rsidRDefault="00C608D8">
          <w:pPr>
            <w:pStyle w:val="02F903D534C04F2691AD9017F8CFBF1F"/>
          </w:pPr>
          <w:r w:rsidRPr="003D0477">
            <w:rPr>
              <w:rStyle w:val="PlaceholderText"/>
            </w:rPr>
            <w:t>Click or tap here to enter text.</w:t>
          </w:r>
        </w:p>
      </w:docPartBody>
    </w:docPart>
    <w:docPart>
      <w:docPartPr>
        <w:name w:val="0B0ADB566E97487588AB1DF9CA6A43B1"/>
        <w:category>
          <w:name w:val="General"/>
          <w:gallery w:val="placeholder"/>
        </w:category>
        <w:types>
          <w:type w:val="bbPlcHdr"/>
        </w:types>
        <w:behaviors>
          <w:behavior w:val="content"/>
        </w:behaviors>
        <w:guid w:val="{C0012456-3B40-478A-A096-2E907490CEED}"/>
      </w:docPartPr>
      <w:docPartBody>
        <w:p w:rsidR="00000000" w:rsidRDefault="00933696">
          <w:pPr>
            <w:pStyle w:val="0B0ADB566E97487588AB1DF9CA6A43B1"/>
          </w:pPr>
          <w:r w:rsidRPr="003D0477">
            <w:rPr>
              <w:rStyle w:val="PlaceholderText"/>
            </w:rPr>
            <w:t>Click or tap here to enter text.</w:t>
          </w:r>
        </w:p>
      </w:docPartBody>
    </w:docPart>
    <w:docPart>
      <w:docPartPr>
        <w:name w:val="115164BCF3C540CBA79AC762E154CD70"/>
        <w:category>
          <w:name w:val="General"/>
          <w:gallery w:val="placeholder"/>
        </w:category>
        <w:types>
          <w:type w:val="bbPlcHdr"/>
        </w:types>
        <w:behaviors>
          <w:behavior w:val="content"/>
        </w:behaviors>
        <w:guid w:val="{DCEEC1B7-9711-4277-A6D4-C1AA2CD38518}"/>
      </w:docPartPr>
      <w:docPartBody>
        <w:p w:rsidR="00000000" w:rsidRDefault="00933696">
          <w:pPr>
            <w:pStyle w:val="115164BCF3C540CBA79AC762E154CD70"/>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E50A5"/>
    <w:rsid w:val="00122A42"/>
    <w:rsid w:val="00142F32"/>
    <w:rsid w:val="00165EEC"/>
    <w:rsid w:val="001D707B"/>
    <w:rsid w:val="001E4796"/>
    <w:rsid w:val="002112C9"/>
    <w:rsid w:val="00215A28"/>
    <w:rsid w:val="0027291E"/>
    <w:rsid w:val="002836DC"/>
    <w:rsid w:val="00293B44"/>
    <w:rsid w:val="00352D72"/>
    <w:rsid w:val="003723E3"/>
    <w:rsid w:val="00395409"/>
    <w:rsid w:val="00420004"/>
    <w:rsid w:val="004500DB"/>
    <w:rsid w:val="00494B16"/>
    <w:rsid w:val="0052486E"/>
    <w:rsid w:val="005F10A3"/>
    <w:rsid w:val="006E5321"/>
    <w:rsid w:val="00723A47"/>
    <w:rsid w:val="00754D3D"/>
    <w:rsid w:val="008A7060"/>
    <w:rsid w:val="008B51AA"/>
    <w:rsid w:val="008C7954"/>
    <w:rsid w:val="009245DF"/>
    <w:rsid w:val="00933696"/>
    <w:rsid w:val="00962761"/>
    <w:rsid w:val="00973CD3"/>
    <w:rsid w:val="00974A88"/>
    <w:rsid w:val="00980D46"/>
    <w:rsid w:val="00983818"/>
    <w:rsid w:val="009B6257"/>
    <w:rsid w:val="009C3628"/>
    <w:rsid w:val="009C5ACB"/>
    <w:rsid w:val="009F5495"/>
    <w:rsid w:val="00A65E11"/>
    <w:rsid w:val="00AC0154"/>
    <w:rsid w:val="00AC7029"/>
    <w:rsid w:val="00B337D7"/>
    <w:rsid w:val="00B81A44"/>
    <w:rsid w:val="00BB18DC"/>
    <w:rsid w:val="00BB7FA9"/>
    <w:rsid w:val="00BF2CB9"/>
    <w:rsid w:val="00C15F82"/>
    <w:rsid w:val="00C608D8"/>
    <w:rsid w:val="00C63BAE"/>
    <w:rsid w:val="00C66980"/>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083E"/>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81A44"/>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BD7300E90BC240B39310CD1C056D655E">
    <w:name w:val="BD7300E90BC240B39310CD1C056D655E"/>
    <w:rsid w:val="00933696"/>
  </w:style>
  <w:style w:type="paragraph" w:customStyle="1" w:styleId="C018F2F145BC46B9BE3201FE4EED1A83">
    <w:name w:val="C018F2F145BC46B9BE3201FE4EED1A83"/>
    <w:rsid w:val="00933696"/>
  </w:style>
  <w:style w:type="paragraph" w:customStyle="1" w:styleId="01AC62B8CACC449EA5605DA0D8BD9445">
    <w:name w:val="01AC62B8CACC449EA5605DA0D8BD9445"/>
    <w:rsid w:val="00215A28"/>
  </w:style>
  <w:style w:type="paragraph" w:customStyle="1" w:styleId="D5325A9D3A0C42AAA835EFFC289EB9C0">
    <w:name w:val="D5325A9D3A0C42AAA835EFFC289EB9C0"/>
  </w:style>
  <w:style w:type="paragraph" w:customStyle="1" w:styleId="A37D6AB81E2944038963087E4AB38FC0">
    <w:name w:val="A37D6AB81E2944038963087E4AB38FC0"/>
  </w:style>
  <w:style w:type="paragraph" w:customStyle="1" w:styleId="36F7072F3A7B4192B48CEE10F926FDAA">
    <w:name w:val="36F7072F3A7B4192B48CEE10F926FDAA"/>
  </w:style>
  <w:style w:type="paragraph" w:customStyle="1" w:styleId="02F903D534C04F2691AD9017F8CFBF1F">
    <w:name w:val="02F903D534C04F2691AD9017F8CFBF1F"/>
  </w:style>
  <w:style w:type="paragraph" w:customStyle="1" w:styleId="0B0ADB566E97487588AB1DF9CA6A43B1">
    <w:name w:val="0B0ADB566E97487588AB1DF9CA6A43B1"/>
  </w:style>
  <w:style w:type="paragraph" w:customStyle="1" w:styleId="115164BCF3C540CBA79AC762E154CD70">
    <w:name w:val="115164BCF3C540CBA79AC762E154CD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51</Pages>
  <Words>14728</Words>
  <Characters>83954</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98486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1</cp:revision>
  <cp:lastPrinted>2022-05-24T20:08:00Z</cp:lastPrinted>
  <dcterms:created xsi:type="dcterms:W3CDTF">2022-05-25T12:32:00Z</dcterms:created>
  <dcterms:modified xsi:type="dcterms:W3CDTF">2022-06-15T02:48:00Z</dcterms:modified>
</cp:coreProperties>
</file>