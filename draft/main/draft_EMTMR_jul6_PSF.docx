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A76F153"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coupling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Dongya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Onuchic: </w:t>
      </w:r>
      <w:r w:rsidR="004673FF">
        <w:rPr>
          <w:rFonts w:ascii="Times New Roman" w:hAnsi="Times New Roman" w:cs="Times New Roman"/>
        </w:rPr>
        <w:t>jonuchic@rice.edu</w:t>
      </w:r>
    </w:p>
    <w:p w14:paraId="63F9C525" w14:textId="40860DB8"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*Dongya Jia</w:t>
      </w:r>
      <w:r w:rsidR="004673FF">
        <w:rPr>
          <w:rFonts w:ascii="Times New Roman" w:hAnsi="Times New Roman" w:cs="Times New Roman"/>
        </w:rPr>
        <w:t xml:space="preserve">: </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ED38A0" w14:textId="1EC2F845" w:rsidR="005504B1" w:rsidRDefault="005504B1" w:rsidP="00110FDB">
      <w:pPr>
        <w:pStyle w:val="BodyText"/>
        <w:spacing w:line="480" w:lineRule="auto"/>
        <w:rPr>
          <w:rFonts w:ascii="Times New Roman" w:hAnsi="Times New Roman" w:cs="Times New Roman"/>
        </w:rPr>
      </w:pPr>
      <w:bookmarkStart w:id="0" w:name="_Hlk101434659"/>
      <w:bookmarkStart w:id="1" w:name="introduction"/>
      <w:r w:rsidRPr="00C9444E">
        <w:rPr>
          <w:rFonts w:ascii="Times New Roman" w:hAnsi="Times New Roman" w:cs="Times New Roman"/>
        </w:rPr>
        <w:t xml:space="preserve">Abnormal metabolism and </w:t>
      </w:r>
      <w:r>
        <w:rPr>
          <w:rFonts w:ascii="Times New Roman" w:hAnsi="Times New Roman" w:cs="Times New Roman"/>
        </w:rPr>
        <w:t xml:space="preserve">metastasis </w:t>
      </w:r>
      <w:r w:rsidRPr="00C9444E">
        <w:rPr>
          <w:rFonts w:ascii="Times New Roman" w:hAnsi="Times New Roman" w:cs="Times New Roman"/>
        </w:rPr>
        <w:t xml:space="preserve">are two hallmarks of cancer. During metastasis, a developmental program, epithelial-mesenchymal transition (EMT) is often used by cancer cells to become motile. Aside from complete EMT, cancer cells can alternatively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 xml:space="preserve">combining the features of E and M, and </w:t>
      </w:r>
      <w:r w:rsidRPr="00C9444E">
        <w:rPr>
          <w:rFonts w:ascii="Times New Roman" w:hAnsi="Times New Roman" w:cs="Times New Roman"/>
        </w:rPr>
        <w:t xml:space="preserve">in many cases </w:t>
      </w:r>
      <w:r>
        <w:rPr>
          <w:rFonts w:ascii="Times New Roman" w:hAnsi="Times New Roman" w:cs="Times New Roman"/>
        </w:rPr>
        <w:t>serving as</w:t>
      </w:r>
      <w:r w:rsidRPr="00C9444E">
        <w:rPr>
          <w:rFonts w:ascii="Times New Roman" w:hAnsi="Times New Roman" w:cs="Times New Roman"/>
        </w:rPr>
        <w:t xml:space="preserve"> the primary instigator of metastasis.</w:t>
      </w:r>
      <w:r>
        <w:rPr>
          <w:rFonts w:ascii="Times New Roman" w:hAnsi="Times New Roman" w:cs="Times New Roman"/>
        </w:rPr>
        <w:t xml:space="preserve"> Cancer cells have been observed to largely use glycolysis, referred to as the Warburg effect.</w:t>
      </w:r>
      <w:r w:rsidRPr="00C9444E">
        <w:rPr>
          <w:rFonts w:ascii="Times New Roman" w:hAnsi="Times New Roman" w:cs="Times New Roman"/>
        </w:rPr>
        <w:t xml:space="preserve"> In addition</w:t>
      </w:r>
      <w:r>
        <w:rPr>
          <w:rFonts w:ascii="Times New Roman" w:hAnsi="Times New Roman" w:cs="Times New Roman"/>
        </w:rPr>
        <w:t xml:space="preserve"> to glycolysis</w:t>
      </w:r>
      <w:r w:rsidRPr="00C9444E">
        <w:rPr>
          <w:rFonts w:ascii="Times New Roman" w:hAnsi="Times New Roman" w:cs="Times New Roman"/>
        </w:rPr>
        <w:t xml:space="preserve">, when leaving the primary tumor and entering blood circulation, cancer cells can increase </w:t>
      </w:r>
      <w:r>
        <w:rPr>
          <w:rFonts w:ascii="Times New Roman" w:hAnsi="Times New Roman" w:cs="Times New Roman"/>
        </w:rPr>
        <w:t xml:space="preserve">oxidative phosphorylation </w:t>
      </w:r>
      <w:r w:rsidRPr="00C9444E">
        <w:rPr>
          <w:rFonts w:ascii="Times New Roman" w:hAnsi="Times New Roman" w:cs="Times New Roman"/>
        </w:rPr>
        <w:t xml:space="preserve">without compromising </w:t>
      </w:r>
      <w:r>
        <w:rPr>
          <w:rFonts w:ascii="Times New Roman" w:hAnsi="Times New Roman" w:cs="Times New Roman"/>
        </w:rPr>
        <w:t>glycolysis</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 metabolic</w:t>
      </w:r>
      <w:r>
        <w:rPr>
          <w:rFonts w:ascii="Times New Roman" w:hAnsi="Times New Roman" w:cs="Times New Roman"/>
        </w:rPr>
        <w:t xml:space="preserve"> phenotype</w:t>
      </w:r>
      <w:r w:rsidRPr="00C9444E">
        <w:rPr>
          <w:rFonts w:ascii="Times New Roman" w:hAnsi="Times New Roman" w:cs="Times New Roman"/>
        </w:rPr>
        <w:t>.</w:t>
      </w:r>
      <w:r>
        <w:rPr>
          <w:rFonts w:ascii="Times New Roman" w:hAnsi="Times New Roman" w:cs="Times New Roman"/>
        </w:rPr>
        <w:t xml:space="preserve"> The hybrid metabolic state has been associated with elevated metastatic potential.</w:t>
      </w:r>
      <w:r w:rsidRPr="00C9444E">
        <w:rPr>
          <w:rFonts w:ascii="Times New Roman" w:hAnsi="Times New Roman" w:cs="Times New Roman"/>
        </w:rPr>
        <w:t xml:space="preserve"> </w:t>
      </w:r>
      <w:r>
        <w:rPr>
          <w:rFonts w:ascii="Times New Roman" w:hAnsi="Times New Roman" w:cs="Times New Roman"/>
        </w:rPr>
        <w:t xml:space="preserve">Clearly, both EMT and metabolism are actively involved in metastasis. Indeed, there are extensive crosstalk between EMT and metabolism. </w:t>
      </w:r>
      <w:r w:rsidRPr="00C9444E">
        <w:rPr>
          <w:rFonts w:ascii="Times New Roman" w:hAnsi="Times New Roman" w:cs="Times New Roman"/>
          <w:lang w:eastAsia="zh-CN"/>
        </w:rPr>
        <w:t>U</w:t>
      </w:r>
      <w:r w:rsidRPr="00C9444E">
        <w:rPr>
          <w:rFonts w:ascii="Times New Roman" w:hAnsi="Times New Roman" w:cs="Times New Roman"/>
        </w:rPr>
        <w:t xml:space="preserve">nderstanding the </w:t>
      </w:r>
      <w:r>
        <w:rPr>
          <w:rFonts w:ascii="Times New Roman" w:hAnsi="Times New Roman" w:cs="Times New Roman"/>
        </w:rPr>
        <w:t xml:space="preserve">mutual regulation between </w:t>
      </w:r>
      <w:r w:rsidRPr="00C9444E">
        <w:rPr>
          <w:rFonts w:ascii="Times New Roman" w:hAnsi="Times New Roman" w:cs="Times New Roman"/>
        </w:rPr>
        <w:t xml:space="preserve">metabolism and EMT </w:t>
      </w:r>
      <w:r>
        <w:rPr>
          <w:rFonts w:ascii="Times New Roman" w:hAnsi="Times New Roman" w:cs="Times New Roman"/>
        </w:rPr>
        <w:t xml:space="preserve">may </w:t>
      </w:r>
      <w:r>
        <w:rPr>
          <w:rFonts w:ascii="Times New Roman" w:hAnsi="Times New Roman" w:cs="Times New Roman"/>
        </w:rPr>
        <w:lastRenderedPageBreak/>
        <w:t xml:space="preserve">contribute to better </w:t>
      </w:r>
      <w:r w:rsidRPr="00C9444E">
        <w:rPr>
          <w:rFonts w:ascii="Times New Roman" w:hAnsi="Times New Roman" w:cs="Times New Roman"/>
        </w:rPr>
        <w:t xml:space="preserve">anti-metastasis strategies. Here, we </w:t>
      </w:r>
      <w:r>
        <w:rPr>
          <w:rFonts w:ascii="Times New Roman" w:hAnsi="Times New Roman" w:cs="Times New Roman"/>
        </w:rPr>
        <w:t>coupled</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molecular networks </w:t>
      </w:r>
      <w:r>
        <w:rPr>
          <w:rFonts w:ascii="Times New Roman" w:hAnsi="Times New Roman" w:cs="Times New Roman"/>
        </w:rPr>
        <w:t xml:space="preserve">of metabolism and EMT and </w:t>
      </w:r>
      <w:r w:rsidRPr="00C9444E">
        <w:rPr>
          <w:rFonts w:ascii="Times New Roman" w:hAnsi="Times New Roman" w:cs="Times New Roman"/>
        </w:rPr>
        <w:t>systematically elucidate how different phenotypes during EMT (E, M and hybrid E/M) are associated with different metabolic phenotypes (</w:t>
      </w:r>
      <w:r>
        <w:rPr>
          <w:rFonts w:ascii="Times New Roman" w:hAnsi="Times New Roman" w:cs="Times New Roman"/>
        </w:rPr>
        <w:t>O</w:t>
      </w:r>
      <w:r w:rsidRPr="00C9444E">
        <w:rPr>
          <w:rFonts w:ascii="Times New Roman" w:hAnsi="Times New Roman" w:cs="Times New Roman"/>
        </w:rPr>
        <w:t xml:space="preserve">, </w:t>
      </w:r>
      <w:r>
        <w:rPr>
          <w:rFonts w:ascii="Times New Roman" w:hAnsi="Times New Roman" w:cs="Times New Roman"/>
        </w:rPr>
        <w:t>W</w:t>
      </w:r>
      <w:r w:rsidRPr="00C9444E">
        <w:rPr>
          <w:rFonts w:ascii="Times New Roman" w:hAnsi="Times New Roman" w:cs="Times New Roman"/>
        </w:rPr>
        <w:t xml:space="preserve"> and W/O). Specifically, we identified </w:t>
      </w:r>
      <w:r>
        <w:rPr>
          <w:rFonts w:ascii="Times New Roman" w:hAnsi="Times New Roman" w:cs="Times New Roman"/>
        </w:rPr>
        <w:t>a</w:t>
      </w:r>
      <w:r w:rsidRPr="00C9444E">
        <w:rPr>
          <w:rFonts w:ascii="Times New Roman" w:hAnsi="Times New Roman" w:cs="Times New Roman"/>
        </w:rPr>
        <w:t xml:space="preserve"> feedback loop that lead</w:t>
      </w:r>
      <w:r>
        <w:rPr>
          <w:rFonts w:ascii="Times New Roman" w:hAnsi="Times New Roman" w:cs="Times New Roman"/>
        </w:rPr>
        <w:t>s</w:t>
      </w:r>
      <w:r w:rsidRPr="00C9444E">
        <w:rPr>
          <w:rFonts w:ascii="Times New Roman" w:hAnsi="Times New Roman" w:cs="Times New Roman"/>
        </w:rPr>
        <w:t xml:space="preserve"> to the coupling of the E/M state with the </w:t>
      </w:r>
      <w:r>
        <w:rPr>
          <w:rFonts w:ascii="Times New Roman" w:hAnsi="Times New Roman" w:cs="Times New Roman"/>
        </w:rPr>
        <w:t>W/O</w:t>
      </w:r>
      <w:r w:rsidRPr="00C9444E">
        <w:rPr>
          <w:rFonts w:ascii="Times New Roman" w:hAnsi="Times New Roman" w:cs="Times New Roman"/>
        </w:rPr>
        <w:t xml:space="preserve"> state</w:t>
      </w:r>
      <w:r>
        <w:rPr>
          <w:rFonts w:ascii="Times New Roman" w:hAnsi="Times New Roman" w:cs="Times New Roman"/>
        </w:rPr>
        <w:t xml:space="preserve">, thereby enabling </w:t>
      </w:r>
      <w:r w:rsidRPr="00C9444E">
        <w:rPr>
          <w:rFonts w:ascii="Times New Roman" w:hAnsi="Times New Roman" w:cs="Times New Roman"/>
        </w:rPr>
        <w:t xml:space="preserve">a potentially highly aggressive </w:t>
      </w:r>
      <w:r>
        <w:rPr>
          <w:rFonts w:ascii="Times New Roman" w:hAnsi="Times New Roman" w:cs="Times New Roman"/>
        </w:rPr>
        <w:t xml:space="preserve">E/M-W/O  </w:t>
      </w:r>
      <w:r w:rsidRPr="00C9444E">
        <w:rPr>
          <w:rFonts w:ascii="Times New Roman" w:hAnsi="Times New Roman" w:cs="Times New Roman"/>
        </w:rPr>
        <w:t xml:space="preserve">phenotype. </w:t>
      </w:r>
      <w:bookmarkStart w:id="2" w:name="_Hlk101434770"/>
      <w:bookmarkEnd w:id="0"/>
      <w:r w:rsidRPr="00C9444E">
        <w:rPr>
          <w:rFonts w:ascii="Times New Roman" w:hAnsi="Times New Roman" w:cs="Times New Roman"/>
        </w:rPr>
        <w:t xml:space="preserve">Strikingly, we found that even if the individual molecular network of EMT or metabolism does not support a hybrid phenotype, </w:t>
      </w:r>
      <w:r>
        <w:rPr>
          <w:rFonts w:ascii="Times New Roman" w:hAnsi="Times New Roman" w:cs="Times New Roman"/>
        </w:rPr>
        <w:t xml:space="preserve">the </w:t>
      </w:r>
      <w:r w:rsidRPr="00C9444E">
        <w:rPr>
          <w:rFonts w:ascii="Times New Roman" w:hAnsi="Times New Roman" w:cs="Times New Roman"/>
        </w:rPr>
        <w:t xml:space="preserve">crosstalk can </w:t>
      </w:r>
      <w:r>
        <w:rPr>
          <w:rFonts w:ascii="Times New Roman" w:hAnsi="Times New Roman" w:cs="Times New Roman"/>
        </w:rPr>
        <w:t>give rise to the E/M-W/O state</w:t>
      </w:r>
      <w:r w:rsidRPr="00C9444E">
        <w:rPr>
          <w:rFonts w:ascii="Times New Roman" w:hAnsi="Times New Roman" w:cs="Times New Roman"/>
        </w:rPr>
        <w:t>.</w:t>
      </w:r>
      <w:bookmarkEnd w:id="2"/>
      <w:r w:rsidRPr="00C9444E">
        <w:rPr>
          <w:rFonts w:ascii="Times New Roman" w:hAnsi="Times New Roman" w:cs="Times New Roman"/>
        </w:rPr>
        <w:t xml:space="preserve"> </w:t>
      </w:r>
      <w:r>
        <w:rPr>
          <w:rFonts w:ascii="Times New Roman" w:hAnsi="Times New Roman" w:cs="Times New Roman"/>
        </w:rPr>
        <w:t>Moreover, i</w:t>
      </w:r>
      <w:r w:rsidRPr="00C9444E">
        <w:rPr>
          <w:rFonts w:ascii="Times New Roman" w:hAnsi="Times New Roman" w:cs="Times New Roman"/>
        </w:rPr>
        <w:t>n this case, the</w:t>
      </w:r>
      <w:r>
        <w:rPr>
          <w:rFonts w:ascii="Times New Roman" w:hAnsi="Times New Roman" w:cs="Times New Roman"/>
        </w:rPr>
        <w:t xml:space="preserve">re is an order of events in that the W/O state emerges first and is followed by the </w:t>
      </w:r>
      <w:r w:rsidRPr="00C9444E">
        <w:rPr>
          <w:rFonts w:ascii="Times New Roman" w:hAnsi="Times New Roman" w:cs="Times New Roman"/>
        </w:rPr>
        <w:t>E/M state, suggesting that metabolic reprogramming</w:t>
      </w:r>
      <w:r>
        <w:rPr>
          <w:rFonts w:ascii="Times New Roman" w:hAnsi="Times New Roman" w:cs="Times New Roman"/>
        </w:rPr>
        <w:t xml:space="preserve"> can</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 and </w:t>
      </w:r>
      <w:r w:rsidRPr="00C9444E">
        <w:rPr>
          <w:rFonts w:ascii="Times New Roman" w:hAnsi="Times New Roman" w:cs="Times New Roman"/>
        </w:rPr>
        <w:t xml:space="preserve">the acquisition of highly </w:t>
      </w:r>
      <w:r>
        <w:rPr>
          <w:rFonts w:ascii="Times New Roman" w:hAnsi="Times New Roman" w:cs="Times New Roman"/>
        </w:rPr>
        <w:t>metastatic hybrid E/M</w:t>
      </w:r>
      <w:r w:rsidRPr="00C9444E">
        <w:rPr>
          <w:rFonts w:ascii="Times New Roman" w:hAnsi="Times New Roman" w:cs="Times New Roman"/>
        </w:rPr>
        <w:t xml:space="preserve"> cells.</w:t>
      </w:r>
    </w:p>
    <w:p w14:paraId="1311851E" w14:textId="0588B0A4" w:rsidR="00E469AE" w:rsidRPr="00C9444E" w:rsidRDefault="00AD7F58" w:rsidP="00110FD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Introduction</w:t>
      </w:r>
      <w:bookmarkEnd w:id="1"/>
    </w:p>
    <w:p w14:paraId="14632C67" w14:textId="2BFF574F"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F56D2C" w:rsidRPr="00F56D2C">
            <w:rPr>
              <w:rFonts w:ascii="Times New Roman" w:eastAsia="Times New Roman" w:hAnsi="Times New Roman" w:cs="Times New Roman"/>
              <w:color w:val="000000"/>
            </w:rPr>
            <w:t>[1]</w:t>
          </w:r>
        </w:sdtContent>
      </w:sdt>
      <w:r w:rsidRPr="00C9444E">
        <w:rPr>
          <w:rFonts w:ascii="Times New Roman" w:hAnsi="Times New Roman" w:cs="Times New Roman"/>
        </w:rPr>
        <w:t xml:space="preserve"> and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polarity, and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F56D2C" w:rsidRPr="00F56D2C">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F56D2C" w:rsidRPr="00F56D2C">
            <w:rPr>
              <w:rFonts w:ascii="Times New Roman" w:eastAsia="Times New Roman" w:hAnsi="Times New Roman" w:cs="Times New Roman"/>
              <w:color w:val="000000"/>
            </w:rPr>
            <w:t>[4,5]</w:t>
          </w:r>
        </w:sdtContent>
      </w:sdt>
      <w:r w:rsidRPr="00C9444E">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F56D2C" w:rsidRPr="00F56D2C">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F56D2C" w:rsidRPr="00F56D2C">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many cancer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F56D2C" w:rsidRPr="00F56D2C">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F56D2C" w:rsidRPr="00F56D2C">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7EEA0FF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F56D2C" w:rsidRPr="00F56D2C">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normoxic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F56D2C" w:rsidRPr="00F56D2C">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in order to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F56D2C" w:rsidRPr="00F56D2C">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F56D2C" w:rsidRPr="00F56D2C">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F56D2C" w:rsidRPr="00F56D2C">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F56D2C" w:rsidRPr="00F56D2C">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F56D2C" w:rsidRPr="00F56D2C">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a number of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F56D2C" w:rsidRPr="00F56D2C">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0F3A4A26"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F56D2C" w:rsidRPr="00F56D2C">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F56D2C" w:rsidRPr="00F56D2C">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F56D2C" w:rsidRPr="00F56D2C">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F56D2C" w:rsidRPr="00F56D2C">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r w:rsidR="009F24DD">
        <w:rPr>
          <w:rFonts w:ascii="Times New Roman" w:hAnsi="Times New Roman" w:cs="Times New Roman"/>
        </w:rPr>
        <w:t>can</w:t>
      </w:r>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F56D2C" w:rsidRPr="00F56D2C">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ebe7b288-51b2-4588-8c4a-2c240049eb69+"/>
          <w:id w:val="377052821"/>
          <w:placeholder>
            <w:docPart w:val="1EEFC3F7DEC543B789CFA05DDF6009E9"/>
          </w:placeholder>
        </w:sdtPr>
        <w:sdtEndPr/>
        <w:sdtContent>
          <w:r w:rsidR="00F56D2C" w:rsidRPr="00F56D2C">
            <w:rPr>
              <w:rFonts w:ascii="Times New Roman" w:eastAsia="Times New Roman" w:hAnsi="Times New Roman" w:cs="Times New Roman"/>
              <w:color w:val="000000"/>
            </w:rPr>
            <w:t>[33–37]</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F56D2C" w:rsidRPr="00F56D2C">
            <w:rPr>
              <w:rFonts w:ascii="Times New Roman" w:eastAsia="Times New Roman" w:hAnsi="Times New Roman" w:cs="Times New Roman"/>
              <w:color w:val="000000"/>
            </w:rPr>
            <w:t>[38,39]</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F56D2C" w:rsidRPr="00F56D2C">
            <w:rPr>
              <w:rFonts w:ascii="Times New Roman" w:eastAsia="Times New Roman" w:hAnsi="Times New Roman" w:cs="Times New Roman"/>
              <w:color w:val="000000"/>
            </w:rPr>
            <w:t>[40–42]</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F56D2C" w:rsidRPr="00F56D2C">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F56D2C" w:rsidRPr="00F56D2C">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F56D2C" w:rsidRPr="00F56D2C">
            <w:rPr>
              <w:rFonts w:ascii="Times New Roman" w:eastAsia="Times New Roman" w:hAnsi="Times New Roman" w:cs="Times New Roman"/>
              <w:color w:val="000000"/>
            </w:rPr>
            <w:t>[43]</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F56D2C" w:rsidRPr="00F56D2C">
            <w:rPr>
              <w:rFonts w:ascii="Times New Roman" w:eastAsia="Times New Roman" w:hAnsi="Times New Roman" w:cs="Times New Roman"/>
              <w:color w:val="000000"/>
            </w:rPr>
            <w:t>[44,45]</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3D08D69D" w:rsidR="00E469AE" w:rsidRPr="00C9444E" w:rsidRDefault="00AA49A8" w:rsidP="009F24DD">
      <w:pPr>
        <w:pStyle w:val="BodyText"/>
        <w:spacing w:line="480" w:lineRule="auto"/>
        <w:ind w:firstLine="720"/>
        <w:jc w:val="both"/>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F56D2C" w:rsidRPr="00F56D2C">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F56D2C" w:rsidRPr="00F56D2C">
            <w:rPr>
              <w:rFonts w:ascii="Times New Roman" w:eastAsia="Times New Roman" w:hAnsi="Times New Roman" w:cs="Times New Roman"/>
              <w:color w:val="000000"/>
            </w:rPr>
            <w:t>[46]</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65144A">
        <w:rPr>
          <w:rFonts w:ascii="Times New Roman" w:hAnsi="Times New Roman" w:cs="Times New Roman"/>
        </w:rPr>
        <w:t xml:space="preserve">coupled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9F24DD">
        <w:rPr>
          <w:rFonts w:ascii="Times New Roman" w:hAnsi="Times New Roman" w:cs="Times New Roman"/>
        </w:rPr>
        <w:t xml:space="preserve"> Indeed a single crosstalk is sufficient to stabilize the E/M-W/O state</w:t>
      </w:r>
      <w:r w:rsidR="009F24DD" w:rsidRPr="00C9444E">
        <w:rPr>
          <w:rFonts w:ascii="Times New Roman" w:hAnsi="Times New Roman" w:cs="Times New Roman"/>
        </w:rPr>
        <w:t xml:space="preserve">. We also </w:t>
      </w:r>
      <w:r w:rsidR="009F24DD">
        <w:rPr>
          <w:rFonts w:ascii="Times New Roman" w:hAnsi="Times New Roman" w:cs="Times New Roman"/>
        </w:rPr>
        <w:t>show that our previously identified</w:t>
      </w:r>
      <w:r w:rsidR="009F24DD" w:rsidRPr="00C9444E">
        <w:rPr>
          <w:rFonts w:ascii="Times New Roman" w:hAnsi="Times New Roman" w:cs="Times New Roman"/>
        </w:rPr>
        <w:t xml:space="preserve"> phenotypic stability factors (PSFs) of the E/M state -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C125831446B740E0A9075BC66F524604"/>
          </w:placeholder>
        </w:sdtPr>
        <w:sdtEndPr/>
        <w:sdtContent>
          <w:r w:rsidR="00F56D2C" w:rsidRPr="00F56D2C">
            <w:rPr>
              <w:rFonts w:ascii="Times New Roman" w:eastAsia="Times New Roman" w:hAnsi="Times New Roman" w:cs="Times New Roman"/>
              <w:color w:val="000000"/>
            </w:rPr>
            <w:t>[14,47]</w:t>
          </w:r>
        </w:sdtContent>
      </w:sdt>
      <w:r w:rsidR="009F24DD" w:rsidRPr="00C9444E">
        <w:rPr>
          <w:rFonts w:ascii="Times New Roman" w:hAnsi="Times New Roman" w:cs="Times New Roman"/>
        </w:rPr>
        <w:t xml:space="preserve">, </w:t>
      </w:r>
      <w:r w:rsidR="009F24DD">
        <w:rPr>
          <w:rFonts w:ascii="Times New Roman" w:hAnsi="Times New Roman" w:cs="Times New Roman"/>
        </w:rPr>
        <w:t>not only stabilize the E/M state but also stabilized the E/M-W/O state</w:t>
      </w:r>
      <w:r w:rsidR="009F24DD" w:rsidRPr="00C9444E">
        <w:rPr>
          <w:rFonts w:ascii="Times New Roman" w:hAnsi="Times New Roman" w:cs="Times New Roman"/>
        </w:rPr>
        <w:t>. Our results therefore suggest that a highly aggressive plastic phenotype along both the EMT and metabolic axes</w:t>
      </w:r>
      <w:r w:rsidR="009F24DD">
        <w:rPr>
          <w:rFonts w:ascii="Times New Roman" w:hAnsi="Times New Roman" w:cs="Times New Roman"/>
        </w:rPr>
        <w:t xml:space="preserve"> (E/M-W/O)</w:t>
      </w:r>
      <w:r w:rsidR="009F24DD" w:rsidRPr="00C9444E">
        <w:rPr>
          <w:rFonts w:ascii="Times New Roman" w:hAnsi="Times New Roman" w:cs="Times New Roman"/>
        </w:rPr>
        <w:t xml:space="preserve"> is a likely choice for a subset of cancer cells and, speculatively, may be critical for metasta</w:t>
      </w:r>
      <w:r w:rsidR="009F24DD">
        <w:rPr>
          <w:rFonts w:ascii="Times New Roman" w:hAnsi="Times New Roman" w:cs="Times New Roman"/>
        </w:rPr>
        <w:t>sis</w:t>
      </w:r>
      <w:r w:rsidR="009F24DD"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3" w:name="model"/>
      <w:r w:rsidRPr="00C9444E">
        <w:rPr>
          <w:rFonts w:ascii="Times New Roman" w:hAnsi="Times New Roman" w:cs="Times New Roman"/>
          <w:b/>
          <w:bCs/>
          <w:sz w:val="28"/>
          <w:szCs w:val="28"/>
        </w:rPr>
        <w:t>Model</w:t>
      </w:r>
      <w:bookmarkEnd w:id="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4C5B9F18"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F56D2C" w:rsidRPr="00F56D2C">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F56D2C" w:rsidRPr="00F56D2C">
            <w:rPr>
              <w:rFonts w:ascii="Times New Roman" w:eastAsia="Times New Roman" w:hAnsi="Times New Roman" w:cs="Times New Roman"/>
              <w:color w:val="000000"/>
            </w:rPr>
            <w:t>[46]</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crosstalks</w:t>
      </w:r>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crosstalks</w:t>
      </w:r>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r w:rsidR="00F24E38" w:rsidRPr="00C9444E">
        <w:rPr>
          <w:rFonts w:ascii="Times New Roman" w:hAnsi="Times New Roman" w:cs="Times New Roman"/>
        </w:rPr>
        <w:t xml:space="preserve"> Lastly, we evaluate the role of </w:t>
      </w:r>
      <w:r w:rsidR="00F24E38">
        <w:rPr>
          <w:rFonts w:ascii="Times New Roman" w:hAnsi="Times New Roman" w:cs="Times New Roman"/>
        </w:rPr>
        <w:t xml:space="preserve">the </w:t>
      </w:r>
      <w:r w:rsidR="00F24E38" w:rsidRPr="00C9444E">
        <w:rPr>
          <w:rFonts w:ascii="Times New Roman" w:hAnsi="Times New Roman" w:cs="Times New Roman"/>
        </w:rPr>
        <w:t>PSFs</w:t>
      </w:r>
      <w:r w:rsidR="00F24E38">
        <w:rPr>
          <w:rFonts w:ascii="Times New Roman" w:hAnsi="Times New Roman" w:cs="Times New Roman"/>
        </w:rPr>
        <w:t xml:space="preserve"> of E/M,</w:t>
      </w:r>
      <w:r w:rsidR="00F24E38" w:rsidRPr="00C9444E">
        <w:rPr>
          <w:rFonts w:ascii="Times New Roman" w:hAnsi="Times New Roman" w:cs="Times New Roman"/>
        </w:rPr>
        <w:t xml:space="preserve"> OVOL and GRHL2</w:t>
      </w:r>
      <w:r w:rsidR="00F24E38">
        <w:rPr>
          <w:rFonts w:ascii="Times New Roman" w:hAnsi="Times New Roman" w:cs="Times New Roman"/>
        </w:rPr>
        <w:t>,</w:t>
      </w:r>
      <w:r w:rsidR="00F24E38" w:rsidRPr="00C9444E">
        <w:rPr>
          <w:rFonts w:ascii="Times New Roman" w:hAnsi="Times New Roman" w:cs="Times New Roman"/>
        </w:rPr>
        <w:t>on the stability of the E/M-W/O state.</w:t>
      </w:r>
    </w:p>
    <w:p w14:paraId="13BC8457" w14:textId="1917B646"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F56D2C" w:rsidRPr="00F56D2C">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C3749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C3749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C3749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3057ED47"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F56D2C" w:rsidRPr="00F56D2C">
            <w:rPr>
              <w:rFonts w:ascii="Times New Roman" w:eastAsia="Times New Roman" w:hAnsi="Times New Roman" w:cs="Times New Roman"/>
              <w:color w:val="000000"/>
            </w:rPr>
            <w:t>[48]</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occurs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3CD6CBA2"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tristability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F56D2C" w:rsidRPr="00F56D2C">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3177DCD4"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F56D2C" w:rsidRPr="00F56D2C">
            <w:rPr>
              <w:rFonts w:ascii="Times New Roman" w:eastAsia="Times New Roman" w:hAnsi="Times New Roman" w:cs="Times New Roman"/>
              <w:color w:val="000000"/>
            </w:rPr>
            <w:t>[46]</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F8420D0"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F56D2C" w:rsidRPr="00F56D2C">
            <w:rPr>
              <w:rFonts w:ascii="Times New Roman" w:eastAsia="Times New Roman" w:hAnsi="Times New Roman" w:cs="Times New Roman"/>
              <w:color w:val="000000"/>
            </w:rPr>
            <w:t>[49–51]</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F56D2C" w:rsidRPr="00F56D2C">
            <w:rPr>
              <w:rFonts w:ascii="Times New Roman" w:eastAsia="Times New Roman" w:hAnsi="Times New Roman" w:cs="Times New Roman"/>
              <w:color w:val="000000"/>
            </w:rPr>
            <w:t>[52]</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F56D2C" w:rsidRPr="00F56D2C">
            <w:rPr>
              <w:rFonts w:ascii="Times New Roman" w:eastAsia="Times New Roman" w:hAnsi="Times New Roman" w:cs="Times New Roman"/>
              <w:color w:val="000000"/>
            </w:rPr>
            <w:t>[53,54]</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F56D2C" w:rsidRPr="00F56D2C">
            <w:rPr>
              <w:rFonts w:ascii="Times New Roman" w:eastAsia="Times New Roman" w:hAnsi="Times New Roman" w:cs="Times New Roman"/>
              <w:color w:val="000000"/>
            </w:rPr>
            <w:t>[49,55]</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F56D2C" w:rsidRPr="00F56D2C">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F56D2C" w:rsidRPr="00F56D2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F56D2C" w:rsidRPr="00F56D2C">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F56D2C" w:rsidRPr="00F56D2C">
            <w:rPr>
              <w:rFonts w:ascii="Times New Roman" w:eastAsia="Times New Roman" w:hAnsi="Times New Roman" w:cs="Times New Roman"/>
              <w:color w:val="000000"/>
            </w:rPr>
            <w:t>[30,57]</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F56D2C" w:rsidRPr="00F56D2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F56D2C" w:rsidRPr="00F56D2C">
            <w:rPr>
              <w:rFonts w:ascii="Times New Roman" w:eastAsia="Times New Roman" w:hAnsi="Times New Roman" w:cs="Times New Roman"/>
              <w:color w:val="000000"/>
            </w:rPr>
            <w:t>[58]</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F56D2C" w:rsidRPr="00F56D2C">
            <w:rPr>
              <w:rFonts w:ascii="Times New Roman" w:eastAsia="Times New Roman" w:hAnsi="Times New Roman" w:cs="Times New Roman"/>
              <w:color w:val="000000"/>
            </w:rPr>
            <w:t>[59]</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F56D2C" w:rsidRPr="00F56D2C">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F56D2C" w:rsidRPr="00F56D2C">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crosstalks</w:t>
      </w:r>
      <w:r w:rsidR="00612BA3" w:rsidRPr="00C9444E">
        <w:rPr>
          <w:rFonts w:ascii="Times New Roman" w:hAnsi="Times New Roman" w:cs="Times New Roman"/>
        </w:rPr>
        <w:t xml:space="preserve"> that have been included in our modeling framework.</w:t>
      </w:r>
    </w:p>
    <w:p w14:paraId="488EBA3F" w14:textId="56D03904"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tristable. This means when the </w:t>
      </w:r>
      <w:r w:rsidR="0003710F" w:rsidRPr="00C9444E">
        <w:rPr>
          <w:rFonts w:ascii="Times New Roman" w:hAnsi="Times New Roman" w:cs="Times New Roman"/>
        </w:rPr>
        <w:t xml:space="preserve">crosstalk are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07753144"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407D3C" w:rsidRPr="00C9444E">
        <w:rPr>
          <w:rFonts w:ascii="Times New Roman" w:hAnsi="Times New Roman" w:cs="Times New Roman"/>
        </w:rPr>
        <w:t>) - with the hybrid state</w:t>
      </w:r>
      <w:r w:rsidR="00C42BFF">
        <w:rPr>
          <w:rFonts w:ascii="Times New Roman" w:hAnsi="Times New Roman" w:cs="Times New Roman"/>
        </w:rPr>
        <w:t>s</w:t>
      </w:r>
      <w:r w:rsidR="00407D3C"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00407D3C" w:rsidRPr="00C9444E">
        <w:rPr>
          <w:rFonts w:ascii="Times New Roman" w:hAnsi="Times New Roman" w:cs="Times New Roman"/>
        </w:rPr>
        <w:t xml:space="preserve"> </w:t>
      </w:r>
      <w:r w:rsidR="009D27B8">
        <w:rPr>
          <w:rFonts w:ascii="Times New Roman" w:hAnsi="Times New Roman" w:cs="Times New Roman"/>
        </w:rPr>
        <w:t xml:space="preserve">cause </w:t>
      </w:r>
      <w:r w:rsidR="00407D3C" w:rsidRPr="00C9444E">
        <w:rPr>
          <w:rFonts w:ascii="Times New Roman" w:hAnsi="Times New Roman" w:cs="Times New Roman"/>
        </w:rPr>
        <w:t xml:space="preserve">a different fraction of initial conditions to </w:t>
      </w:r>
      <w:r w:rsidR="009D27B8">
        <w:rPr>
          <w:rFonts w:ascii="Times New Roman" w:hAnsi="Times New Roman" w:cs="Times New Roman"/>
        </w:rPr>
        <w:t xml:space="preserve">end up in </w:t>
      </w:r>
      <w:r w:rsidR="00407D3C" w:rsidRPr="00C9444E">
        <w:rPr>
          <w:rFonts w:ascii="Times New Roman" w:hAnsi="Times New Roman" w:cs="Times New Roman"/>
        </w:rPr>
        <w:t>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422BE36A"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with regulatory links designated by blue,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tristable and the </w:t>
      </w:r>
      <w:r w:rsidR="00031FEE">
        <w:rPr>
          <w:rFonts w:ascii="Times New Roman" w:hAnsi="Times New Roman" w:cs="Times New Roman"/>
          <w:i w:val="0"/>
          <w:iCs/>
        </w:rPr>
        <w:t>three stable</w:t>
      </w:r>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E, M,</w:t>
      </w:r>
      <w:r w:rsidR="00BF6D68">
        <w:rPr>
          <w:rFonts w:ascii="Times New Roman" w:hAnsi="Times New Roman" w:cs="Times New Roman"/>
          <w:i w:val="0"/>
          <w:iCs/>
        </w:rPr>
        <w:t xml:space="preserve"> and</w:t>
      </w:r>
      <w:r w:rsidR="002402D1" w:rsidRPr="00C9444E">
        <w:rPr>
          <w:rFonts w:ascii="Times New Roman" w:hAnsi="Times New Roman" w:cs="Times New Roman"/>
          <w:i w:val="0"/>
          <w:iCs/>
        </w:rPr>
        <w:t xml:space="preserve">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tristable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w:t>
      </w:r>
      <w:r w:rsidR="00CE64DA" w:rsidRPr="00C9444E">
        <w:rPr>
          <w:rFonts w:ascii="Times New Roman" w:hAnsi="Times New Roman" w:cs="Times New Roman"/>
          <w:i w:val="0"/>
          <w:iCs/>
        </w:rPr>
        <w:t>O, W,</w:t>
      </w:r>
      <w:r w:rsidR="006A1AA2">
        <w:rPr>
          <w:rFonts w:ascii="Times New Roman" w:hAnsi="Times New Roman" w:cs="Times New Roman"/>
          <w:i w:val="0"/>
          <w:iCs/>
        </w:rPr>
        <w:t xml:space="preserve"> and</w:t>
      </w:r>
      <w:r w:rsidR="00CE64DA" w:rsidRPr="00C9444E">
        <w:rPr>
          <w:rFonts w:ascii="Times New Roman" w:hAnsi="Times New Roman" w:cs="Times New Roman"/>
          <w:i w:val="0"/>
          <w:iCs/>
        </w:rPr>
        <w:t xml:space="preserve">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crosstalks are inactive. The blue, purple, and black markers represent the M, E/M, and E states. The circle, cross, and square represent the W, W/O, and O</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4"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B2E66E3"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4"/>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r w:rsidR="008C717D" w:rsidRPr="00C9444E">
        <w:rPr>
          <w:rFonts w:ascii="Times New Roman" w:hAnsi="Times New Roman" w:cs="Times New Roman"/>
        </w:rPr>
        <w:t>e.g.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2B8A88A1"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375793">
        <w:rPr>
          <w:rFonts w:ascii="Times New Roman" w:hAnsi="Times New Roman" w:cs="Times New Roman"/>
        </w:rPr>
        <w:t>7</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12C4C8B9"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w:t>
      </w:r>
      <w:r w:rsidR="00F82C57">
        <w:rPr>
          <w:rFonts w:ascii="Times New Roman" w:hAnsi="Times New Roman" w:cs="Times New Roman"/>
          <w:iCs/>
        </w:rPr>
        <w:t>t</w:t>
      </w:r>
      <w:r w:rsidR="0095173A">
        <w:rPr>
          <w:rFonts w:ascii="Times New Roman" w:hAnsi="Times New Roman" w:cs="Times New Roman"/>
          <w:iCs/>
        </w:rPr>
        <w:t xml:space="preserve">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w:t>
      </w:r>
      <w:r w:rsidR="00F82C57">
        <w:rPr>
          <w:rFonts w:ascii="Times New Roman" w:hAnsi="Times New Roman" w:cs="Times New Roman"/>
          <w:iCs/>
        </w:rPr>
        <w:t>upregulated and the E/M-W/O state is promoted (t</w:t>
      </w:r>
      <w:r w:rsidR="00B947BD" w:rsidRPr="00C9444E">
        <w:rPr>
          <w:rFonts w:ascii="Times New Roman" w:hAnsi="Times New Roman" w:cs="Times New Roman"/>
          <w:iCs/>
        </w:rPr>
        <w:t>he EMT network is unchanged</w:t>
      </w:r>
      <w:r w:rsidR="0095173A">
        <w:rPr>
          <w:rFonts w:ascii="Times New Roman" w:hAnsi="Times New Roman" w:cs="Times New Roman"/>
          <w:iCs/>
        </w:rPr>
        <w:t>, as there is no feedback</w:t>
      </w:r>
      <w:r w:rsidR="00F82C57">
        <w:rPr>
          <w:rFonts w:ascii="Times New Roman" w:hAnsi="Times New Roman" w:cs="Times New Roman"/>
          <w:iCs/>
        </w:rPr>
        <w:t>)</w:t>
      </w:r>
      <w:r w:rsidR="002A743E">
        <w:rPr>
          <w:rFonts w:ascii="Times New Roman" w:hAnsi="Times New Roman" w:cs="Times New Roman"/>
          <w:iCs/>
        </w:rPr>
        <w:t>.</w:t>
      </w:r>
      <w:r w:rsidR="00E67CED" w:rsidRPr="00C9444E">
        <w:rPr>
          <w:rFonts w:ascii="Times New Roman" w:hAnsi="Times New Roman" w:cs="Times New Roman"/>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w:t>
      </w:r>
      <w:r w:rsidR="004318F2">
        <w:rPr>
          <w:rFonts w:ascii="Times New Roman" w:hAnsi="Times New Roman" w:cs="Times New Roman"/>
          <w:iCs/>
        </w:rPr>
        <w:t>bottom</w:t>
      </w:r>
      <w:r w:rsidRPr="00C9444E">
        <w:rPr>
          <w:rFonts w:ascii="Times New Roman" w:hAnsi="Times New Roman" w:cs="Times New Roman"/>
          <w:iCs/>
        </w:rPr>
        <w:t>) and the core metabolic circuit (</w:t>
      </w:r>
      <w:r w:rsidR="004318F2">
        <w:rPr>
          <w:rFonts w:ascii="Times New Roman" w:hAnsi="Times New Roman" w:cs="Times New Roman"/>
          <w:iCs/>
        </w:rPr>
        <w:t>top</w:t>
      </w:r>
      <w:r w:rsidRPr="00C9444E">
        <w:rPr>
          <w:rFonts w:ascii="Times New Roman" w:hAnsi="Times New Roman" w:cs="Times New Roman"/>
          <w:iCs/>
        </w:rPr>
        <w:t xml:space="preserve">)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Pr="00C9444E">
        <w:rPr>
          <w:rFonts w:ascii="Times New Roman" w:hAnsi="Times New Roman" w:cs="Times New Roman"/>
          <w:iCs/>
        </w:rPr>
        <w:t xml:space="preserve">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w:t>
      </w:r>
      <w:r w:rsidR="004318F2">
        <w:rPr>
          <w:rFonts w:ascii="Times New Roman" w:hAnsi="Times New Roman" w:cs="Times New Roman"/>
          <w:iCs/>
        </w:rPr>
        <w:t xml:space="preserve">phases;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total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noxROS.</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 xml:space="preserve">The background colors correspond to the colors representing the possible steady states 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All W/O-associated states are upregulated,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2A743E">
        <w:rPr>
          <w:rFonts w:ascii="Times New Roman" w:hAnsi="Times New Roman" w:cs="Times New Roman"/>
          <w:iCs/>
        </w:rPr>
        <w:t>strongly</w:t>
      </w:r>
      <w:r w:rsidRPr="00C9444E">
        <w:rPr>
          <w:rFonts w:ascii="Times New Roman" w:hAnsi="Times New Roman" w:cs="Times New Roman"/>
          <w:iCs/>
        </w:rPr>
        <w:t xml:space="preserve">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the coupled states associated with the </w:t>
      </w:r>
      <w:r w:rsidR="000F53F7">
        <w:rPr>
          <w:rFonts w:ascii="Times New Roman" w:hAnsi="Times New Roman" w:cs="Times New Roman"/>
          <w:iCs/>
        </w:rPr>
        <w:t>W</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0F53F7" w:rsidRPr="00C9444E">
        <w:rPr>
          <w:rFonts w:ascii="Times New Roman" w:hAnsi="Times New Roman" w:cs="Times New Roman"/>
          <w:iCs/>
        </w:rPr>
        <w:t>. Once</w:t>
      </w:r>
      <w:r w:rsidRPr="00C9444E">
        <w:rPr>
          <w:rFonts w:ascii="Times New Roman" w:hAnsi="Times New Roman" w:cs="Times New Roman"/>
          <w:iCs/>
        </w:rPr>
        <w:t xml:space="preserve"> both the E-W and M-W states are fully suppressed</w:t>
      </w:r>
      <w:r w:rsidR="00AE7180">
        <w:rPr>
          <w:rFonts w:ascii="Times New Roman" w:hAnsi="Times New Roman" w:cs="Times New Roman"/>
          <w:iCs/>
        </w:rPr>
        <w:t xml:space="preserv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E7180">
        <w:rPr>
          <w:rFonts w:ascii="Times New Roman" w:eastAsiaTheme="minorEastAsia" w:hAnsi="Times New Roman" w:cs="Times New Roman"/>
        </w:rPr>
        <w:t>)</w:t>
      </w:r>
      <w:r w:rsidR="00AE7180">
        <w:rPr>
          <w:rFonts w:ascii="Times New Roman" w:hAnsi="Times New Roman" w:cs="Times New Roman"/>
          <w:iCs/>
        </w:rPr>
        <w:t>, t</w:t>
      </w:r>
      <w:r w:rsidRPr="00C9444E">
        <w:rPr>
          <w:rFonts w:ascii="Times New Roman" w:hAnsi="Times New Roman" w:cs="Times New Roman"/>
          <w:iCs/>
        </w:rPr>
        <w:t xml:space="preserve">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0C10A08F"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5"/>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=0</m:t>
        </m:r>
        <w:commentRangeEnd w:id="5"/>
        <m:r>
          <m:rPr>
            <m:sty m:val="p"/>
          </m:rPr>
          <w:rPr>
            <w:rStyle w:val="CommentReference"/>
          </w:rPr>
          <w:commentReference w:id="5"/>
        </m:r>
        <m:r>
          <w:rPr>
            <w:rFonts w:ascii="Cambria Math" w:hAnsi="Cambria Math" w:cs="Times New Roman"/>
          </w:rPr>
          <m:t xml:space="preserve">,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is reduced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destabilized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6D301F2C"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E/M-W/O state. As mentioned previously, upregulat</w:t>
      </w:r>
      <w:r w:rsidR="00117D00">
        <w:rPr>
          <w:rFonts w:ascii="Times New Roman" w:hAnsi="Times New Roman" w:cs="Times New Roman"/>
        </w:rPr>
        <w:t>ing mt</w:t>
      </w:r>
      <w:r w:rsidR="002C76E3" w:rsidRPr="00C9444E">
        <w:rPr>
          <w:rFonts w:ascii="Times New Roman" w:hAnsi="Times New Roman" w:cs="Times New Roman"/>
        </w:rPr>
        <w:t>ROS</w:t>
      </w:r>
      <w:r w:rsidR="00117D00">
        <w:rPr>
          <w:rFonts w:ascii="Times New Roman" w:hAnsi="Times New Roman" w:cs="Times New Roman"/>
        </w:rPr>
        <w:t xml:space="preserve"> or noxROS</w:t>
      </w:r>
      <w:r w:rsidR="002C76E3" w:rsidRPr="00C9444E">
        <w:rPr>
          <w:rFonts w:ascii="Times New Roman" w:hAnsi="Times New Roman" w:cs="Times New Roman"/>
        </w:rPr>
        <w:t xml:space="preserve">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w:t>
      </w:r>
      <w:r w:rsidR="00375793">
        <w:rPr>
          <w:rFonts w:ascii="Times New Roman" w:hAnsi="Times New Roman" w:cs="Times New Roman"/>
        </w:rPr>
        <w:t>7</w:t>
      </w:r>
      <w:r w:rsidR="002C76E3" w:rsidRPr="00C9444E">
        <w:rPr>
          <w:rFonts w:ascii="Times New Roman" w:hAnsi="Times New Roman" w:cs="Times New Roman"/>
        </w:rPr>
        <w:t>)</w:t>
      </w:r>
      <w:r w:rsidR="00117D00">
        <w:rPr>
          <w:rFonts w:ascii="Times New Roman" w:hAnsi="Times New Roman" w:cs="Times New Roman"/>
        </w:rPr>
        <w:t xml:space="preserve"> and promote</w:t>
      </w:r>
      <w:r w:rsidR="009F6E18">
        <w:rPr>
          <w:rFonts w:ascii="Times New Roman" w:hAnsi="Times New Roman" w:cs="Times New Roman"/>
        </w:rPr>
        <w:t>s</w:t>
      </w:r>
      <w:r w:rsidR="00117D00">
        <w:rPr>
          <w:rFonts w:ascii="Times New Roman" w:hAnsi="Times New Roman" w:cs="Times New Roman"/>
        </w:rPr>
        <w:t xml:space="preserve"> the E/M-W/O state</w:t>
      </w:r>
      <w:r w:rsidR="002C76E3" w:rsidRPr="00C9444E">
        <w:rPr>
          <w:rFonts w:ascii="Times New Roman" w:hAnsi="Times New Roman" w:cs="Times New Roman"/>
        </w:rPr>
        <w:t xml:space="preserve"> (Fig. S</w:t>
      </w:r>
      <w:r w:rsidR="00375793">
        <w:rPr>
          <w:rFonts w:ascii="Times New Roman" w:hAnsi="Times New Roman" w:cs="Times New Roman"/>
        </w:rPr>
        <w:t>9</w:t>
      </w:r>
      <w:r w:rsidR="002C76E3" w:rsidRPr="00C9444E">
        <w:rPr>
          <w:rFonts w:ascii="Times New Roman" w:hAnsi="Times New Roman" w:cs="Times New Roman"/>
        </w:rPr>
        <w:t>).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AE20813"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hybrid E/M-W/O state is stabilized if mtROS is upregulated, but noxROS upregulation has minimal effect on the E/M-W/O state. Strikingly, if all three miRNA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w:t>
      </w:r>
      <w:r w:rsidR="00197FBC">
        <w:rPr>
          <w:rFonts w:ascii="Times New Roman" w:hAnsi="Times New Roman" w:cs="Times New Roman"/>
        </w:rPr>
        <w:t>3</w:t>
      </w:r>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crosstalks resulting in an increased parameter space leading to the E/M-W/O state than what is expected from the individual crosstalks.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commentRangeStart w:id="6"/>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6"/>
      <w:r w:rsidR="00FF01AA">
        <w:rPr>
          <w:rStyle w:val="CommentReference"/>
        </w:rPr>
        <w:commentReference w:id="6"/>
      </w:r>
    </w:p>
    <w:p w14:paraId="6C5FC442" w14:textId="5AD3F8F5"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w:t>
      </w:r>
      <w:r w:rsidR="0010706C">
        <w:rPr>
          <w:rFonts w:ascii="Times New Roman" w:hAnsi="Times New Roman" w:cs="Times New Roman"/>
          <w:i w:val="0"/>
          <w:iCs/>
        </w:rPr>
        <w:t xml:space="preserve"> miRNA-mediated</w:t>
      </w:r>
      <w:r w:rsidR="00470ADE" w:rsidRPr="00C9444E">
        <w:rPr>
          <w:rFonts w:ascii="Times New Roman" w:hAnsi="Times New Roman" w:cs="Times New Roman"/>
          <w:i w:val="0"/>
          <w:iCs/>
        </w:rPr>
        <w:t xml:space="preserve"> crosstalks are active</w:t>
      </w:r>
      <w:r w:rsidR="0010706C">
        <w:rPr>
          <w:rFonts w:ascii="Times New Roman" w:hAnsi="Times New Roman" w:cs="Times New Roman"/>
          <w:i w:val="0"/>
          <w:iCs/>
        </w:rPr>
        <w:t>,</w:t>
      </w:r>
      <w:r w:rsidR="00470ADE" w:rsidRPr="00C9444E">
        <w:rPr>
          <w:rFonts w:ascii="Times New Roman" w:hAnsi="Times New Roman" w:cs="Times New Roman"/>
          <w:i w:val="0"/>
          <w:iCs/>
        </w:rPr>
        <w:t xml:space="preser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The E/M-W/O state is accessible when mtROS is high and at intermediate silencing of HIF-1</w:t>
      </w:r>
      <w:r w:rsidR="0010706C">
        <w:rPr>
          <w:rFonts w:ascii="Times New Roman" w:hAnsi="Times New Roman" w:cs="Times New Roman"/>
          <w:i w:val="0"/>
          <w:iCs/>
        </w:rPr>
        <w:t>, but noxROS seems to have minimal effect.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w:t>
      </w:r>
      <w:commentRangeStart w:id="7"/>
      <w:r w:rsidRPr="00C9444E">
        <w:rPr>
          <w:rFonts w:ascii="Times New Roman" w:eastAsiaTheme="minorEastAsia" w:hAnsi="Times New Roman" w:cs="Times New Roman"/>
          <w:i w:val="0"/>
          <w:iCs/>
        </w:rPr>
        <w:t xml:space="preserve">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t>
      </w:r>
      <w:commentRangeEnd w:id="7"/>
      <w:r w:rsidR="001A59FD">
        <w:rPr>
          <w:rStyle w:val="CommentReference"/>
          <w:i w:val="0"/>
        </w:rPr>
        <w:commentReference w:id="7"/>
      </w:r>
      <w:r w:rsidRPr="00C9444E">
        <w:rPr>
          <w:rFonts w:ascii="Times New Roman" w:eastAsiaTheme="minorEastAsia" w:hAnsi="Times New Roman" w:cs="Times New Roman"/>
          <w:i w:val="0"/>
          <w:iCs/>
        </w:rPr>
        <w:t xml:space="preserve">where all metabolic phenotypes are possible. As noxROS is upregulated,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is suppressed. However, as the level of mtROS increases,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appears (black dotted region)</w:t>
      </w:r>
      <w:r w:rsidRPr="00C9444E">
        <w:rPr>
          <w:rFonts w:ascii="Times New Roman" w:eastAsiaTheme="minorEastAsia" w:hAnsi="Times New Roman" w:cs="Times New Roman"/>
          <w:i w:val="0"/>
          <w:iCs/>
        </w:rPr>
        <w:t xml:space="preserv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51D7B5F4"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F56D2C" w:rsidRPr="00F56D2C">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-mediated crosstalks (AMPK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bookmarkStart w:id="8"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E04CFB3"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crosstalks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crosstalks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w:t>
      </w:r>
      <w:r w:rsidR="00A7510D">
        <w:rPr>
          <w:rFonts w:ascii="Times New Roman" w:hAnsi="Times New Roman" w:cs="Times New Roman"/>
          <w:i w:val="0"/>
          <w:iCs/>
        </w:rPr>
        <w:t>state</w:t>
      </w:r>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E </w:t>
      </w:r>
      <w:r w:rsidR="00A7510D">
        <w:rPr>
          <w:rFonts w:ascii="Times New Roman" w:hAnsi="Times New Roman" w:cs="Times New Roman"/>
          <w:i w:val="0"/>
          <w:iCs/>
        </w:rPr>
        <w:t>state</w:t>
      </w:r>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-mediated crosstalks</w:t>
      </w:r>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DD6333C"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8"/>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18FAD858"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crosstalks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crosstalks</w:t>
      </w:r>
      <w:r>
        <w:rPr>
          <w:rFonts w:ascii="Times New Roman" w:hAnsi="Times New Roman" w:cs="Times New Roman"/>
        </w:rPr>
        <w:t xml:space="preserve"> are activated,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crosstalks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crosstalks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crosstalks are able to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crosstalks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 regulated crosstalks,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F56D2C" w:rsidRPr="00F56D2C">
            <w:rPr>
              <w:rFonts w:ascii="Times New Roman" w:eastAsia="Times New Roman" w:hAnsi="Times New Roman" w:cs="Times New Roman"/>
              <w:color w:val="000000"/>
            </w:rPr>
            <w:t>[67]</w:t>
          </w:r>
        </w:sdtContent>
      </w:sdt>
      <w:r w:rsidR="00FE50CC" w:rsidRPr="00C9444E">
        <w:rPr>
          <w:rFonts w:ascii="Times New Roman" w:hAnsi="Times New Roman" w:cs="Times New Roman"/>
        </w:rPr>
        <w:t>.</w:t>
      </w:r>
    </w:p>
    <w:p w14:paraId="5E2ED4B4" w14:textId="56215355"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crosstalks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40348BF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When all HIF-1 and AMPK controlled crosstalks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w:t>
      </w:r>
      <w:r w:rsidR="00F44C7C">
        <w:rPr>
          <w:rFonts w:ascii="Times New Roman" w:hAnsi="Times New Roman" w:cs="Times New Roman"/>
          <w:i w:val="0"/>
          <w:iCs/>
        </w:rPr>
        <w:t xml:space="preserve"> </w:t>
      </w:r>
      <w:r w:rsidR="00C27F73">
        <w:rPr>
          <w:rFonts w:ascii="Times New Roman" w:hAnsi="Times New Roman" w:cs="Times New Roman"/>
          <w:i w:val="0"/>
          <w:iCs/>
        </w:rPr>
        <w:t xml:space="preserve">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crosstalks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λ</w:t>
      </w:r>
      <w:r w:rsidR="008B6022" w:rsidRPr="00C9444E">
        <w:rPr>
          <w:rFonts w:ascii="Times New Roman" w:hAnsi="Times New Roman" w:cs="Times New Roman"/>
          <w:i w:val="0"/>
          <w:iCs/>
          <w:vertAlign w:val="subscript"/>
        </w:rPr>
        <w:t>AMPK-</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9" w:name="hybrid-em-wo-phenotype-can-be-stabilized"/>
    </w:p>
    <w:p w14:paraId="62A9D4B6" w14:textId="6A00DEF2"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9"/>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plasticity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F56D2C" w:rsidRPr="00F56D2C">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From our analysis of activating individual crosstalks</w:t>
      </w:r>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crosstalks would be minimally necessary to fully stabilize the E/M-W/O state and suppress all other coupled states. </w:t>
      </w:r>
    </w:p>
    <w:p w14:paraId="3FFD2305" w14:textId="2FA200A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BD007E">
        <w:rPr>
          <w:rFonts w:ascii="Times New Roman" w:hAnsi="Times New Roman" w:cs="Times New Roman"/>
        </w:rPr>
        <w:t>promoted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0"/>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0"/>
      <w:r w:rsidR="001C784D">
        <w:rPr>
          <w:rStyle w:val="CommentReference"/>
        </w:rPr>
        <w:commentReference w:id="10"/>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(λ</w:t>
      </w:r>
      <w:r w:rsidR="00123088" w:rsidRPr="00C9444E">
        <w:rPr>
          <w:rFonts w:ascii="Times New Roman" w:hAnsi="Times New Roman" w:cs="Times New Roman"/>
          <w:vertAlign w:val="subscript"/>
        </w:rPr>
        <w:t>AMPK-|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39B7349A"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tory links</w:t>
      </w:r>
      <w:r w:rsidRPr="00C9444E">
        <w:rPr>
          <w:rFonts w:ascii="Times New Roman" w:hAnsi="Times New Roman" w:cs="Times New Roman"/>
        </w:rPr>
        <w:t>;</w:t>
      </w:r>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1" w:author="Madeline Galbraith" w:date="2022-06-01T08:32:00Z">
        <w:r w:rsidR="008B2870">
          <w:rPr>
            <w:rFonts w:ascii="Times New Roman" w:hAnsi="Times New Roman" w:cs="Times New Roman"/>
          </w:rPr>
          <w:t>(</w:t>
        </w:r>
        <w:commentRangeStart w:id="12"/>
        <w:r w:rsidR="008B2870">
          <w:rPr>
            <w:rFonts w:ascii="Times New Roman" w:hAnsi="Times New Roman" w:cs="Times New Roman"/>
          </w:rPr>
          <w:t>Fig</w:t>
        </w:r>
      </w:ins>
      <w:commentRangeEnd w:id="12"/>
      <w:ins w:id="13" w:author="Madeline Galbraith" w:date="2022-06-01T08:33:00Z">
        <w:r w:rsidR="008B2870">
          <w:rPr>
            <w:rStyle w:val="CommentReference"/>
          </w:rPr>
          <w:commentReference w:id="12"/>
        </w:r>
      </w:ins>
      <w:ins w:id="14" w:author="Madeline Galbraith" w:date="2022-06-01T08:32:00Z">
        <w:r w:rsidR="008B2870">
          <w:rPr>
            <w:rFonts w:ascii="Times New Roman" w:hAnsi="Times New Roman" w:cs="Times New Roman"/>
          </w:rPr>
          <w:t xml:space="preserve">. </w:t>
        </w:r>
      </w:ins>
      <w:ins w:id="15"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r w:rsidR="00AD7F58" w:rsidRPr="00C9444E">
        <w:rPr>
          <w:rFonts w:ascii="Times New Roman" w:hAnsi="Times New Roman" w:cs="Times New Roman"/>
        </w:rPr>
        <w:t>crosstalks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789BBBA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crosstalks </w:t>
      </w:r>
      <w:r w:rsidR="007B1B81">
        <w:rPr>
          <w:rFonts w:ascii="Times New Roman" w:hAnsi="Times New Roman" w:cs="Times New Roman"/>
        </w:rPr>
        <w:t xml:space="preserve">(Fig. 6C) </w:t>
      </w:r>
      <w:r w:rsidR="00C33EC0" w:rsidRPr="00C9444E">
        <w:rPr>
          <w:rFonts w:ascii="Times New Roman" w:hAnsi="Times New Roman" w:cs="Times New Roman"/>
        </w:rPr>
        <w:t>or all crosstalks</w:t>
      </w:r>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occur</w:t>
      </w:r>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crosstalks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crosstalks</w:t>
      </w:r>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crosstalks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4828AD53"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FD616D">
        <w:rPr>
          <w:rFonts w:ascii="Times New Roman" w:hAnsi="Times New Roman" w:cs="Times New Roman"/>
          <w:i w:val="0"/>
          <w:iCs/>
        </w:rPr>
        <w:t xml:space="preserve"> – e.g,</w:t>
      </w:r>
      <w:r w:rsidR="00503ACB">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xml:space="preserve">, and </w:t>
      </w:r>
      <w:r w:rsidR="00536356">
        <w:rPr>
          <w:rFonts w:ascii="Times New Roman" w:eastAsiaTheme="minorEastAsia" w:hAnsi="Times New Roman" w:cs="Times New Roman"/>
          <w:i w:val="0"/>
          <w:iCs/>
        </w:rPr>
        <w:t xml:space="preserve">an </w:t>
      </w:r>
      <w:r w:rsidR="00503ACB">
        <w:rPr>
          <w:rFonts w:ascii="Times New Roman" w:eastAsiaTheme="minorEastAsia" w:hAnsi="Times New Roman" w:cs="Times New Roman"/>
          <w:i w:val="0"/>
          <w:iCs/>
        </w:rPr>
        <w:t>EMT-inducing signal</w:t>
      </w:r>
      <w:r w:rsidR="00536356">
        <w:rPr>
          <w:rFonts w:ascii="Times New Roman" w:eastAsiaTheme="minorEastAsia" w:hAnsi="Times New Roman" w:cs="Times New Roman"/>
          <w:i w:val="0"/>
          <w:iCs/>
        </w:rPr>
        <w:t xml:space="preserve"> on</w:t>
      </w:r>
      <w:r w:rsidR="00503ACB">
        <w:rPr>
          <w:rFonts w:ascii="Times New Roman" w:eastAsiaTheme="minorEastAsia" w:hAnsi="Times New Roman" w:cs="Times New Roman"/>
          <w:i w:val="0"/>
          <w:iCs/>
        </w:rPr>
        <w:t xml:space="preserv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6"/>
      <w:r w:rsidR="007755AD" w:rsidRPr="00C9444E">
        <w:rPr>
          <w:rFonts w:ascii="Times New Roman" w:hAnsi="Times New Roman" w:cs="Times New Roman"/>
          <w:i w:val="0"/>
          <w:iCs/>
        </w:rPr>
        <w:t>Input</w:t>
      </w:r>
      <w:commentRangeEnd w:id="16"/>
      <w:r w:rsidR="00BE245D">
        <w:rPr>
          <w:rStyle w:val="CommentReference"/>
          <w:i w:val="0"/>
        </w:rPr>
        <w:commentReference w:id="16"/>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crosstalks are active there are regions where only the E/M-W/O state exists.</w:t>
      </w:r>
      <w:r w:rsidR="00244159" w:rsidRPr="00C9444E">
        <w:rPr>
          <w:rFonts w:ascii="Times New Roman" w:hAnsi="Times New Roman" w:cs="Times New Roman"/>
          <w:i w:val="0"/>
          <w:iCs/>
        </w:rPr>
        <w:t xml:space="preserve"> Similar sets of coupled states in (C) and (D) suggest </w:t>
      </w:r>
      <w:r w:rsidR="000B3400">
        <w:rPr>
          <w:rFonts w:ascii="Times New Roman" w:hAnsi="Times New Roman" w:cs="Times New Roman"/>
          <w:i w:val="0"/>
          <w:iCs/>
        </w:rPr>
        <w:t>a progression that</w:t>
      </w:r>
      <w:r w:rsidR="00244159" w:rsidRPr="00C9444E">
        <w:rPr>
          <w:rFonts w:ascii="Times New Roman" w:hAnsi="Times New Roman" w:cs="Times New Roman"/>
          <w:i w:val="0"/>
          <w:iCs/>
        </w:rPr>
        <w:t xml:space="preserve"> 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7" w:name="normal-cells-can-become-cancerous-when-c"/>
    </w:p>
    <w:p w14:paraId="20E18387" w14:textId="5F179149"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7"/>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F56D2C" w:rsidRPr="00F56D2C">
            <w:rPr>
              <w:rFonts w:ascii="Times New Roman" w:eastAsia="Times New Roman" w:hAnsi="Times New Roman" w:cs="Times New Roman"/>
              <w:color w:val="000000"/>
            </w:rPr>
            <w:t>[68]</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017A6ED7"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cross-talk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tristable,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r w:rsidR="00740BBA">
        <w:rPr>
          <w:rFonts w:ascii="Times New Roman" w:hAnsi="Times New Roman" w:cs="Times New Roman"/>
        </w:rPr>
        <w:t>7</w:t>
      </w:r>
      <w:r>
        <w:rPr>
          <w:rFonts w:ascii="Times New Roman" w:hAnsi="Times New Roman" w:cs="Times New Roman"/>
        </w:rPr>
        <w:t>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Furthermore, the upregulation of noxROS in the bistable circuit causes an increase in the frequency of the O state, in contrast to an increase of the frequency of the hybrid W/O state in the tristable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27260F83"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tristable circuit and set the EMT network to be bistable (i.e., unable to acquire a hybrid E/M state alone). Then we investigated the effects of the following cross-talk,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is able to quickly generate the E/M-W/O state before it is once again suppressed (Fig. </w:t>
      </w:r>
      <w:r w:rsidR="00740BBA">
        <w:rPr>
          <w:rFonts w:ascii="Times New Roman" w:hAnsi="Times New Roman" w:cs="Times New Roman"/>
        </w:rPr>
        <w:t>7</w:t>
      </w:r>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upregualted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tristable circuit.  Additionally, as with the tristable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7733D2A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cross-talk can enable the emergence of these hybrid states. Recall that for the coupled tristable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tristable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ust be close to zero) to generate the region where only the coupled hybrid E/M-W/O state is available. Additionally, the nearby phases surrounding the phase containing only the E/M-W/O state (E-O and E-W/O) is similar relative to those of the tristable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10FA547"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tristable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1E0F0F">
        <w:rPr>
          <w:rFonts w:ascii="Times New Roman" w:eastAsiaTheme="minorEastAsia" w:hAnsi="Times New Roman" w:cs="Times New Roman"/>
          <w:i w:val="0"/>
          <w:iCs/>
        </w:rPr>
        <w:t>These results suggest the E/M-W/O state can be promoted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8"/>
      <w:commentRangeStart w:id="19"/>
      <w:r w:rsidRPr="00AC1B59">
        <w:rPr>
          <w:rFonts w:ascii="Times New Roman" w:hAnsi="Times New Roman" w:cs="Times New Roman"/>
          <w:i w:val="0"/>
          <w:iCs/>
        </w:rPr>
        <w:t>hybrid E/M-W/O</w:t>
      </w:r>
      <w:commentRangeEnd w:id="18"/>
      <w:r w:rsidRPr="00AC1B59">
        <w:rPr>
          <w:rStyle w:val="CommentReference"/>
          <w:rFonts w:ascii="Times New Roman" w:hAnsi="Times New Roman" w:cs="Times New Roman"/>
          <w:i w:val="0"/>
          <w:iCs/>
          <w:sz w:val="24"/>
          <w:szCs w:val="24"/>
        </w:rPr>
        <w:commentReference w:id="18"/>
      </w:r>
      <w:commentRangeEnd w:id="19"/>
      <w:r w:rsidR="00034A1D">
        <w:rPr>
          <w:rStyle w:val="CommentReference"/>
          <w:i w:val="0"/>
        </w:rPr>
        <w:commentReference w:id="19"/>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42F5EAF3"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similar </w:t>
      </w:r>
      <w:r w:rsidR="006077DC">
        <w:rPr>
          <w:rFonts w:ascii="Times New Roman" w:hAnsi="Times New Roman" w:cs="Times New Roman"/>
          <w:i w:val="0"/>
          <w:iCs/>
        </w:rPr>
        <w:t xml:space="preserve">to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6202CD55" w14:textId="01E46C9F" w:rsidR="00503C36" w:rsidRPr="00C9444E" w:rsidRDefault="00503C36" w:rsidP="00503C36">
      <w:pPr>
        <w:pStyle w:val="BodyText"/>
        <w:spacing w:line="480" w:lineRule="auto"/>
        <w:rPr>
          <w:rFonts w:ascii="Times New Roman" w:hAnsi="Times New Roman" w:cs="Times New Roman"/>
        </w:rPr>
      </w:pPr>
      <w:bookmarkStart w:id="20" w:name="psfs-stabilize-the-em-state-which-stabil"/>
      <w:bookmarkStart w:id="21" w:name="discussion"/>
      <w:r>
        <w:rPr>
          <w:rFonts w:ascii="Times New Roman" w:hAnsi="Times New Roman" w:cs="Times New Roman"/>
          <w:b/>
          <w:bCs/>
        </w:rPr>
        <w:t>GRHL2 and OVOL</w:t>
      </w:r>
      <w:r w:rsidRPr="00C9444E">
        <w:rPr>
          <w:rFonts w:ascii="Times New Roman" w:hAnsi="Times New Roman" w:cs="Times New Roman"/>
          <w:b/>
          <w:bCs/>
        </w:rPr>
        <w:t xml:space="preserve"> can stabilize the </w:t>
      </w:r>
      <w:r>
        <w:rPr>
          <w:rFonts w:ascii="Times New Roman" w:hAnsi="Times New Roman" w:cs="Times New Roman"/>
          <w:b/>
          <w:bCs/>
        </w:rPr>
        <w:t>coupled</w:t>
      </w:r>
      <w:r w:rsidRPr="00C9444E">
        <w:rPr>
          <w:rFonts w:ascii="Times New Roman" w:hAnsi="Times New Roman" w:cs="Times New Roman"/>
          <w:b/>
          <w:bCs/>
        </w:rPr>
        <w:t xml:space="preserve"> E/M-W/O state</w:t>
      </w:r>
      <w:bookmarkEnd w:id="20"/>
      <w:r w:rsidRPr="00C9444E">
        <w:rPr>
          <w:rFonts w:ascii="Times New Roman" w:hAnsi="Times New Roman" w:cs="Times New Roman"/>
          <w:b/>
          <w:bCs/>
        </w:rPr>
        <w:t xml:space="preserve">: </w:t>
      </w:r>
      <w:r>
        <w:rPr>
          <w:rFonts w:ascii="Times New Roman" w:hAnsi="Times New Roman" w:cs="Times New Roman"/>
        </w:rPr>
        <w:t xml:space="preserve">Previously, we have reported there are transcription factors, such as OVOL and GRHL2 that can stabilize the hybrid E/M state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3D1FDFD5FEBB467A95E0CC471AF0EA74"/>
          </w:placeholder>
        </w:sdtPr>
        <w:sdtEndPr/>
        <w:sdtContent>
          <w:r w:rsidR="00F56D2C" w:rsidRPr="00F56D2C">
            <w:rPr>
              <w:rFonts w:ascii="Times New Roman" w:eastAsia="Times New Roman" w:hAnsi="Times New Roman" w:cs="Times New Roman"/>
              <w:color w:val="000000"/>
            </w:rPr>
            <w:t>[14,47]</w:t>
          </w:r>
        </w:sdtContent>
      </w:sdt>
      <w:r>
        <w:rPr>
          <w:rFonts w:ascii="Times New Roman" w:hAnsi="Times New Roman" w:cs="Times New Roman"/>
        </w:rPr>
        <w:t>, referred to as phenotypic stability factors (PSFs) of the hybrid E/M state. We are curious whether these PSFs of the hybrid E/M state may also have a role in stabilizing the coupling of the hybrid E/M state with the hybrid W/O state. S</w:t>
      </w:r>
      <w:r w:rsidRPr="00C9444E">
        <w:rPr>
          <w:rFonts w:ascii="Times New Roman" w:hAnsi="Times New Roman" w:cs="Times New Roman"/>
        </w:rPr>
        <w:t xml:space="preserve">ince GRHL2 upregulates ROS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3D1FDFD5FEBB467A95E0CC471AF0EA74"/>
          </w:placeholder>
        </w:sdtPr>
        <w:sdtEndPr/>
        <w:sdtContent>
          <w:r w:rsidR="00F56D2C" w:rsidRPr="00F56D2C">
            <w:rPr>
              <w:rFonts w:ascii="Times New Roman" w:eastAsia="Times New Roman" w:hAnsi="Times New Roman" w:cs="Times New Roman"/>
              <w:color w:val="000000"/>
            </w:rPr>
            <w:t>[69]</w:t>
          </w:r>
        </w:sdtContent>
      </w:sdt>
      <w:r w:rsidRPr="00C9444E">
        <w:rPr>
          <w:rFonts w:ascii="Times New Roman" w:hAnsi="Times New Roman" w:cs="Times New Roman"/>
        </w:rPr>
        <w:t xml:space="preserve">, GRHL2 </w:t>
      </w:r>
      <w:r>
        <w:rPr>
          <w:rFonts w:ascii="Times New Roman" w:hAnsi="Times New Roman" w:cs="Times New Roman"/>
        </w:rPr>
        <w:t>may also</w:t>
      </w:r>
      <w:r w:rsidRPr="00C9444E">
        <w:rPr>
          <w:rFonts w:ascii="Times New Roman" w:hAnsi="Times New Roman" w:cs="Times New Roman"/>
        </w:rPr>
        <w:t xml:space="preserve"> stabilize the W/O </w:t>
      </w:r>
      <w:r>
        <w:rPr>
          <w:rFonts w:ascii="Times New Roman" w:hAnsi="Times New Roman" w:cs="Times New Roman"/>
        </w:rPr>
        <w:t>state</w:t>
      </w:r>
      <w:r w:rsidRPr="00C9444E">
        <w:rPr>
          <w:rFonts w:ascii="Times New Roman" w:hAnsi="Times New Roman" w:cs="Times New Roman"/>
        </w:rPr>
        <w:t xml:space="preserve">. Therefore, we </w:t>
      </w:r>
      <w:r>
        <w:rPr>
          <w:rFonts w:ascii="Times New Roman" w:hAnsi="Times New Roman" w:cs="Times New Roman"/>
        </w:rPr>
        <w:t>extended</w:t>
      </w:r>
      <w:r w:rsidRPr="00C9444E">
        <w:rPr>
          <w:rFonts w:ascii="Times New Roman" w:hAnsi="Times New Roman" w:cs="Times New Roman"/>
        </w:rPr>
        <w:t xml:space="preserve"> the original </w:t>
      </w:r>
      <w:r>
        <w:rPr>
          <w:rFonts w:ascii="Times New Roman" w:hAnsi="Times New Roman" w:cs="Times New Roman"/>
        </w:rPr>
        <w:t>coupled EMT-metabolism</w:t>
      </w:r>
      <w:r w:rsidRPr="00C9444E">
        <w:rPr>
          <w:rFonts w:ascii="Times New Roman" w:hAnsi="Times New Roman" w:cs="Times New Roman"/>
        </w:rPr>
        <w:t xml:space="preserve"> network to include these PSFs (Fig. </w:t>
      </w:r>
      <w:r>
        <w:rPr>
          <w:rFonts w:ascii="Times New Roman" w:hAnsi="Times New Roman" w:cs="Times New Roman"/>
        </w:rPr>
        <w:t>8</w:t>
      </w:r>
      <w:r w:rsidRPr="00C9444E">
        <w:rPr>
          <w:rFonts w:ascii="Times New Roman" w:hAnsi="Times New Roman" w:cs="Times New Roman"/>
        </w:rPr>
        <w:t>A, parameters and modified equations of the PSF stabilized network are in Section S1.6). When the crosstalks are inactive, we find the PSF stabilized network can either be in the E/M-W/O or E/M-O state, and more than 90% of initial conditions lead to the hybrid E/M-W/O state (Fig. S27).</w:t>
      </w:r>
    </w:p>
    <w:p w14:paraId="208C133E" w14:textId="77777777" w:rsidR="00503C36" w:rsidRPr="00C9444E" w:rsidRDefault="00503C36" w:rsidP="00503C36">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a single crosstalk is active in the PSF coupled network, the behavior is as expected, with the E/M-W/O state persisting for </w:t>
      </w:r>
      <w:r>
        <w:rPr>
          <w:rFonts w:ascii="Times New Roman" w:hAnsi="Times New Roman" w:cs="Times New Roman"/>
        </w:rPr>
        <w:t>larger</w:t>
      </w:r>
      <w:r w:rsidRPr="00C9444E">
        <w:rPr>
          <w:rFonts w:ascii="Times New Roman" w:hAnsi="Times New Roman" w:cs="Times New Roman"/>
        </w:rPr>
        <w:t xml:space="preserve"> parameter </w:t>
      </w:r>
      <w:r>
        <w:rPr>
          <w:rFonts w:ascii="Times New Roman" w:hAnsi="Times New Roman" w:cs="Times New Roman"/>
        </w:rPr>
        <w:t>spaces relative to the</w:t>
      </w:r>
      <w:r w:rsidRPr="00C9444E">
        <w:rPr>
          <w:rFonts w:ascii="Times New Roman" w:hAnsi="Times New Roman" w:cs="Times New Roman"/>
        </w:rPr>
        <w:t xml:space="preserve"> coupled network</w:t>
      </w:r>
      <w:r>
        <w:rPr>
          <w:rFonts w:ascii="Times New Roman" w:hAnsi="Times New Roman" w:cs="Times New Roman"/>
        </w:rPr>
        <w:t xml:space="preserve"> without the PSFs</w:t>
      </w:r>
      <w:r w:rsidRPr="00C9444E">
        <w:rPr>
          <w:rFonts w:ascii="Times New Roman" w:hAnsi="Times New Roman" w:cs="Times New Roman"/>
        </w:rPr>
        <w:t xml:space="preserve">. For instance, the hybrid E/M-W/O state </w:t>
      </w:r>
      <w:r>
        <w:rPr>
          <w:rFonts w:ascii="Times New Roman" w:hAnsi="Times New Roman" w:cs="Times New Roman"/>
        </w:rPr>
        <w:t xml:space="preserve">exists for the entire parameter space when only one of the following crosstalk is active - </w:t>
      </w:r>
      <w:r w:rsidRPr="00C9444E">
        <w:rPr>
          <w:rFonts w:ascii="Times New Roman" w:hAnsi="Times New Roman" w:cs="Times New Roman"/>
        </w:rPr>
        <w:t>AMPK downregulating SNAIL, AMPK upregulat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w:t>
      </w:r>
      <w:r>
        <w:rPr>
          <w:rFonts w:ascii="Times New Roman" w:hAnsi="Times New Roman" w:cs="Times New Roman"/>
        </w:rPr>
        <w:t>mt</w:t>
      </w:r>
      <w:r w:rsidRPr="00C9444E">
        <w:rPr>
          <w:rFonts w:ascii="Times New Roman" w:hAnsi="Times New Roman" w:cs="Times New Roman"/>
        </w:rPr>
        <w:t>ROS</w:t>
      </w:r>
      <w:r>
        <w:rPr>
          <w:rFonts w:ascii="Times New Roman" w:hAnsi="Times New Roman" w:cs="Times New Roman"/>
        </w:rPr>
        <w:t>, or</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(see Fig. S28).</w:t>
      </w:r>
      <w:r>
        <w:rPr>
          <w:rFonts w:ascii="Times New Roman" w:hAnsi="Times New Roman" w:cs="Times New Roman"/>
        </w:rPr>
        <w:t xml:space="preserve"> Additionally, we can assume any EMT-mediated upregulation of mtROS or noxROS will have a similar effect by stabilizing the W/O state (and also the E/M-W/O state). The parameter space enabling the phases where the E/M-W/O state exists is also increased when these PSFs are present when the following crosstalk is active-</w:t>
      </w:r>
      <w:r w:rsidRPr="00C9444E">
        <w:rPr>
          <w:rFonts w:ascii="Times New Roman" w:hAnsi="Times New Roman" w:cs="Times New Roman"/>
        </w:rPr>
        <w:t xml:space="preserve"> HIF-1 downregulat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or HIF-1 upregulat</w:t>
      </w:r>
      <w:r>
        <w:rPr>
          <w:rFonts w:ascii="Times New Roman" w:hAnsi="Times New Roman" w:cs="Times New Roman"/>
        </w:rPr>
        <w:t>ing</w:t>
      </w:r>
      <w:r w:rsidRPr="00C9444E">
        <w:rPr>
          <w:rFonts w:ascii="Times New Roman" w:hAnsi="Times New Roman" w:cs="Times New Roman"/>
        </w:rPr>
        <w:t xml:space="preserve"> SNAIL (Fig. S28). </w:t>
      </w:r>
    </w:p>
    <w:p w14:paraId="38CAF170" w14:textId="4948C23A" w:rsidR="00503C36" w:rsidRPr="00C9444E" w:rsidRDefault="00503C36" w:rsidP="00503C36">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Pr="00C9444E">
        <w:rPr>
          <w:rFonts w:ascii="Times New Roman" w:hAnsi="Times New Roman" w:cs="Times New Roman"/>
        </w:rPr>
        <w:t>hen multiple crosstalks are active. If two competing crosstalks acting on the EMT circuit are active (</w:t>
      </w:r>
      <w:r>
        <w:rPr>
          <w:rFonts w:ascii="Times New Roman" w:hAnsi="Times New Roman" w:cs="Times New Roman"/>
        </w:rPr>
        <w:t>e.g</w:t>
      </w:r>
      <w:r w:rsidRPr="00C9444E">
        <w:rPr>
          <w:rFonts w:ascii="Times New Roman" w:hAnsi="Times New Roman" w:cs="Times New Roman"/>
        </w:rPr>
        <w:t xml:space="preserve">., one HIF-1 and one AMPK driven regulation active), then the E/M-W/O state is </w:t>
      </w:r>
      <w:r>
        <w:rPr>
          <w:rFonts w:ascii="Times New Roman" w:hAnsi="Times New Roman" w:cs="Times New Roman"/>
        </w:rPr>
        <w:t>available</w:t>
      </w:r>
      <w:r w:rsidRPr="00C9444E">
        <w:rPr>
          <w:rFonts w:ascii="Times New Roman" w:hAnsi="Times New Roman" w:cs="Times New Roman"/>
        </w:rPr>
        <w:t xml:space="preserve"> for most of the parameter space (Fig. </w:t>
      </w:r>
      <w:r>
        <w:rPr>
          <w:rFonts w:ascii="Times New Roman" w:hAnsi="Times New Roman" w:cs="Times New Roman"/>
        </w:rPr>
        <w:t>8</w:t>
      </w:r>
      <w:r w:rsidRPr="00C9444E">
        <w:rPr>
          <w:rFonts w:ascii="Times New Roman" w:hAnsi="Times New Roman" w:cs="Times New Roman"/>
        </w:rPr>
        <w:t xml:space="preserve">B). </w:t>
      </w:r>
      <w:r>
        <w:rPr>
          <w:rFonts w:ascii="Times New Roman" w:hAnsi="Times New Roman" w:cs="Times New Roman"/>
        </w:rPr>
        <w:t>By comparing how the phases change as the foldchange increases, t</w:t>
      </w:r>
      <w:commentRangeStart w:id="22"/>
      <w:commentRangeStart w:id="23"/>
      <w:r w:rsidRPr="00C9444E">
        <w:rPr>
          <w:rFonts w:ascii="Times New Roman" w:hAnsi="Times New Roman" w:cs="Times New Roman"/>
        </w:rPr>
        <w:t xml:space="preserve">he regulatory crosstalks controlled by HIF-1 seem to have a stronger affect than the AMPK crosstalks and can push the system towards </w:t>
      </w:r>
      <w:r>
        <w:rPr>
          <w:rFonts w:ascii="Times New Roman" w:hAnsi="Times New Roman" w:cs="Times New Roman"/>
        </w:rPr>
        <w:t>the M state</w:t>
      </w:r>
      <w:r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22"/>
        <m:r>
          <m:rPr>
            <m:sty m:val="p"/>
          </m:rPr>
          <w:rPr>
            <w:rStyle w:val="CommentReference"/>
          </w:rPr>
          <w:commentReference w:id="22"/>
        </m:r>
        <w:commentRangeEnd w:id="23"/>
        <m:r>
          <m:rPr>
            <m:sty m:val="p"/>
          </m:rPr>
          <w:rPr>
            <w:rStyle w:val="CommentReference"/>
          </w:rPr>
          <w:commentReference w:id="23"/>
        </m:r>
      </m:oMath>
      <w:r w:rsidRPr="00C9444E">
        <w:rPr>
          <w:rFonts w:ascii="Times New Roman" w:hAnsi="Times New Roman" w:cs="Times New Roman"/>
        </w:rPr>
        <w:t xml:space="preserve"> is inhibited by HIF-1. This corresponds with results from  the tristable and bistable coupled networks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stability of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Lastly, we activate </w:t>
      </w:r>
      <w:r>
        <w:rPr>
          <w:rFonts w:ascii="Times New Roman" w:hAnsi="Times New Roman" w:cs="Times New Roman"/>
        </w:rPr>
        <w:t xml:space="preserve">all </w:t>
      </w:r>
      <w:r w:rsidRPr="00C9444E">
        <w:rPr>
          <w:rFonts w:ascii="Times New Roman" w:hAnsi="Times New Roman" w:cs="Times New Roman"/>
        </w:rPr>
        <w:t>three crosstalks that were shown in the tristable and bistable networks to suppress all states except the E/M-W/O state</w:t>
      </w:r>
      <w:r>
        <w:rPr>
          <w:rFonts w:ascii="Times New Roman" w:hAnsi="Times New Roman" w:cs="Times New Roman"/>
        </w:rPr>
        <w:t xml:space="preserve"> (i.e.,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w:t>
      </w:r>
      <w:r>
        <w:rPr>
          <w:rFonts w:ascii="Times New Roman" w:hAnsi="Times New Roman" w:cs="Times New Roman"/>
        </w:rPr>
        <w:t>ing</w:t>
      </w:r>
      <w:r w:rsidRPr="00C9444E">
        <w:rPr>
          <w:rFonts w:ascii="Times New Roman" w:hAnsi="Times New Roman" w:cs="Times New Roman"/>
        </w:rPr>
        <w:t xml:space="preserve"> mtROS, HIF-1 downregulat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w:r>
        <w:rPr>
          <w:rFonts w:ascii="Times New Roman" w:hAnsi="Times New Roman" w:cs="Times New Roman"/>
        </w:rPr>
        <w:t xml:space="preserve">including </w:t>
      </w:r>
      <w:r w:rsidRPr="00C9444E">
        <w:rPr>
          <w:rFonts w:ascii="Times New Roman" w:hAnsi="Times New Roman" w:cs="Times New Roman"/>
        </w:rPr>
        <w:t xml:space="preserve">the </w:t>
      </w:r>
      <w:r>
        <w:rPr>
          <w:rFonts w:ascii="Times New Roman" w:hAnsi="Times New Roman" w:cs="Times New Roman"/>
        </w:rPr>
        <w:t>EMT-inducing signaling acting on Snail)</w:t>
      </w:r>
      <w:r w:rsidRPr="00C9444E">
        <w:rPr>
          <w:rFonts w:ascii="Times New Roman" w:hAnsi="Times New Roman" w:cs="Times New Roman"/>
        </w:rPr>
        <w:t>. Once again, there is a phase where only the E/M-W/O state</w:t>
      </w:r>
      <w:r>
        <w:rPr>
          <w:rFonts w:ascii="Times New Roman" w:hAnsi="Times New Roman" w:cs="Times New Roman"/>
        </w:rPr>
        <w:t xml:space="preserve"> can</w:t>
      </w:r>
      <w:r w:rsidRPr="00C9444E">
        <w:rPr>
          <w:rFonts w:ascii="Times New Roman" w:hAnsi="Times New Roman" w:cs="Times New Roman"/>
        </w:rPr>
        <w:t xml:space="preserve"> exist</w:t>
      </w:r>
      <w:r>
        <w:rPr>
          <w:rFonts w:ascii="Times New Roman" w:hAnsi="Times New Roman" w:cs="Times New Roman"/>
        </w:rPr>
        <w:t xml:space="preserve"> (Fig. 8C)</w:t>
      </w:r>
      <w:r w:rsidRPr="00C9444E">
        <w:rPr>
          <w:rFonts w:ascii="Times New Roman" w:hAnsi="Times New Roman" w:cs="Times New Roman"/>
        </w:rPr>
        <w:t xml:space="preserve">. Furthermore, this phase exists in a far larger region </w:t>
      </w:r>
      <w:r>
        <w:rPr>
          <w:rFonts w:ascii="Times New Roman" w:hAnsi="Times New Roman" w:cs="Times New Roman"/>
        </w:rPr>
        <w:t xml:space="preserve">in the presence of </w:t>
      </w:r>
      <w:r w:rsidRPr="00C9444E">
        <w:rPr>
          <w:rFonts w:ascii="Times New Roman" w:hAnsi="Times New Roman" w:cs="Times New Roman"/>
        </w:rPr>
        <w:t>the PSFs</w:t>
      </w:r>
      <w:r>
        <w:rPr>
          <w:rFonts w:ascii="Times New Roman" w:hAnsi="Times New Roman" w:cs="Times New Roman"/>
        </w:rPr>
        <w:t xml:space="preserve"> (Fig. 8C and S29) relative to the absence of the PSFs (the light red region at the top right corner of Fig. 8D is the location of the E/M-W/O when no PSFs are present</w:t>
      </w:r>
      <w:r w:rsidRPr="00C9444E">
        <w:rPr>
          <w:rFonts w:ascii="Times New Roman" w:hAnsi="Times New Roman" w:cs="Times New Roman"/>
        </w:rPr>
        <w:t xml:space="preserve">). The large red region </w:t>
      </w:r>
      <w:r>
        <w:rPr>
          <w:rFonts w:ascii="Times New Roman" w:hAnsi="Times New Roman" w:cs="Times New Roman"/>
        </w:rPr>
        <w:t>on the right side of Fig. 8D is</w:t>
      </w:r>
      <w:r w:rsidRPr="00C9444E">
        <w:rPr>
          <w:rFonts w:ascii="Times New Roman" w:hAnsi="Times New Roman" w:cs="Times New Roman"/>
        </w:rPr>
        <w:t xml:space="preserve"> the additional parameter space </w:t>
      </w:r>
      <w:r>
        <w:rPr>
          <w:rFonts w:ascii="Times New Roman" w:hAnsi="Times New Roman" w:cs="Times New Roman"/>
        </w:rPr>
        <w:t xml:space="preserve">where </w:t>
      </w:r>
      <w:r w:rsidRPr="00C9444E">
        <w:rPr>
          <w:rFonts w:ascii="Times New Roman" w:hAnsi="Times New Roman" w:cs="Times New Roman"/>
        </w:rPr>
        <w:t>the E/M-W/O state is stabilized when the PSFs are coupled with the network. Further, the</w:t>
      </w:r>
      <w:r>
        <w:rPr>
          <w:rFonts w:ascii="Times New Roman" w:hAnsi="Times New Roman" w:cs="Times New Roman"/>
        </w:rPr>
        <w:t xml:space="preserve"> coupled</w:t>
      </w:r>
      <w:r w:rsidRPr="00C9444E">
        <w:rPr>
          <w:rFonts w:ascii="Times New Roman" w:hAnsi="Times New Roman" w:cs="Times New Roman"/>
        </w:rPr>
        <w:t xml:space="preserve"> states in the phases surrounding the region of E/M-W/O are the same as </w:t>
      </w:r>
      <w:r>
        <w:rPr>
          <w:rFonts w:ascii="Times New Roman" w:hAnsi="Times New Roman" w:cs="Times New Roman"/>
        </w:rPr>
        <w:t xml:space="preserve">those in </w:t>
      </w:r>
      <w:r w:rsidRPr="00C9444E">
        <w:rPr>
          <w:rFonts w:ascii="Times New Roman" w:hAnsi="Times New Roman" w:cs="Times New Roman"/>
        </w:rPr>
        <w:t xml:space="preserve">the bistable networks (E-W/O and E-O), and also </w:t>
      </w:r>
      <w:r>
        <w:rPr>
          <w:rFonts w:ascii="Times New Roman" w:hAnsi="Times New Roman" w:cs="Times New Roman"/>
        </w:rPr>
        <w:t>appear in the analysis of th</w:t>
      </w:r>
      <w:r w:rsidRPr="00C9444E">
        <w:rPr>
          <w:rFonts w:ascii="Times New Roman" w:hAnsi="Times New Roman" w:cs="Times New Roman"/>
        </w:rPr>
        <w:t xml:space="preserve">e tristable network. </w:t>
      </w:r>
      <w:r>
        <w:rPr>
          <w:rFonts w:ascii="Times New Roman" w:hAnsi="Times New Roman" w:cs="Times New Roman"/>
        </w:rPr>
        <w:t>These results confirm the PSFs can stabilize not only the E/M state but also stabilize the coupling of the hybrid E/M state with the hybrid W/O state, i.e., the E/M-W/O state.</w:t>
      </w:r>
    </w:p>
    <w:p w14:paraId="5C9D2D34" w14:textId="77777777" w:rsidR="00503C36" w:rsidRPr="00C9444E" w:rsidRDefault="00503C36" w:rsidP="00503C36">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5787B642" wp14:editId="0C67EAF4">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ADF3A32" w14:textId="6E6FBB49" w:rsidR="00433B7B" w:rsidRPr="00503C36" w:rsidRDefault="00503C36" w:rsidP="00503C36">
      <w:pPr>
        <w:pStyle w:val="Caption"/>
        <w:rPr>
          <w:rFonts w:ascii="Times New Roman" w:hAnsi="Times New Roman" w:cs="Times New Roman"/>
          <w:i w:val="0"/>
          <w:iCs/>
        </w:rPr>
      </w:pPr>
      <w:r w:rsidRPr="00C9444E">
        <w:rPr>
          <w:rFonts w:ascii="Times New Roman" w:hAnsi="Times New Roman" w:cs="Times New Roman"/>
          <w:b/>
          <w:bCs/>
          <w:i w:val="0"/>
          <w:iCs/>
        </w:rPr>
        <w:t xml:space="preserve">Figure 9. PSFs stabilizing </w:t>
      </w:r>
      <w:r>
        <w:rPr>
          <w:rFonts w:ascii="Times New Roman" w:hAnsi="Times New Roman" w:cs="Times New Roman"/>
          <w:b/>
          <w:bCs/>
          <w:i w:val="0"/>
          <w:iCs/>
        </w:rPr>
        <w:t xml:space="preserve">the </w:t>
      </w:r>
      <w:r w:rsidRPr="00C9444E">
        <w:rPr>
          <w:rFonts w:ascii="Times New Roman" w:hAnsi="Times New Roman" w:cs="Times New Roman"/>
          <w:b/>
          <w:bCs/>
          <w:i w:val="0"/>
          <w:iCs/>
        </w:rPr>
        <w:t xml:space="preserve">E/M state can </w:t>
      </w:r>
      <w:r>
        <w:rPr>
          <w:rFonts w:ascii="Times New Roman" w:hAnsi="Times New Roman" w:cs="Times New Roman"/>
          <w:b/>
          <w:bCs/>
          <w:i w:val="0"/>
          <w:iCs/>
        </w:rPr>
        <w:t>stabilize the association of the E/M state with the W/O state.</w:t>
      </w:r>
      <w:r w:rsidRPr="00C9444E">
        <w:rPr>
          <w:rFonts w:ascii="Times New Roman" w:hAnsi="Times New Roman" w:cs="Times New Roman"/>
          <w:b/>
          <w:bCs/>
          <w:i w:val="0"/>
          <w:iCs/>
        </w:rPr>
        <w:t xml:space="preserve"> </w:t>
      </w:r>
      <w:r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reducing </w:t>
      </w:r>
      <w:r>
        <w:rPr>
          <w:rFonts w:ascii="Times New Roman" w:eastAsiaTheme="minorEastAsia" w:hAnsi="Times New Roman" w:cs="Times New Roman"/>
          <w:i w:val="0"/>
          <w:iCs/>
        </w:rPr>
        <w:t>the EMT-inducing signal</w:t>
      </w:r>
      <w:r w:rsidRPr="00C9444E">
        <w:rPr>
          <w:rFonts w:ascii="Times New Roman" w:eastAsiaTheme="minorEastAsia" w:hAnsi="Times New Roman" w:cs="Times New Roman"/>
          <w:i w:val="0"/>
          <w:iCs/>
        </w:rPr>
        <w:t>) suppresses all states except the E/M-W/O state and increases the parameter regime of the phase.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Pr>
          <w:rFonts w:ascii="Times New Roman" w:hAnsi="Times New Roman" w:cs="Times New Roman"/>
          <w:i w:val="0"/>
          <w:iCs/>
        </w:rPr>
        <w:t>coupled EMT-metabolism</w:t>
      </w:r>
      <w:r w:rsidRPr="00C9444E">
        <w:rPr>
          <w:rFonts w:ascii="Times New Roman" w:hAnsi="Times New Roman" w:cs="Times New Roman"/>
          <w:i w:val="0"/>
          <w:iCs/>
        </w:rPr>
        <w:t xml:space="preserve"> network includ</w:t>
      </w:r>
      <w:r>
        <w:rPr>
          <w:rFonts w:ascii="Times New Roman" w:hAnsi="Times New Roman" w:cs="Times New Roman"/>
          <w:i w:val="0"/>
          <w:iCs/>
        </w:rPr>
        <w:t>ing</w:t>
      </w:r>
      <w:r w:rsidRPr="00C9444E">
        <w:rPr>
          <w:rFonts w:ascii="Times New Roman" w:hAnsi="Times New Roman" w:cs="Times New Roman"/>
          <w:i w:val="0"/>
          <w:iCs/>
        </w:rPr>
        <w:t xml:space="preserve"> GRHL2 and OVOL2. </w:t>
      </w:r>
      <w:r w:rsidRPr="00C9444E">
        <w:rPr>
          <w:rFonts w:ascii="Times New Roman" w:hAnsi="Times New Roman" w:cs="Times New Roman"/>
          <w:b/>
          <w:bCs/>
          <w:i w:val="0"/>
          <w:iCs/>
        </w:rPr>
        <w:t>(B)</w:t>
      </w:r>
      <w:r w:rsidRPr="00C9444E">
        <w:rPr>
          <w:rFonts w:ascii="Times New Roman" w:hAnsi="Times New Roman" w:cs="Times New Roman"/>
          <w:i w:val="0"/>
          <w:iCs/>
        </w:rPr>
        <w:t xml:space="preserve"> The</w:t>
      </w:r>
      <w:r>
        <w:rPr>
          <w:rFonts w:ascii="Times New Roman" w:hAnsi="Times New Roman" w:cs="Times New Roman"/>
          <w:i w:val="0"/>
          <w:iCs/>
        </w:rPr>
        <w:t xml:space="preserve"> phase diagram of the</w:t>
      </w:r>
      <w:r w:rsidRPr="00C9444E">
        <w:rPr>
          <w:rFonts w:ascii="Times New Roman" w:hAnsi="Times New Roman" w:cs="Times New Roman"/>
          <w:i w:val="0"/>
          <w:iCs/>
        </w:rPr>
        <w:t xml:space="preserve"> coupled</w:t>
      </w:r>
      <w:r>
        <w:rPr>
          <w:rFonts w:ascii="Times New Roman" w:hAnsi="Times New Roman" w:cs="Times New Roman"/>
          <w:i w:val="0"/>
          <w:iCs/>
        </w:rPr>
        <w:t xml:space="preserve"> states when the PSFs are present.</w:t>
      </w:r>
      <w:r w:rsidRPr="00C9444E">
        <w:rPr>
          <w:rFonts w:ascii="Times New Roman" w:hAnsi="Times New Roman" w:cs="Times New Roman"/>
          <w:i w:val="0"/>
          <w:iCs/>
        </w:rPr>
        <w:t xml:space="preserve"> E/M-W/O state is present in </w:t>
      </w:r>
      <w:r>
        <w:rPr>
          <w:rFonts w:ascii="Times New Roman" w:hAnsi="Times New Roman" w:cs="Times New Roman"/>
          <w:i w:val="0"/>
          <w:iCs/>
        </w:rPr>
        <w:t>a larger</w:t>
      </w:r>
      <w:r w:rsidRPr="00C9444E">
        <w:rPr>
          <w:rFonts w:ascii="Times New Roman" w:hAnsi="Times New Roman" w:cs="Times New Roman"/>
          <w:i w:val="0"/>
          <w:iCs/>
        </w:rPr>
        <w:t xml:space="preserve"> </w:t>
      </w:r>
      <w:r>
        <w:rPr>
          <w:rFonts w:ascii="Times New Roman" w:hAnsi="Times New Roman" w:cs="Times New Roman"/>
          <w:i w:val="0"/>
          <w:iCs/>
        </w:rPr>
        <w:t>parameter</w:t>
      </w:r>
      <w:r w:rsidRPr="00C9444E">
        <w:rPr>
          <w:rFonts w:ascii="Times New Roman" w:hAnsi="Times New Roman" w:cs="Times New Roman"/>
          <w:i w:val="0"/>
          <w:iCs/>
        </w:rPr>
        <w:t xml:space="preserve"> space due to the PSFs stabilizing the E/M state even when AMPK downregulates SNAIL and HIF-1downregulates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i w:val="0"/>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(C)</w:t>
      </w:r>
      <w:r w:rsidRPr="00C9444E">
        <w:rPr>
          <w:rFonts w:ascii="Times New Roman" w:hAnsi="Times New Roman" w:cs="Times New Roman"/>
          <w:i w:val="0"/>
          <w:iCs/>
        </w:rPr>
        <w:t xml:space="preserve"> The phase </w:t>
      </w:r>
      <w:r>
        <w:rPr>
          <w:rFonts w:ascii="Times New Roman" w:hAnsi="Times New Roman" w:cs="Times New Roman"/>
          <w:i w:val="0"/>
          <w:iCs/>
        </w:rPr>
        <w:t>diagram of the coupling states</w:t>
      </w:r>
      <w:r w:rsidRPr="00C9444E">
        <w:rPr>
          <w:rFonts w:ascii="Times New Roman" w:hAnsi="Times New Roman" w:cs="Times New Roman"/>
          <w:i w:val="0"/>
          <w:iCs/>
        </w:rPr>
        <w:t xml:space="preserve"> when the </w:t>
      </w:r>
      <w:r>
        <w:rPr>
          <w:rFonts w:ascii="Times New Roman" w:hAnsi="Times New Roman" w:cs="Times New Roman"/>
          <w:i w:val="0"/>
          <w:iCs/>
        </w:rPr>
        <w:t>crosstalks – EMT-inducing signal acting on</w:t>
      </w:r>
      <w:r w:rsidRPr="00C9444E">
        <w:rPr>
          <w:rFonts w:ascii="Times New Roman" w:hAnsi="Times New Roman" w:cs="Times New Roman"/>
          <w:i w:val="0"/>
          <w:iCs/>
        </w:rPr>
        <w:t xml:space="preserve">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 w:val="0"/>
          <w:iCs/>
        </w:rPr>
        <w:t xml:space="preserve"> upregulating mtROS, and HIF-1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i w:val="0"/>
          <w:iCs/>
        </w:rPr>
        <w:t>– are present together</w:t>
      </w:r>
      <w:r w:rsidRPr="00C9444E">
        <w:rPr>
          <w:rFonts w:ascii="Times New Roman" w:hAnsi="Times New Roman" w:cs="Times New Roman"/>
          <w:i w:val="0"/>
          <w:iCs/>
        </w:rPr>
        <w:t>. The</w:t>
      </w:r>
      <w:r>
        <w:rPr>
          <w:rFonts w:ascii="Times New Roman" w:hAnsi="Times New Roman" w:cs="Times New Roman"/>
          <w:i w:val="0"/>
          <w:iCs/>
        </w:rPr>
        <w:t xml:space="preserve"> phase </w:t>
      </w:r>
      <w:r w:rsidRPr="00C9444E">
        <w:rPr>
          <w:rFonts w:ascii="Times New Roman" w:hAnsi="Times New Roman" w:cs="Times New Roman"/>
          <w:i w:val="0"/>
          <w:iCs/>
        </w:rPr>
        <w:t xml:space="preserve">where the E/M-W/O state is the only possible coupled state </w:t>
      </w:r>
      <w:r>
        <w:rPr>
          <w:rFonts w:ascii="Times New Roman" w:hAnsi="Times New Roman" w:cs="Times New Roman"/>
          <w:i w:val="0"/>
          <w:iCs/>
        </w:rPr>
        <w:t xml:space="preserve">is significantly enlarged </w:t>
      </w:r>
      <w:r w:rsidRPr="00C9444E">
        <w:rPr>
          <w:rFonts w:ascii="Times New Roman" w:hAnsi="Times New Roman" w:cs="Times New Roman"/>
          <w:i w:val="0"/>
          <w:iCs/>
        </w:rPr>
        <w:t>compared to the</w:t>
      </w:r>
      <w:r>
        <w:rPr>
          <w:rFonts w:ascii="Times New Roman" w:hAnsi="Times New Roman" w:cs="Times New Roman"/>
          <w:i w:val="0"/>
          <w:iCs/>
        </w:rPr>
        <w:t xml:space="preserve"> coupled network without PSFs</w:t>
      </w:r>
      <w:r w:rsidRPr="00C9444E">
        <w:rPr>
          <w:rFonts w:ascii="Times New Roman" w:hAnsi="Times New Roman" w:cs="Times New Roman"/>
          <w:i w:val="0"/>
          <w:iCs/>
        </w:rPr>
        <w:t xml:space="preserve">. </w:t>
      </w:r>
      <w:r w:rsidRPr="00C9444E">
        <w:rPr>
          <w:rFonts w:ascii="Times New Roman" w:hAnsi="Times New Roman" w:cs="Times New Roman"/>
          <w:b/>
          <w:bCs/>
          <w:i w:val="0"/>
          <w:iCs/>
        </w:rPr>
        <w:t>(D)</w:t>
      </w:r>
      <w:r w:rsidRPr="00C9444E">
        <w:rPr>
          <w:rFonts w:ascii="Times New Roman" w:hAnsi="Times New Roman" w:cs="Times New Roman"/>
          <w:i w:val="0"/>
          <w:iCs/>
        </w:rPr>
        <w:t xml:space="preserve"> The difference in the </w:t>
      </w:r>
      <w:r>
        <w:rPr>
          <w:rFonts w:ascii="Times New Roman" w:hAnsi="Times New Roman" w:cs="Times New Roman"/>
          <w:i w:val="0"/>
          <w:iCs/>
        </w:rPr>
        <w:t>frequency of the E/M-W/O state</w:t>
      </w:r>
      <w:r w:rsidRPr="00C9444E">
        <w:rPr>
          <w:rFonts w:ascii="Times New Roman" w:hAnsi="Times New Roman" w:cs="Times New Roman"/>
          <w:i w:val="0"/>
          <w:iCs/>
        </w:rPr>
        <w:t xml:space="preserve"> between (C</w:t>
      </w:r>
      <w:r>
        <w:rPr>
          <w:rFonts w:ascii="Times New Roman" w:hAnsi="Times New Roman" w:cs="Times New Roman"/>
          <w:i w:val="0"/>
          <w:iCs/>
        </w:rPr>
        <w:t>, PSFs present</w:t>
      </w:r>
      <w:r w:rsidRPr="00C9444E">
        <w:rPr>
          <w:rFonts w:ascii="Times New Roman" w:hAnsi="Times New Roman" w:cs="Times New Roman"/>
          <w:i w:val="0"/>
          <w:iCs/>
        </w:rPr>
        <w:t>) and the original model</w:t>
      </w:r>
      <w:r>
        <w:rPr>
          <w:rFonts w:ascii="Times New Roman" w:hAnsi="Times New Roman" w:cs="Times New Roman"/>
          <w:i w:val="0"/>
          <w:iCs/>
        </w:rPr>
        <w:t xml:space="preserve"> (Fig. S29B, PSFs are not present).</w:t>
      </w:r>
      <w:r w:rsidRPr="00C9444E">
        <w:rPr>
          <w:rFonts w:ascii="Times New Roman" w:hAnsi="Times New Roman" w:cs="Times New Roman"/>
          <w:i w:val="0"/>
          <w:iCs/>
        </w:rPr>
        <w:t xml:space="preserve"> The dark red region shows the </w:t>
      </w:r>
      <w:r>
        <w:rPr>
          <w:rFonts w:ascii="Times New Roman" w:hAnsi="Times New Roman" w:cs="Times New Roman"/>
          <w:i w:val="0"/>
          <w:iCs/>
        </w:rPr>
        <w:t>phases</w:t>
      </w:r>
      <w:r w:rsidRPr="00C9444E">
        <w:rPr>
          <w:rFonts w:ascii="Times New Roman" w:hAnsi="Times New Roman" w:cs="Times New Roman"/>
          <w:i w:val="0"/>
          <w:iCs/>
        </w:rPr>
        <w:t xml:space="preserve"> in which</w:t>
      </w:r>
      <w:r>
        <w:rPr>
          <w:rFonts w:ascii="Times New Roman" w:hAnsi="Times New Roman" w:cs="Times New Roman"/>
          <w:i w:val="0"/>
          <w:iCs/>
        </w:rPr>
        <w:t xml:space="preserve"> only</w:t>
      </w:r>
      <w:r w:rsidRPr="00C9444E">
        <w:rPr>
          <w:rFonts w:ascii="Times New Roman" w:hAnsi="Times New Roman" w:cs="Times New Roman"/>
          <w:i w:val="0"/>
          <w:iCs/>
        </w:rPr>
        <w:t xml:space="preserve"> the PSF stabilized model </w:t>
      </w:r>
      <w:r>
        <w:rPr>
          <w:rFonts w:ascii="Times New Roman" w:hAnsi="Times New Roman" w:cs="Times New Roman"/>
          <w:i w:val="0"/>
          <w:iCs/>
        </w:rPr>
        <w:t xml:space="preserve">can enable </w:t>
      </w:r>
      <w:r w:rsidRPr="00C9444E">
        <w:rPr>
          <w:rFonts w:ascii="Times New Roman" w:hAnsi="Times New Roman" w:cs="Times New Roman"/>
          <w:i w:val="0"/>
          <w:iCs/>
        </w:rPr>
        <w:t>the E/M-W/O state. The light red in the bottom left corner near (0,0.1) is the only region in which the E/M-W/O state</w:t>
      </w:r>
      <w:r>
        <w:rPr>
          <w:rFonts w:ascii="Times New Roman" w:hAnsi="Times New Roman" w:cs="Times New Roman"/>
          <w:i w:val="0"/>
          <w:iCs/>
        </w:rPr>
        <w:t xml:space="preserve"> is the only stable state irrespective of the presence of PSFs</w:t>
      </w:r>
      <w:r w:rsidRPr="00C9444E">
        <w:rPr>
          <w:rFonts w:ascii="Times New Roman" w:hAnsi="Times New Roman" w:cs="Times New Roman"/>
          <w:i w:val="0"/>
          <w:iCs/>
        </w:rPr>
        <w:t>. The light red on the right</w:t>
      </w:r>
      <w:r>
        <w:rPr>
          <w:rFonts w:ascii="Times New Roman" w:hAnsi="Times New Roman" w:cs="Times New Roman"/>
          <w:i w:val="0"/>
          <w:iCs/>
        </w:rPr>
        <w:t xml:space="preserve"> side</w:t>
      </w:r>
      <w:r w:rsidRPr="00C9444E">
        <w:rPr>
          <w:rFonts w:ascii="Times New Roman" w:hAnsi="Times New Roman" w:cs="Times New Roman"/>
          <w:i w:val="0"/>
          <w:iCs/>
        </w:rPr>
        <w:t xml:space="preserve"> is where neither model</w:t>
      </w:r>
      <w:r>
        <w:rPr>
          <w:rFonts w:ascii="Times New Roman" w:hAnsi="Times New Roman" w:cs="Times New Roman"/>
          <w:i w:val="0"/>
          <w:iCs/>
        </w:rPr>
        <w:t>, PSFs present or not, can generate</w:t>
      </w:r>
      <w:r w:rsidRPr="00C9444E">
        <w:rPr>
          <w:rFonts w:ascii="Times New Roman" w:hAnsi="Times New Roman" w:cs="Times New Roman"/>
          <w:i w:val="0"/>
          <w:iCs/>
        </w:rPr>
        <w:t xml:space="preserve"> the E/M-W/O state.</w:t>
      </w:r>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21"/>
    </w:p>
    <w:p w14:paraId="0B40CB76" w14:textId="08A7877A" w:rsidR="00217799" w:rsidRDefault="00217799" w:rsidP="00217799">
      <w:pPr>
        <w:pStyle w:val="FirstParagraph"/>
        <w:spacing w:line="480" w:lineRule="auto"/>
        <w:ind w:firstLine="720"/>
        <w:rPr>
          <w:rFonts w:ascii="Times New Roman" w:hAnsi="Times New Roman" w:cs="Times New Roman"/>
          <w:lang w:eastAsia="zh-CN"/>
        </w:rPr>
      </w:pPr>
      <w:bookmarkStart w:id="24"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F56D2C" w:rsidRPr="00F56D2C">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that different hallmarks of cancer are not </w:t>
      </w:r>
      <w:r>
        <w:rPr>
          <w:rFonts w:ascii="Times New Roman" w:hAnsi="Times New Roman" w:cs="Times New Roman"/>
          <w:lang w:eastAsia="zh-CN"/>
        </w:rPr>
        <w:t xml:space="preserve">independent and indeed are extensively coupled. Therefore, deciphering how these different modules affect each other can be critical to better understand cancer malignancy. </w:t>
      </w:r>
    </w:p>
    <w:p w14:paraId="4FCA3353" w14:textId="685E03C5"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is coordinated with cancer metastasis. As EMT is often employed by cancer as part of the metastasic process, we analyzed the mutual regulation between metabolism and EMT, through coupling their corresponding gene regulatory circuits – AMPK/HIF-1/ROS and miR-34/SNAIL/miR-200/ZEB. As both circuits potentially exhibit tri-stability, coupling of these two circuits in principle can give rise to nine coupled states  (E-W, E/M-W, M-W, E-W/O, E/M-W/O, M-W/O, E-O, E/M-O and M-O). We systematically analyzed the effect </w:t>
      </w:r>
      <w:r w:rsidR="002A0682">
        <w:rPr>
          <w:rFonts w:ascii="Times New Roman" w:hAnsi="Times New Roman" w:cs="Times New Roman"/>
        </w:rPr>
        <w:t xml:space="preserve">of both individual and multiple crosstalks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r w:rsidR="001107B0">
        <w:rPr>
          <w:rFonts w:ascii="Times New Roman" w:hAnsi="Times New Roman" w:cs="Times New Roman"/>
        </w:rPr>
        <w:t>with</w:t>
      </w:r>
      <w:r>
        <w:rPr>
          <w:rFonts w:ascii="Times New Roman" w:hAnsi="Times New Roman" w:cs="Times New Roman"/>
        </w:rPr>
        <w:t xml:space="preserve"> multiple crosstalks </w:t>
      </w:r>
      <w:r w:rsidR="001107B0">
        <w:rPr>
          <w:rFonts w:ascii="Times New Roman" w:hAnsi="Times New Roman" w:cs="Times New Roman"/>
        </w:rPr>
        <w:t>potentially</w:t>
      </w:r>
      <w:r>
        <w:rPr>
          <w:rFonts w:ascii="Times New Roman" w:hAnsi="Times New Roman" w:cs="Times New Roman"/>
        </w:rPr>
        <w:t xml:space="preserve"> exhibit</w:t>
      </w:r>
      <w:r w:rsidR="001107B0">
        <w:rPr>
          <w:rFonts w:ascii="Times New Roman" w:hAnsi="Times New Roman" w:cs="Times New Roman"/>
        </w:rPr>
        <w:t>ing</w:t>
      </w:r>
      <w:r>
        <w:rPr>
          <w:rFonts w:ascii="Times New Roman" w:hAnsi="Times New Roman" w:cs="Times New Roman"/>
        </w:rPr>
        <w:t xml:space="preserve"> synergistic or antagonistic effects</w:t>
      </w:r>
      <w:r w:rsidRPr="00C9444E">
        <w:rPr>
          <w:rFonts w:ascii="Times New Roman" w:hAnsi="Times New Roman" w:cs="Times New Roman"/>
        </w:rPr>
        <w:t xml:space="preserve">. </w:t>
      </w:r>
      <w:r>
        <w:rPr>
          <w:rFonts w:ascii="Times New Roman" w:hAnsi="Times New Roman" w:cs="Times New Roman"/>
        </w:rPr>
        <w:t xml:space="preserve">Therefore, we decided to focus primarily on the E/M-W/O state, as we expect these cells to be the most metastatically capable. Our model helps reconcile the </w:t>
      </w:r>
      <w:r>
        <w:rPr>
          <w:rFonts w:ascii="Times New Roman" w:hAnsi="Times New Roman" w:cs="Times New Roman" w:hint="eastAsia"/>
          <w:lang w:eastAsia="zh-CN"/>
        </w:rPr>
        <w:t>para</w:t>
      </w:r>
      <w:r>
        <w:rPr>
          <w:rFonts w:ascii="Times New Roman" w:hAnsi="Times New Roman" w:cs="Times New Roman"/>
          <w:lang w:eastAsia="zh-CN"/>
        </w:rPr>
        <w:t xml:space="preserve">doxical observations regarding the coupling of EMT states with metabolism states, e.g., the fact that E/M states can be associated with </w:t>
      </w:r>
      <w:r>
        <w:rPr>
          <w:rFonts w:ascii="Times New Roman" w:hAnsi="Times New Roman" w:cs="Times New Roman"/>
        </w:rPr>
        <w:t xml:space="preserve">both high glycolysis/low OXPHOS (the W state) and high glycolysis/high OXPHOS (the W/O state) </w:t>
      </w:r>
      <w:sdt>
        <w:sdtPr>
          <w:rPr>
            <w:rFonts w:ascii="Times New Roman" w:hAnsi="Times New Roman" w:cs="Times New Roman"/>
          </w:rPr>
          <w:alias w:val="SmartCite Citation"/>
          <w:tag w:val="703cb261-b0c2-4f52-8c43-8dc408bf3954:2c503bc3-ea95-41e2-b2ed-32f2035cf010+"/>
          <w:id w:val="1169983236"/>
          <w:placeholder>
            <w:docPart w:val="298041CB5BC64A1BB94F0C77D432C7F2"/>
          </w:placeholder>
        </w:sdtPr>
        <w:sdtEndPr/>
        <w:sdtContent>
          <w:r w:rsidR="00F56D2C" w:rsidRPr="00F56D2C">
            <w:rPr>
              <w:rFonts w:ascii="Times New Roman" w:eastAsia="Times New Roman" w:hAnsi="Times New Roman" w:cs="Times New Roman"/>
              <w:color w:val="000000"/>
            </w:rPr>
            <w:t>[67]</w:t>
          </w:r>
        </w:sdtContent>
      </w:sdt>
      <w:r>
        <w:rPr>
          <w:rFonts w:ascii="Times New Roman" w:hAnsi="Times New Roman" w:cs="Times New Roman"/>
        </w:rPr>
        <w:t xml:space="preserve">.  </w:t>
      </w:r>
    </w:p>
    <w:p w14:paraId="1B1FDF9B" w14:textId="77777777" w:rsidR="00217799"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hybrid E/M and W/O states have both been reported to be associated with elevated metastatic potentials, suggesting cancer cells can maximize their overall aggressiveness by acquiring flexibility in both EMT and metabolism. Therefore, deciphering the crosstalk that stabilizes the coupled hybrid-hybrid state can indicate critical targets for anti-metastasis therapies. We found that (1) the E/M-W/O state can be stabilized by a single crosstalk mediated by </w:t>
      </w:r>
      <w:r w:rsidRPr="00C9444E">
        <w:rPr>
          <w:rFonts w:ascii="Times New Roman" w:hAnsi="Times New Roman" w:cs="Times New Roman"/>
        </w:rPr>
        <w:t>miR</w:t>
      </w:r>
      <w:r>
        <w:rPr>
          <w:rFonts w:ascii="Times New Roman" w:hAnsi="Times New Roman" w:cs="Times New Roman"/>
        </w:rPr>
        <w:t>-34 or two antagonistic crosstalks regulating the EMT network;</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or comparing μ</w:t>
      </w:r>
      <w:r>
        <w:rPr>
          <w:rFonts w:ascii="Times New Roman" w:hAnsi="Times New Roman" w:cs="Times New Roman"/>
          <w:vertAlign w:val="subscript"/>
        </w:rPr>
        <w:t>34</w:t>
      </w:r>
      <w:r>
        <w:rPr>
          <w:rFonts w:ascii="Times New Roman" w:hAnsi="Times New Roman" w:cs="Times New Roman"/>
        </w:rPr>
        <w:t xml:space="preserve"> upregulating noxROS and mtROS) suggest a degree of consistency in how EMT drives metabolic reprogramming, and vice versa; (3) the PSFs (OVOL, GRHL2) that have been shown to stabilize the hybrid E/M state also stabilize </w:t>
      </w:r>
      <w:r w:rsidRPr="00C9444E">
        <w:rPr>
          <w:rFonts w:ascii="Times New Roman" w:hAnsi="Times New Roman" w:cs="Times New Roman"/>
        </w:rPr>
        <w:t xml:space="preserve">the </w:t>
      </w:r>
      <w:r>
        <w:rPr>
          <w:rFonts w:ascii="Times New Roman" w:hAnsi="Times New Roman" w:cs="Times New Roman"/>
        </w:rPr>
        <w:t xml:space="preserve">coupled </w:t>
      </w:r>
      <w:r w:rsidRPr="00C9444E">
        <w:rPr>
          <w:rFonts w:ascii="Times New Roman" w:hAnsi="Times New Roman" w:cs="Times New Roman"/>
        </w:rPr>
        <w:t xml:space="preserve">E/M-W/O </w:t>
      </w:r>
      <w:r>
        <w:rPr>
          <w:rFonts w:ascii="Times New Roman" w:hAnsi="Times New Roman" w:cs="Times New Roman"/>
        </w:rPr>
        <w:t xml:space="preserve">state; (4) if crosstalk is bidirectional, it is possible to enable on the E/M-W/O state and this stabilization can be facilitated even under conditions when the individual core circuits do not generate hybrid states on their own; (5) </w:t>
      </w:r>
      <w:r w:rsidRPr="00C9444E">
        <w:rPr>
          <w:rFonts w:ascii="Times New Roman" w:hAnsi="Times New Roman" w:cs="Times New Roman"/>
        </w:rPr>
        <w:t>to suppress all coupled states except the hybrid E/M-W/O, our results indicate a progression must be followed; starting from an E-O state, metabolic reprogramming can push the state to E-W/O, followed by partial EMT to stabilize the hybrid E/M-W/O state.</w:t>
      </w:r>
      <w:r>
        <w:rPr>
          <w:rFonts w:ascii="Times New Roman" w:hAnsi="Times New Roman" w:cs="Times New Roman"/>
        </w:rPr>
        <w:t xml:space="preserve"> Together, the results highlight the important role of the EMT-metabolism crosstalk in mediating cancer metastasis.</w:t>
      </w:r>
    </w:p>
    <w:p w14:paraId="658DD819" w14:textId="606511F6"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that metabolic reprogramming can indeed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the most aggressive E/M-W/O </w:t>
      </w:r>
      <w:r>
        <w:rPr>
          <w:rFonts w:ascii="Times New Roman" w:hAnsi="Times New Roman" w:cs="Times New Roman"/>
        </w:rPr>
        <w:t>state</w:t>
      </w:r>
      <w:r w:rsidRPr="00C9444E">
        <w:rPr>
          <w:rFonts w:ascii="Times New Roman" w:hAnsi="Times New Roman" w:cs="Times New Roman"/>
        </w:rPr>
        <w:t xml:space="preserve"> to be stabilized.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coupled state)</w:t>
      </w:r>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then </w:t>
      </w:r>
      <w:r w:rsidRPr="00C9444E">
        <w:rPr>
          <w:rFonts w:ascii="Times New Roman" w:hAnsi="Times New Roman" w:cs="Times New Roman"/>
        </w:rPr>
        <w:t>begi</w:t>
      </w:r>
      <w:r>
        <w:rPr>
          <w:rFonts w:ascii="Times New Roman" w:hAnsi="Times New Roman" w:cs="Times New Roman"/>
        </w:rPr>
        <w:t>n</w:t>
      </w:r>
      <w:r w:rsidRPr="00C9444E">
        <w:rPr>
          <w:rFonts w:ascii="Times New Roman" w:hAnsi="Times New Roman" w:cs="Times New Roman"/>
        </w:rPr>
        <w:t>n</w:t>
      </w:r>
      <w:r>
        <w:rPr>
          <w:rFonts w:ascii="Times New Roman" w:hAnsi="Times New Roman" w:cs="Times New Roman"/>
        </w:rPr>
        <w:t>ing</w:t>
      </w:r>
      <w:r w:rsidRPr="00C9444E">
        <w:rPr>
          <w:rFonts w:ascii="Times New Roman" w:hAnsi="Times New Roman" w:cs="Times New Roman"/>
        </w:rPr>
        <w:t xml:space="preserve"> EMT</w:t>
      </w:r>
      <w:r>
        <w:rPr>
          <w:rFonts w:ascii="Times New Roman" w:hAnsi="Times New Roman" w:cs="Times New Roman"/>
        </w:rPr>
        <w:t xml:space="preserve"> and finally s</w:t>
      </w:r>
      <w:r w:rsidRPr="00C9444E">
        <w:rPr>
          <w:rFonts w:ascii="Times New Roman" w:hAnsi="Times New Roman" w:cs="Times New Roman"/>
        </w:rPr>
        <w:t>tabiliz</w:t>
      </w:r>
      <w:r>
        <w:rPr>
          <w:rFonts w:ascii="Times New Roman" w:hAnsi="Times New Roman" w:cs="Times New Roman"/>
        </w:rPr>
        <w:t>ing</w:t>
      </w:r>
      <w:r w:rsidRPr="00C9444E">
        <w:rPr>
          <w:rFonts w:ascii="Times New Roman" w:hAnsi="Times New Roman" w:cs="Times New Roman"/>
        </w:rPr>
        <w:t xml:space="preserve"> in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40FB8737"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r w:rsidRPr="00711EA7">
        <w:rPr>
          <w:rFonts w:ascii="Times New Roman" w:hAnsi="Times New Roman" w:cs="Times New Roman"/>
        </w:rPr>
        <w:t>that all else being equal, undergoing EMT tends to correlate with using additional glycolysis</w:t>
      </w:r>
      <w:r w:rsidR="00711EA7" w:rsidRPr="00711EA7">
        <w:rPr>
          <w:rFonts w:ascii="Times New Roman" w:hAnsi="Times New Roman" w:cs="Times New Roman"/>
        </w:rPr>
        <w:t>, in</w:t>
      </w:r>
      <w:r w:rsidRPr="00711EA7">
        <w:rPr>
          <w:rFonts w:ascii="Times New Roman" w:hAnsi="Times New Roman" w:cs="Times New Roman"/>
        </w:rPr>
        <w:t xml:space="preserve"> </w:t>
      </w:r>
      <w:r w:rsidR="00677062" w:rsidRPr="00711EA7">
        <w:rPr>
          <w:rFonts w:ascii="Times New Roman" w:hAnsi="Times New Roman" w:cs="Times New Roman"/>
        </w:rPr>
        <w:t>qualitative</w:t>
      </w:r>
      <w:r w:rsidR="00677062">
        <w:rPr>
          <w:rFonts w:ascii="Times New Roman" w:hAnsi="Times New Roman" w:cs="Times New Roman"/>
        </w:rPr>
        <w:t xml:space="preserve"> agreement</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F56D2C" w:rsidRPr="00F56D2C">
            <w:rPr>
              <w:rFonts w:ascii="Times New Roman" w:eastAsia="Times New Roman" w:hAnsi="Times New Roman" w:cs="Times New Roman"/>
              <w:color w:val="000000"/>
            </w:rPr>
            <w:t>[29,67]</w:t>
          </w:r>
        </w:sdtContent>
      </w:sdt>
      <w:r w:rsidRPr="00C9444E">
        <w:rPr>
          <w:rFonts w:ascii="Times New Roman" w:hAnsi="Times New Roman" w:cs="Times New Roman"/>
        </w:rPr>
        <w:t xml:space="preserve">. </w:t>
      </w:r>
      <w:r w:rsidR="00514A0F">
        <w:rPr>
          <w:rFonts w:ascii="Times New Roman" w:hAnsi="Times New Roman" w:cs="Times New Roman"/>
        </w:rPr>
        <w:t xml:space="preserve">We find that HIF-1 (a marker of glycolysis) is strongly associated with EMT, suggesting the E/M state can be stabilized in HIF-1 (glycolysis) is upregulated. Additionally, our model predicts the coupling of the hybrid E/M state and high glycolysis/high OXPHOS (W/O). </w:t>
      </w:r>
      <w:r w:rsidR="00AF18A7">
        <w:rPr>
          <w:rFonts w:ascii="Times New Roman" w:hAnsi="Times New Roman" w:cs="Times New Roman"/>
        </w:rPr>
        <w:t xml:space="preserve">Notably, in its current form, our model is unable to explain the cases wherein low glycolysis metabolism is correlated with EMT. However, extending the model to explicitly include the coupling with the metabolic pathways </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F56D2C" w:rsidRPr="00F56D2C">
            <w:rPr>
              <w:rFonts w:ascii="Times New Roman" w:eastAsia="Times New Roman" w:hAnsi="Times New Roman" w:cs="Times New Roman"/>
              <w:color w:val="000000"/>
            </w:rPr>
            <w:t>[70]</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F56D2C" w:rsidRPr="00F56D2C">
            <w:rPr>
              <w:rFonts w:ascii="Times New Roman" w:eastAsia="Times New Roman" w:hAnsi="Times New Roman" w:cs="Times New Roman"/>
              <w:color w:val="000000"/>
            </w:rPr>
            <w:t>[67]</w:t>
          </w:r>
        </w:sdtContent>
      </w:sdt>
      <w:r w:rsidR="00AF18A7">
        <w:rPr>
          <w:rFonts w:ascii="Times New Roman" w:hAnsi="Times New Roman" w:cs="Times New Roman"/>
        </w:rPr>
        <w:t>.</w:t>
      </w:r>
      <w:r w:rsidR="00AF18A7" w:rsidRPr="00B71144">
        <w:rPr>
          <w:rFonts w:ascii="Times New Roman" w:hAnsi="Times New Roman" w:cs="Times New Roman"/>
        </w:rPr>
        <w:t xml:space="preserve"> </w:t>
      </w:r>
      <w:r w:rsidR="00AF18A7" w:rsidRPr="00C346B3">
        <w:rPr>
          <w:rFonts w:ascii="Times New Roman" w:hAnsi="Times New Roman" w:cs="Times New Roman"/>
        </w:rPr>
        <w:t xml:space="preserve"> </w:t>
      </w:r>
    </w:p>
    <w:p w14:paraId="0DA82D06" w14:textId="55131698"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F56D2C" w:rsidRPr="00F56D2C">
            <w:rPr>
              <w:rFonts w:ascii="Times New Roman" w:eastAsia="Times New Roman" w:hAnsi="Times New Roman" w:cs="Times New Roman"/>
              <w:color w:val="000000"/>
            </w:rPr>
            <w:t>[71]</w:t>
          </w:r>
        </w:sdtContent>
      </w:sdt>
      <w:r w:rsidRPr="00C9444E">
        <w:rPr>
          <w:rFonts w:ascii="Times New Roman" w:hAnsi="Times New Roman" w:cs="Times New Roman"/>
        </w:rPr>
        <w:t xml:space="preserve"> and references therein). However, this finding is consistent with the general idea that moving from E to E/M is connected with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that this tendency might be over-ridden for cells that actually </w:t>
      </w:r>
      <w:r w:rsidR="00616002">
        <w:rPr>
          <w:rFonts w:ascii="Times New Roman" w:hAnsi="Times New Roman" w:cs="Times New Roman"/>
        </w:rPr>
        <w:t xml:space="preserve">require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 is that the basic Warburg effect corresponds to the transition between E-O to E-W/O when cells first become malignant and then as the cells undergo EMT they tend to switch to more and more W until reaching a mesenchymal-like E/M state with </w:t>
      </w:r>
      <w:r>
        <w:rPr>
          <w:rFonts w:ascii="Times New Roman" w:hAnsi="Times New Roman" w:cs="Times New Roman"/>
        </w:rPr>
        <w:t xml:space="preserve">mostly </w:t>
      </w:r>
      <w:r w:rsidRPr="003E5949">
        <w:rPr>
          <w:rFonts w:ascii="Times New Roman" w:hAnsi="Times New Roman" w:cs="Times New Roman"/>
        </w:rPr>
        <w:t>W. Then as cells become even more mesenchymal and fully differentiated, they revert back to using mostly OXPHOS.</w:t>
      </w:r>
      <w:r w:rsidRPr="00C9444E">
        <w:rPr>
          <w:rFonts w:ascii="Times New Roman" w:hAnsi="Times New Roman" w:cs="Times New Roman"/>
        </w:rPr>
        <w:t xml:space="preserve"> </w:t>
      </w:r>
      <w:r>
        <w:rPr>
          <w:rFonts w:ascii="Times New Roman" w:hAnsi="Times New Roman" w:cs="Times New Roman"/>
        </w:rPr>
        <w:t>The connection between EMT and metabolism may also depend on external signals other than EMT-inducing signals that act on SNAIL, such as the level of oxygen in the TME. For example, m</w:t>
      </w:r>
      <w:r w:rsidRPr="00C9444E">
        <w:rPr>
          <w:rFonts w:ascii="Times New Roman" w:hAnsi="Times New Roman" w:cs="Times New Roman"/>
        </w:rPr>
        <w:t>esenchymal cells that reduce proliferation and have to traverse the ECM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p>
    <w:p w14:paraId="07D405EA" w14:textId="1EC26268"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that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w:t>
      </w:r>
      <w:r>
        <w:rPr>
          <w:rFonts w:ascii="Times New Roman" w:hAnsi="Times New Roman" w:cs="Times New Roman"/>
        </w:rPr>
        <w:t xml:space="preserve"> For instance, replacing mtROS with noxROS can prevent the system from enabling only the E/M-W/O state.</w:t>
      </w:r>
      <w:r w:rsidRPr="00C9444E">
        <w:rPr>
          <w:rFonts w:ascii="Times New Roman" w:hAnsi="Times New Roman" w:cs="Times New Roman"/>
        </w:rPr>
        <w:t xml:space="preserve"> In agreement with our results, recent experimental work has posited that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F56D2C" w:rsidRPr="00F56D2C">
            <w:rPr>
              <w:rFonts w:ascii="Times New Roman" w:eastAsia="Times New Roman" w:hAnsi="Times New Roman" w:cs="Times New Roman"/>
              <w:color w:val="000000"/>
            </w:rPr>
            <w:t>[72]</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470950176"/>
          <w:placeholder>
            <w:docPart w:val="B50DDFE55F7F43B0A7392A527DDC6C27"/>
          </w:placeholder>
        </w:sdtPr>
        <w:sdtEndPr/>
        <w:sdtContent>
          <w:r w:rsidR="00F56D2C" w:rsidRPr="00F56D2C">
            <w:rPr>
              <w:rFonts w:ascii="Times New Roman" w:eastAsia="Times New Roman" w:hAnsi="Times New Roman" w:cs="Times New Roman"/>
              <w:color w:val="000000"/>
            </w:rPr>
            <w:t>[73,74]</w:t>
          </w:r>
        </w:sdtContent>
      </w:sdt>
      <w:r>
        <w:rPr>
          <w:rFonts w:ascii="Times New Roman" w:hAnsi="Times New Roman" w:cs="Times New Roman"/>
        </w:rPr>
        <w:t xml:space="preserve">, and has a much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F56D2C" w:rsidRPr="00F56D2C">
            <w:rPr>
              <w:rFonts w:ascii="Times New Roman" w:eastAsia="Times New Roman" w:hAnsi="Times New Roman" w:cs="Times New Roman"/>
              <w:color w:val="000000"/>
            </w:rPr>
            <w:t>[49,72]</w:t>
          </w:r>
        </w:sdtContent>
      </w:sdt>
      <w:r w:rsidRPr="00C9444E">
        <w:rPr>
          <w:rFonts w:ascii="Times New Roman" w:hAnsi="Times New Roman" w:cs="Times New Roman"/>
        </w:rPr>
        <w:t xml:space="preserve">. </w:t>
      </w:r>
      <w:r>
        <w:rPr>
          <w:rFonts w:ascii="Times New Roman" w:hAnsi="Times New Roman" w:cs="Times New Roman"/>
        </w:rPr>
        <w:t>Another important regulator of both metabolism and EMT is HIF-1. I</w:t>
      </w:r>
      <w:r w:rsidRPr="00C9444E">
        <w:rPr>
          <w:rFonts w:ascii="Times New Roman" w:hAnsi="Times New Roman" w:cs="Times New Roman"/>
        </w:rPr>
        <w:t xml:space="preserve">t is generally accepted that HIF-1 is </w:t>
      </w:r>
      <w:r>
        <w:rPr>
          <w:rFonts w:ascii="Times New Roman" w:hAnsi="Times New Roman" w:cs="Times New Roman"/>
        </w:rPr>
        <w:t xml:space="preserve">a master regulator of glycolysis </w:t>
      </w:r>
      <w:sdt>
        <w:sdtPr>
          <w:rPr>
            <w:rFonts w:ascii="Times New Roman" w:hAnsi="Times New Roman" w:cs="Times New Roman"/>
          </w:rPr>
          <w:alias w:val="SmartCite Citation"/>
          <w:tag w:val="703cb261-b0c2-4f52-8c43-8dc408bf3954:6cc44a93-ce4c-4726-ae15-cb90901ea48a+"/>
          <w:id w:val="686329286"/>
          <w:placeholder>
            <w:docPart w:val="45DCDBB2AA904D4EA1C22D94274F758C"/>
          </w:placeholder>
        </w:sdtPr>
        <w:sdtEndPr/>
        <w:sdtContent>
          <w:r w:rsidR="00F56D2C" w:rsidRPr="00F56D2C">
            <w:rPr>
              <w:rFonts w:ascii="Times New Roman" w:eastAsia="Times New Roman" w:hAnsi="Times New Roman" w:cs="Times New Roman"/>
              <w:color w:val="000000"/>
            </w:rPr>
            <w:t>[22]</w:t>
          </w:r>
        </w:sdtContent>
      </w:sdt>
      <w:r w:rsidRPr="00C9444E">
        <w:rPr>
          <w:rFonts w:ascii="Times New Roman" w:hAnsi="Times New Roman" w:cs="Times New Roman"/>
        </w:rPr>
        <w:t xml:space="preserve"> and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042935824"/>
          <w:placeholder>
            <w:docPart w:val="B50DDFE55F7F43B0A7392A527DDC6C27"/>
          </w:placeholder>
        </w:sdtPr>
        <w:sdtEndPr/>
        <w:sdtContent>
          <w:r w:rsidR="00F56D2C" w:rsidRPr="00F56D2C">
            <w:rPr>
              <w:rFonts w:ascii="Times New Roman" w:eastAsia="Times New Roman" w:hAnsi="Times New Roman" w:cs="Times New Roman"/>
              <w:color w:val="000000"/>
            </w:rPr>
            <w:t>[9]</w:t>
          </w:r>
        </w:sdtContent>
      </w:sdt>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results suggest the mtROS/HIF-1 axis is critical to stabilize the highly aggressive coupled E/M-W/O state. The connection between the mtROS/HIF-1 axis</w:t>
      </w:r>
      <w:r w:rsidR="00C645EB" w:rsidRPr="00C645EB">
        <w:rPr>
          <w:rFonts w:ascii="Times New Roman" w:hAnsi="Times New Roman" w:cs="Times New Roman"/>
        </w:rPr>
        <w:t xml:space="preserve"> (via the accumulation of mtROS enhancing HIF-1 stability)</w:t>
      </w:r>
      <w:r w:rsidRPr="00C645EB">
        <w:rPr>
          <w:rFonts w:ascii="Times New Roman" w:hAnsi="Times New Roman" w:cs="Times New Roman"/>
        </w:rPr>
        <w:t xml:space="preserve"> and</w:t>
      </w:r>
      <w:r w:rsidR="00C645EB" w:rsidRPr="00C645EB">
        <w:rPr>
          <w:rFonts w:ascii="Times New Roman" w:hAnsi="Times New Roman" w:cs="Times New Roman"/>
        </w:rPr>
        <w:t xml:space="preserve"> hypoxia-induced</w:t>
      </w:r>
      <w:r w:rsidRPr="00C645EB">
        <w:rPr>
          <w:rFonts w:ascii="Times New Roman" w:hAnsi="Times New Roman" w:cs="Times New Roman"/>
        </w:rPr>
        <w:t xml:space="preserve"> cancer aggressiveness has also been indicated</w:t>
      </w:r>
      <w:r w:rsidRPr="00C645EB"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F56D2C" w:rsidRPr="00F56D2C">
            <w:rPr>
              <w:rFonts w:ascii="Times New Roman" w:eastAsia="Times New Roman" w:hAnsi="Times New Roman" w:cs="Times New Roman"/>
              <w:color w:val="000000"/>
            </w:rPr>
            <w:t>[75]</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F56D2C" w:rsidRPr="00F56D2C">
            <w:rPr>
              <w:rFonts w:ascii="Times New Roman" w:eastAsia="Times New Roman" w:hAnsi="Times New Roman" w:cs="Times New Roman"/>
              <w:color w:val="000000"/>
            </w:rPr>
            <w:t>[76]</w:t>
          </w:r>
        </w:sdtContent>
      </w:sdt>
      <w:r w:rsidRPr="00C9444E">
        <w:rPr>
          <w:rFonts w:ascii="Times New Roman" w:hAnsi="Times New Roman" w:cs="Times New Roman"/>
        </w:rPr>
        <w:t xml:space="preserve">. </w:t>
      </w:r>
      <w:r>
        <w:rPr>
          <w:rFonts w:ascii="Times New Roman" w:hAnsi="Times New Roman" w:cs="Times New Roman"/>
        </w:rPr>
        <w:t>While we have tried to ensure our parameters are within biologically relevant ranges (utilizing values from literature whenever available), one limitation of this study is knowing how these results translate to experimental cancer studies. For example,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12BD5483"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that incorporating additional pathways</w:t>
      </w:r>
      <w:r>
        <w:rPr>
          <w:rFonts w:ascii="Times New Roman" w:hAnsi="Times New Roman" w:cs="Times New Roman"/>
        </w:rPr>
        <w:t xml:space="preserve"> especially the ones that regulate cell motility,</w:t>
      </w:r>
      <w:r w:rsidRPr="00C9444E">
        <w:rPr>
          <w:rFonts w:ascii="Times New Roman" w:hAnsi="Times New Roman" w:cs="Times New Roman"/>
        </w:rPr>
        <w:t xml:space="preserve"> may be necessary to improve our understanding of </w:t>
      </w:r>
      <w:r>
        <w:rPr>
          <w:rFonts w:ascii="Times New Roman" w:hAnsi="Times New Roman" w:cs="Times New Roman"/>
        </w:rPr>
        <w:t>EMT-metabolism coupling</w:t>
      </w:r>
      <w:r w:rsidRPr="00C9444E">
        <w:rPr>
          <w:rFonts w:ascii="Times New Roman" w:hAnsi="Times New Roman" w:cs="Times New Roman"/>
        </w:rPr>
        <w:t xml:space="preserve">. </w:t>
      </w:r>
      <w:r>
        <w:rPr>
          <w:rFonts w:ascii="Times New Roman" w:hAnsi="Times New Roman" w:cs="Times New Roman"/>
        </w:rPr>
        <w:t xml:space="preserve">Previous work has shown that cancer cells can transition from collective migration of E/M cells to individual migration via amoeboid cells, via the regulation of the RHO-ROCK signaling network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F56D2C" w:rsidRPr="00F56D2C">
            <w:rPr>
              <w:rFonts w:ascii="Times New Roman" w:eastAsia="Times New Roman" w:hAnsi="Times New Roman" w:cs="Times New Roman"/>
              <w:color w:val="000000"/>
            </w:rPr>
            <w:t>[9,77]</w:t>
          </w:r>
        </w:sdtContent>
      </w:sdt>
      <w:r>
        <w:rPr>
          <w:rFonts w:ascii="Times New Roman" w:hAnsi="Times New Roman" w:cs="Times New Roman"/>
        </w:rPr>
        <w:t xml:space="preserve">. Inclusion of the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he importance of external signaling in our model is in conceptual agreement with a hypothesis by Sciacovelli and Frezza that, in an adverse tumor microenvironment, metabolic reprogramming drives EMT to allow cells to find more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F56D2C" w:rsidRPr="00F56D2C">
            <w:rPr>
              <w:rFonts w:ascii="Times New Roman" w:eastAsia="Times New Roman" w:hAnsi="Times New Roman" w:cs="Times New Roman"/>
              <w:color w:val="000000"/>
            </w:rPr>
            <w:t>[40]</w:t>
          </w:r>
        </w:sdtContent>
      </w:sdt>
      <w:r w:rsidRPr="00C9444E">
        <w:rPr>
          <w:rFonts w:ascii="Times New Roman" w:hAnsi="Times New Roman" w:cs="Times New Roman"/>
        </w:rPr>
        <w:t>.</w:t>
      </w:r>
    </w:p>
    <w:p w14:paraId="7D6C68AD" w14:textId="70924035"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The overall goal of this project is toward understanding all the interrelated aspects of cancer metastasis. Previous studies coupling EMT, stemness, with Notch signaling have</w:t>
      </w:r>
      <w:r w:rsidRPr="00C9444E">
        <w:rPr>
          <w:rFonts w:ascii="Times New Roman" w:hAnsi="Times New Roman" w:cs="Times New Roman"/>
        </w:rPr>
        <w:t xml:space="preserve"> shown </w:t>
      </w:r>
      <w:r>
        <w:rPr>
          <w:rFonts w:ascii="Times New Roman" w:hAnsi="Times New Roman" w:cs="Times New Roman"/>
        </w:rPr>
        <w:t xml:space="preserve">that </w:t>
      </w:r>
      <w:r w:rsidRPr="00C9444E">
        <w:rPr>
          <w:rFonts w:ascii="Times New Roman" w:hAnsi="Times New Roman" w:cs="Times New Roman"/>
        </w:rPr>
        <w:t>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F56D2C" w:rsidRPr="00F56D2C">
            <w:rPr>
              <w:rFonts w:ascii="Times New Roman" w:eastAsia="Times New Roman" w:hAnsi="Times New Roman" w:cs="Times New Roman"/>
              <w:color w:val="000000"/>
            </w:rPr>
            <w:t>[78–80]</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F56D2C" w:rsidRPr="00F56D2C">
            <w:rPr>
              <w:rFonts w:ascii="Times New Roman" w:eastAsia="Times New Roman" w:hAnsi="Times New Roman" w:cs="Times New Roman"/>
              <w:color w:val="000000"/>
            </w:rPr>
            <w:t>[78]</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F56D2C" w:rsidRPr="00F56D2C">
            <w:rPr>
              <w:rFonts w:ascii="Times New Roman" w:eastAsia="Times New Roman" w:hAnsi="Times New Roman" w:cs="Times New Roman"/>
              <w:color w:val="000000"/>
            </w:rPr>
            <w:t>[79]</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to understand how various </w:t>
      </w:r>
      <w:r>
        <w:rPr>
          <w:rFonts w:ascii="Times New Roman" w:hAnsi="Times New Roman" w:cs="Times New Roman"/>
        </w:rPr>
        <w:t>cancer traits</w:t>
      </w:r>
      <w:r w:rsidRPr="00C9444E">
        <w:rPr>
          <w:rFonts w:ascii="Times New Roman" w:hAnsi="Times New Roman" w:cs="Times New Roman"/>
        </w:rPr>
        <w:t xml:space="preserve"> are correlated, and potentially identify key regulators, multiple network</w:t>
      </w:r>
      <w:r>
        <w:rPr>
          <w:rFonts w:ascii="Times New Roman" w:hAnsi="Times New Roman" w:cs="Times New Roman"/>
        </w:rPr>
        <w:t xml:space="preserve"> module</w:t>
      </w:r>
      <w:r w:rsidRPr="00C9444E">
        <w:rPr>
          <w:rFonts w:ascii="Times New Roman" w:hAnsi="Times New Roman" w:cs="Times New Roman"/>
        </w:rPr>
        <w:t xml:space="preserve">s and </w:t>
      </w:r>
      <w:r>
        <w:rPr>
          <w:rFonts w:ascii="Times New Roman" w:hAnsi="Times New Roman" w:cs="Times New Roman"/>
        </w:rPr>
        <w:t xml:space="preserve">their </w:t>
      </w:r>
      <w:r w:rsidRPr="00C9444E">
        <w:rPr>
          <w:rFonts w:ascii="Times New Roman" w:hAnsi="Times New Roman" w:cs="Times New Roman"/>
        </w:rPr>
        <w:t xml:space="preserve">crosstalk should be studied concurrently.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24"/>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25"/>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25"/>
      <w:r w:rsidR="00BB6820">
        <w:rPr>
          <w:rStyle w:val="CommentReference"/>
        </w:rPr>
        <w:commentReference w:id="25"/>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4F20686C" w14:textId="77777777" w:rsidR="00F56D2C" w:rsidRPr="00F56D2C" w:rsidRDefault="00F56D2C">
          <w:pPr>
            <w:divId w:val="901063976"/>
            <w:rPr>
              <w:rFonts w:ascii="Times New Roman" w:eastAsia="Times New Roman" w:hAnsi="Times New Roman" w:cs="Times New Roman"/>
              <w:color w:val="000000"/>
            </w:rPr>
          </w:pPr>
        </w:p>
        <w:p w14:paraId="2952DCC4" w14:textId="77777777" w:rsidR="00F56D2C" w:rsidRPr="00F56D2C" w:rsidRDefault="00F56D2C">
          <w:pPr>
            <w:pStyle w:val="csl-entry"/>
            <w:divId w:val="901063976"/>
            <w:rPr>
              <w:color w:val="000000"/>
            </w:rPr>
          </w:pPr>
          <w:r w:rsidRPr="00F56D2C">
            <w:rPr>
              <w:color w:val="000000"/>
            </w:rPr>
            <w:t>1. Hanahan D. Hallmarks of Cancer: New Dimensions. Cancer Discov. 2022;12(1):31–46.</w:t>
          </w:r>
        </w:p>
        <w:p w14:paraId="6AEC0366" w14:textId="77777777" w:rsidR="00F56D2C" w:rsidRPr="00F56D2C" w:rsidRDefault="00F56D2C">
          <w:pPr>
            <w:pStyle w:val="csl-entry"/>
            <w:divId w:val="901063976"/>
            <w:rPr>
              <w:color w:val="000000"/>
            </w:rPr>
          </w:pPr>
          <w:r w:rsidRPr="00F56D2C">
            <w:rPr>
              <w:color w:val="000000"/>
            </w:rPr>
            <w:t>2. Kalluri R. EMT: When epithelial cells decide to become mesenchymal-like cells. J Clin Invest. 2009;119(6):1417–9.</w:t>
          </w:r>
        </w:p>
        <w:p w14:paraId="7B4B42BB" w14:textId="77777777" w:rsidR="00F56D2C" w:rsidRPr="00F56D2C" w:rsidRDefault="00F56D2C">
          <w:pPr>
            <w:pStyle w:val="csl-entry"/>
            <w:divId w:val="901063976"/>
            <w:rPr>
              <w:color w:val="000000"/>
            </w:rPr>
          </w:pPr>
          <w:r w:rsidRPr="00F56D2C">
            <w:rPr>
              <w:color w:val="000000"/>
            </w:rPr>
            <w:t>3. Hay ED. The mesenchymal cell, its role in the embryo, and the remarkable signaling mechanisms that create it. Dev Dynam. 2005;233(3):706–20.</w:t>
          </w:r>
        </w:p>
        <w:p w14:paraId="114C08AE" w14:textId="77777777" w:rsidR="00F56D2C" w:rsidRPr="00F56D2C" w:rsidRDefault="00F56D2C">
          <w:pPr>
            <w:pStyle w:val="csl-entry"/>
            <w:divId w:val="901063976"/>
            <w:rPr>
              <w:color w:val="000000"/>
            </w:rPr>
          </w:pPr>
          <w:r w:rsidRPr="00F56D2C">
            <w:rPr>
              <w:color w:val="000000"/>
            </w:rPr>
            <w:t>4. Pietilä M, Ivaska J, Mani SA. Whom to blame for metastasis, the epithelial–mesenchymal transition or the tumor microenvironment? Cancer Lett. 2016;380(1):359–68.</w:t>
          </w:r>
        </w:p>
        <w:p w14:paraId="2CF5C1B8" w14:textId="77777777" w:rsidR="00F56D2C" w:rsidRPr="00F56D2C" w:rsidRDefault="00F56D2C">
          <w:pPr>
            <w:pStyle w:val="csl-entry"/>
            <w:divId w:val="901063976"/>
            <w:rPr>
              <w:color w:val="000000"/>
            </w:rPr>
          </w:pPr>
          <w:r w:rsidRPr="00F56D2C">
            <w:rPr>
              <w:color w:val="000000"/>
            </w:rPr>
            <w:t>5. Talbot LJ, Bhattacharya SD, Kuo PC. Epithelial-mesenchymal transition, the tumor microenvironment, and metastatic behavior of epithelial malignancies. Int J Biochem Mol Biol. 2012 May 18;3(2):117–36.</w:t>
          </w:r>
        </w:p>
        <w:p w14:paraId="6B1586C2" w14:textId="77777777" w:rsidR="00F56D2C" w:rsidRPr="00F56D2C" w:rsidRDefault="00F56D2C">
          <w:pPr>
            <w:pStyle w:val="csl-entry"/>
            <w:divId w:val="901063976"/>
            <w:rPr>
              <w:color w:val="000000"/>
            </w:rPr>
          </w:pPr>
          <w:r w:rsidRPr="00F56D2C">
            <w:rPr>
              <w:color w:val="000000"/>
            </w:rPr>
            <w:t>6. Cho ES, Kang HE, Kim NH, Yook JI. Therapeutic implications of cancer epithelial-mesenchymal transition (EMT). Arch Pharm Res. 2019;42(1):14–24.</w:t>
          </w:r>
        </w:p>
        <w:p w14:paraId="33DFB54A" w14:textId="77777777" w:rsidR="00F56D2C" w:rsidRPr="00F56D2C" w:rsidRDefault="00F56D2C">
          <w:pPr>
            <w:pStyle w:val="csl-entry"/>
            <w:divId w:val="901063976"/>
            <w:rPr>
              <w:color w:val="000000"/>
            </w:rPr>
          </w:pPr>
          <w:r w:rsidRPr="00F56D2C">
            <w:rPr>
              <w:color w:val="000000"/>
            </w:rPr>
            <w:t>7. Lu M, Jolly MK, Levine H, Onuchic JN, Ben-Jacob E. MicroRNA-based regulation of epithelial–hybrid–mesenchymal fate determination. Proc National Acad Sci. 2013;110(45):18144–9.</w:t>
          </w:r>
        </w:p>
        <w:p w14:paraId="283AB89E" w14:textId="77777777" w:rsidR="00F56D2C" w:rsidRPr="00F56D2C" w:rsidRDefault="00F56D2C">
          <w:pPr>
            <w:pStyle w:val="csl-entry"/>
            <w:divId w:val="901063976"/>
            <w:rPr>
              <w:color w:val="000000"/>
            </w:rPr>
          </w:pPr>
          <w:r w:rsidRPr="00F56D2C">
            <w:rPr>
              <w:color w:val="000000"/>
            </w:rPr>
            <w:t>8. Saitoh M. Involvement of partial EMT in cancer progression. J Biochem. 2018;164(4):257–64.</w:t>
          </w:r>
        </w:p>
        <w:p w14:paraId="6FC94BFA" w14:textId="77777777" w:rsidR="00F56D2C" w:rsidRPr="00F56D2C" w:rsidRDefault="00F56D2C">
          <w:pPr>
            <w:pStyle w:val="csl-entry"/>
            <w:divId w:val="901063976"/>
            <w:rPr>
              <w:color w:val="000000"/>
            </w:rPr>
          </w:pPr>
          <w:r w:rsidRPr="00F56D2C">
            <w:rPr>
              <w:color w:val="000000"/>
            </w:rPr>
            <w:t>9. Saxena K, Jolly MK, Balamurugan K. Hypoxia, partial EMT and collective migration: Emerging culprits in metastasis. Transl Oncol. 2020;13(11):100845.</w:t>
          </w:r>
        </w:p>
        <w:p w14:paraId="1874BA12" w14:textId="77777777" w:rsidR="00F56D2C" w:rsidRPr="00F56D2C" w:rsidRDefault="00F56D2C">
          <w:pPr>
            <w:pStyle w:val="csl-entry"/>
            <w:divId w:val="901063976"/>
            <w:rPr>
              <w:color w:val="000000"/>
            </w:rPr>
          </w:pPr>
          <w:r w:rsidRPr="00F56D2C">
            <w:rPr>
              <w:color w:val="000000"/>
            </w:rPr>
            <w:t>10. Bakir B, Chiarella AM, Pitarresi JR, Rustgi AK. EMT, MET, Plasticity, and Tumor Metastasis. Trends Cell Biol. 2020;30(10):764–76.</w:t>
          </w:r>
        </w:p>
        <w:p w14:paraId="51130EF1" w14:textId="77777777" w:rsidR="00F56D2C" w:rsidRPr="00F56D2C" w:rsidRDefault="00F56D2C">
          <w:pPr>
            <w:pStyle w:val="csl-entry"/>
            <w:divId w:val="901063976"/>
            <w:rPr>
              <w:color w:val="000000"/>
            </w:rPr>
          </w:pPr>
          <w:r w:rsidRPr="00F56D2C">
            <w:rPr>
              <w:color w:val="000000"/>
            </w:rPr>
            <w:t>11. Pastushenko I, Blanpain C. EMT Transition States during Tumor Progression and Metastasis. Trends Cell Biol. 2018;29(3):212–26.</w:t>
          </w:r>
        </w:p>
        <w:p w14:paraId="63311B8D" w14:textId="77777777" w:rsidR="00F56D2C" w:rsidRPr="00F56D2C" w:rsidRDefault="00F56D2C">
          <w:pPr>
            <w:pStyle w:val="csl-entry"/>
            <w:divId w:val="901063976"/>
            <w:rPr>
              <w:color w:val="000000"/>
            </w:rPr>
          </w:pPr>
          <w:r w:rsidRPr="00F56D2C">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6DFACE8E" w14:textId="77777777" w:rsidR="00F56D2C" w:rsidRPr="00F56D2C" w:rsidRDefault="00F56D2C">
          <w:pPr>
            <w:pStyle w:val="csl-entry"/>
            <w:divId w:val="901063976"/>
            <w:rPr>
              <w:color w:val="000000"/>
            </w:rPr>
          </w:pPr>
          <w:r w:rsidRPr="00F56D2C">
            <w:rPr>
              <w:color w:val="000000"/>
            </w:rPr>
            <w:t>13. George JT, Jolly MK, Xu J, Somarelli J, Levine H. Survival outcomes in cancer patients predicted by a partial EMT gene expression scoring metric. Cancer Res. 2017;77(22):canres.3521.2016.</w:t>
          </w:r>
        </w:p>
        <w:p w14:paraId="49D311B9" w14:textId="77777777" w:rsidR="00F56D2C" w:rsidRPr="00F56D2C" w:rsidRDefault="00F56D2C">
          <w:pPr>
            <w:pStyle w:val="csl-entry"/>
            <w:divId w:val="901063976"/>
            <w:rPr>
              <w:color w:val="000000"/>
            </w:rPr>
          </w:pPr>
          <w:r w:rsidRPr="00F56D2C">
            <w:rPr>
              <w:color w:val="000000"/>
            </w:rPr>
            <w:t>14. Jolly MK, Tripathi SC, Jia D, Mooney SM, Celiktas M, Hanash SM, et al. Stability of the hybrid epithelial/mesenchymal phenotype. Oncotarget. 2016;7(19):27067–84.</w:t>
          </w:r>
        </w:p>
        <w:p w14:paraId="415BD507" w14:textId="77777777" w:rsidR="00F56D2C" w:rsidRPr="00F56D2C" w:rsidRDefault="00F56D2C">
          <w:pPr>
            <w:pStyle w:val="csl-entry"/>
            <w:divId w:val="901063976"/>
            <w:rPr>
              <w:color w:val="000000"/>
            </w:rPr>
          </w:pPr>
          <w:r w:rsidRPr="00F56D2C">
            <w:rPr>
              <w:color w:val="000000"/>
            </w:rPr>
            <w:t>15. Pastushenko I, Brisebarre A, Sifrim A, Fioramonti M, Revenco T, Boumahdi S, et al. Identification of the tumour transition states occurring during EMT. Nature. 2018;556(7702):463–8.</w:t>
          </w:r>
        </w:p>
        <w:p w14:paraId="7B0839D1" w14:textId="77777777" w:rsidR="00F56D2C" w:rsidRPr="00F56D2C" w:rsidRDefault="00F56D2C">
          <w:pPr>
            <w:pStyle w:val="csl-entry"/>
            <w:divId w:val="901063976"/>
            <w:rPr>
              <w:color w:val="000000"/>
            </w:rPr>
          </w:pPr>
          <w:r w:rsidRPr="00F56D2C">
            <w:rPr>
              <w:color w:val="000000"/>
            </w:rPr>
            <w:t>16. Simeonov KP, Byrns CN, Clark ML, Norgard RJ, Martin B, Stanger BZ, et al. Single-cell lineage tracing of metastatic cancer reveals selection of hybrid EMT states. Cancer Cell. 2021;39(8):1150-1162.e9.</w:t>
          </w:r>
        </w:p>
        <w:p w14:paraId="059F03AF" w14:textId="77777777" w:rsidR="00F56D2C" w:rsidRPr="00F56D2C" w:rsidRDefault="00F56D2C">
          <w:pPr>
            <w:pStyle w:val="csl-entry"/>
            <w:divId w:val="901063976"/>
            <w:rPr>
              <w:color w:val="000000"/>
            </w:rPr>
          </w:pPr>
          <w:r w:rsidRPr="00F56D2C">
            <w:rPr>
              <w:color w:val="000000"/>
            </w:rPr>
            <w:t>17. Dey P, Kimmelman AC, DePinho RA. Metabolic Codependencies in the Tumor Microenvironment. Cancer Discov. 2021;candisc.1211.2020.</w:t>
          </w:r>
        </w:p>
        <w:p w14:paraId="405D14AF" w14:textId="77777777" w:rsidR="00F56D2C" w:rsidRPr="00F56D2C" w:rsidRDefault="00F56D2C">
          <w:pPr>
            <w:pStyle w:val="csl-entry"/>
            <w:divId w:val="901063976"/>
            <w:rPr>
              <w:color w:val="000000"/>
            </w:rPr>
          </w:pPr>
          <w:r w:rsidRPr="00F56D2C">
            <w:rPr>
              <w:color w:val="000000"/>
            </w:rPr>
            <w:t>18. Warburg O, Wind F, Negelein E. THE METABOLISM OF TUMORS IN THE BODY. J Gen Physiol. 1927;8(6):519–30.</w:t>
          </w:r>
        </w:p>
        <w:p w14:paraId="4DEF5BAF" w14:textId="77777777" w:rsidR="00F56D2C" w:rsidRPr="00F56D2C" w:rsidRDefault="00F56D2C">
          <w:pPr>
            <w:pStyle w:val="csl-entry"/>
            <w:divId w:val="901063976"/>
            <w:rPr>
              <w:color w:val="000000"/>
            </w:rPr>
          </w:pPr>
          <w:r w:rsidRPr="00F56D2C">
            <w:rPr>
              <w:color w:val="000000"/>
            </w:rPr>
            <w:t>19. Liberti MV, Locasale JW. The Warburg Effect: How Does it Benefit Cancer Cells? Trends Biochem Sci. 2016;41(3):211–8.</w:t>
          </w:r>
        </w:p>
        <w:p w14:paraId="729D27CE" w14:textId="77777777" w:rsidR="00F56D2C" w:rsidRPr="00F56D2C" w:rsidRDefault="00F56D2C">
          <w:pPr>
            <w:pStyle w:val="csl-entry"/>
            <w:divId w:val="901063976"/>
            <w:rPr>
              <w:color w:val="000000"/>
            </w:rPr>
          </w:pPr>
          <w:r w:rsidRPr="00F56D2C">
            <w:rPr>
              <w:color w:val="000000"/>
            </w:rPr>
            <w:t>20. Ohshima K, Morii E. Metabolic Reprogramming of Cancer Cells during Tumor Progression and Metastasis. Metabolites. 2021;11(1):28.</w:t>
          </w:r>
        </w:p>
        <w:p w14:paraId="120D04DF" w14:textId="77777777" w:rsidR="00F56D2C" w:rsidRPr="00F56D2C" w:rsidRDefault="00F56D2C">
          <w:pPr>
            <w:pStyle w:val="csl-entry"/>
            <w:divId w:val="901063976"/>
            <w:rPr>
              <w:color w:val="000000"/>
            </w:rPr>
          </w:pPr>
          <w:r w:rsidRPr="00F56D2C">
            <w:rPr>
              <w:color w:val="000000"/>
            </w:rPr>
            <w:t>21. Carvalho TMA, Cardoso HJ, Figueira MI, Vaz CV, Socorro S. The peculiarities of cancer cell metabolism: A route to metastasization and a target for therapy. Eur J Med Chem. 2019;171:343–63.</w:t>
          </w:r>
        </w:p>
        <w:p w14:paraId="18809C61" w14:textId="77777777" w:rsidR="00F56D2C" w:rsidRPr="00F56D2C" w:rsidRDefault="00F56D2C">
          <w:pPr>
            <w:pStyle w:val="csl-entry"/>
            <w:divId w:val="901063976"/>
            <w:rPr>
              <w:color w:val="000000"/>
            </w:rPr>
          </w:pPr>
          <w:r w:rsidRPr="00F56D2C">
            <w:rPr>
              <w:color w:val="000000"/>
            </w:rPr>
            <w:t>22. Nagao A, Kobayashi M, Koyasu S, Chow CCT, Harada H. HIF-1-Dependent Reprogramming of Glucose Metabolic Pathway of Cancer Cells and Its Therapeutic Significance. Int J Mol Sci. 2019;20(2):238.</w:t>
          </w:r>
        </w:p>
        <w:p w14:paraId="18FC0604" w14:textId="77777777" w:rsidR="00F56D2C" w:rsidRPr="00F56D2C" w:rsidRDefault="00F56D2C">
          <w:pPr>
            <w:pStyle w:val="csl-entry"/>
            <w:divId w:val="901063976"/>
            <w:rPr>
              <w:color w:val="000000"/>
            </w:rPr>
          </w:pPr>
          <w:r w:rsidRPr="00F56D2C">
            <w:rPr>
              <w:color w:val="000000"/>
            </w:rPr>
            <w:t>23. Cheng Y, Lu Y, Zhang D, Lian S, Liang H, Ye Y, et al. Metastatic cancer cells compensate for low energy supplies in hostile microenvironments with bioenergetic adaptation and metabolic reprogramming. Int J Oncol. 2018;53(6):2590–604.</w:t>
          </w:r>
        </w:p>
        <w:p w14:paraId="177F7397" w14:textId="77777777" w:rsidR="00F56D2C" w:rsidRPr="00F56D2C" w:rsidRDefault="00F56D2C">
          <w:pPr>
            <w:pStyle w:val="csl-entry"/>
            <w:divId w:val="901063976"/>
            <w:rPr>
              <w:color w:val="000000"/>
            </w:rPr>
          </w:pPr>
          <w:r w:rsidRPr="00F56D2C">
            <w:rPr>
              <w:color w:val="000000"/>
            </w:rPr>
            <w:t>24. Porporato PE, Payen VL, Pérez-Escuredo J, De Saedeleer CJ, Danhier P, Copetti T, et al. A Mitochondrial Switch Promotes Tumor Metastasis. Cell Reports. 2014;8(3):754–66.</w:t>
          </w:r>
        </w:p>
        <w:p w14:paraId="0F821ACF" w14:textId="77777777" w:rsidR="00F56D2C" w:rsidRPr="00F56D2C" w:rsidRDefault="00F56D2C">
          <w:pPr>
            <w:pStyle w:val="csl-entry"/>
            <w:divId w:val="901063976"/>
            <w:rPr>
              <w:color w:val="000000"/>
            </w:rPr>
          </w:pPr>
          <w:r w:rsidRPr="00F56D2C">
            <w:rPr>
              <w:color w:val="000000"/>
            </w:rPr>
            <w:t>25. Jia D, Park JH, Jung KH, Levine H, Kaipparettu BA. Elucidating the Metabolic Plasticity of Cancer: Mitochondrial Reprogramming and Hybrid Metabolic States. Cells. 2018;7(3):21.</w:t>
          </w:r>
        </w:p>
        <w:p w14:paraId="0D4B3E76" w14:textId="77777777" w:rsidR="00F56D2C" w:rsidRPr="00F56D2C" w:rsidRDefault="00F56D2C">
          <w:pPr>
            <w:pStyle w:val="csl-entry"/>
            <w:divId w:val="901063976"/>
            <w:rPr>
              <w:color w:val="000000"/>
            </w:rPr>
          </w:pPr>
          <w:r w:rsidRPr="00F56D2C">
            <w:rPr>
              <w:color w:val="000000"/>
            </w:rPr>
            <w:t>26. Jia D, Paudel BB, Hayford CE, Hardeman KN, Levine H, Onuchic JN, et al. Drug-Tolerant Idling Melanoma Cells Exhibit Theory-Predicted Metabolic Low-Low Phenotype. Frontiers Oncol. 2020;10:1426.</w:t>
          </w:r>
        </w:p>
        <w:p w14:paraId="1AA7DE61" w14:textId="77777777" w:rsidR="00F56D2C" w:rsidRPr="00F56D2C" w:rsidRDefault="00F56D2C">
          <w:pPr>
            <w:pStyle w:val="csl-entry"/>
            <w:divId w:val="901063976"/>
            <w:rPr>
              <w:color w:val="000000"/>
            </w:rPr>
          </w:pPr>
          <w:r w:rsidRPr="00F56D2C">
            <w:rPr>
              <w:color w:val="000000"/>
            </w:rPr>
            <w:t>27. Dupuy F, Tabariès S, Andrzejewski S, Dong Z, Blagih J, Annis MG, et al. PDK1-Dependent Metabolic Reprogramming Dictates Metastatic Potential in Breast Cancer. Cell Metab. 2015;22(4):577–89.</w:t>
          </w:r>
        </w:p>
        <w:p w14:paraId="350AFAD8" w14:textId="77777777" w:rsidR="00F56D2C" w:rsidRPr="00F56D2C" w:rsidRDefault="00F56D2C">
          <w:pPr>
            <w:pStyle w:val="csl-entry"/>
            <w:divId w:val="901063976"/>
            <w:rPr>
              <w:color w:val="000000"/>
            </w:rPr>
          </w:pPr>
          <w:r w:rsidRPr="00F56D2C">
            <w:rPr>
              <w:color w:val="000000"/>
            </w:rPr>
            <w:t>28. LeBleu VS, O’Connell JT, Herrera KNG, Wikman H, Pantel K, Haigis MC, et al. PGC-1α mediates mitochondrial biogenesis and oxidative phosphorylation in cancer cells to promote metastasis. Nat Cell Biol. 2014;16(10):992–1003.</w:t>
          </w:r>
        </w:p>
        <w:p w14:paraId="0145EE83" w14:textId="77777777" w:rsidR="00F56D2C" w:rsidRPr="00F56D2C" w:rsidRDefault="00F56D2C">
          <w:pPr>
            <w:pStyle w:val="csl-entry"/>
            <w:divId w:val="901063976"/>
            <w:rPr>
              <w:color w:val="000000"/>
            </w:rPr>
          </w:pPr>
          <w:r w:rsidRPr="00F56D2C">
            <w:rPr>
              <w:color w:val="000000"/>
            </w:rPr>
            <w:t>29. Jia D, Park JH, Kaur H, Jung KH, Yang S, Tripathi S, et al. Towards decoding the coupled decision-making of metabolism and epithelial-to-mesenchymal transition in cancer. Brit J Cancer. 2021;1–10.</w:t>
          </w:r>
        </w:p>
        <w:p w14:paraId="72DBDA59" w14:textId="77777777" w:rsidR="00F56D2C" w:rsidRPr="00F56D2C" w:rsidRDefault="00F56D2C">
          <w:pPr>
            <w:pStyle w:val="csl-entry"/>
            <w:divId w:val="901063976"/>
            <w:rPr>
              <w:color w:val="000000"/>
            </w:rPr>
          </w:pPr>
          <w:r w:rsidRPr="00F56D2C">
            <w:rPr>
              <w:color w:val="000000"/>
            </w:rPr>
            <w:t>30. Serocki M, Bartoszewska S, Janaszak-Jasiecka A, Ochocka RJ, Collawn JF, Bartoszewski R. miRNAs regulate the HIF switch during hypoxia: a novel therapeutic target. Angiogenesis. 2018;21(2):183–202.</w:t>
          </w:r>
        </w:p>
        <w:p w14:paraId="77548277" w14:textId="77777777" w:rsidR="00F56D2C" w:rsidRPr="00F56D2C" w:rsidRDefault="00F56D2C">
          <w:pPr>
            <w:pStyle w:val="csl-entry"/>
            <w:divId w:val="901063976"/>
            <w:rPr>
              <w:color w:val="000000"/>
            </w:rPr>
          </w:pPr>
          <w:r w:rsidRPr="00F56D2C">
            <w:rPr>
              <w:color w:val="000000"/>
            </w:rPr>
            <w:t>31. Shang Y, Chen H, Ye J, Wei X, Liu S, Wang R. HIF-1α/Ascl2/miR-200b regulatory feedback circuit modulated the epithelial-mesenchymal transition (EMT) in colorectal cancer cells. Exp Cell Res. 2017;360(2):243–56.</w:t>
          </w:r>
        </w:p>
        <w:p w14:paraId="001DF776" w14:textId="77777777" w:rsidR="00F56D2C" w:rsidRPr="00F56D2C" w:rsidRDefault="00F56D2C">
          <w:pPr>
            <w:pStyle w:val="csl-entry"/>
            <w:divId w:val="901063976"/>
            <w:rPr>
              <w:color w:val="000000"/>
            </w:rPr>
          </w:pPr>
          <w:r w:rsidRPr="00F56D2C">
            <w:rPr>
              <w:color w:val="000000"/>
            </w:rPr>
            <w:t>32. Jin HF, Wang JF, Song TT, Zhang J, Wang L. MiR-200b Inhibits Tumor Growth and Chemoresistance via Targeting p70S6K1 in Lung Cancer. Frontiers Oncol. 2020;10:643.</w:t>
          </w:r>
        </w:p>
        <w:p w14:paraId="18AB1075" w14:textId="77777777" w:rsidR="00F56D2C" w:rsidRPr="00F56D2C" w:rsidRDefault="00F56D2C">
          <w:pPr>
            <w:pStyle w:val="csl-entry"/>
            <w:divId w:val="901063976"/>
            <w:rPr>
              <w:color w:val="000000"/>
            </w:rPr>
          </w:pPr>
          <w:r w:rsidRPr="00F56D2C">
            <w:rPr>
              <w:color w:val="000000"/>
            </w:rPr>
            <w:t>33. Hu Y, Xu W, Zeng H, He Z, Lu X, Zuo D, et al. OXPHOS-dependent metabolic reprogramming prompts metastatic potential of breast cancer cells under osteogenic differentiation. Brit J Cancer. 2020;123(11):1644–55.</w:t>
          </w:r>
        </w:p>
        <w:p w14:paraId="75A320E2" w14:textId="77777777" w:rsidR="00F56D2C" w:rsidRPr="00F56D2C" w:rsidRDefault="00F56D2C">
          <w:pPr>
            <w:pStyle w:val="csl-entry"/>
            <w:divId w:val="901063976"/>
            <w:rPr>
              <w:color w:val="000000"/>
            </w:rPr>
          </w:pPr>
          <w:r w:rsidRPr="00F56D2C">
            <w:rPr>
              <w:color w:val="000000"/>
            </w:rPr>
            <w:t>34. Sung JY, Cheong JH. Pan-Cancer Analysis Reveals Distinct Metabolic Reprogramming in Different Epithelial–Mesenchymal Transition Activity States. Cancers. 2021;13(8):1778.</w:t>
          </w:r>
        </w:p>
        <w:p w14:paraId="0E317825" w14:textId="77777777" w:rsidR="00F56D2C" w:rsidRPr="00F56D2C" w:rsidRDefault="00F56D2C">
          <w:pPr>
            <w:pStyle w:val="csl-entry"/>
            <w:divId w:val="901063976"/>
            <w:rPr>
              <w:color w:val="000000"/>
            </w:rPr>
          </w:pPr>
          <w:r w:rsidRPr="00F56D2C">
            <w:rPr>
              <w:color w:val="000000"/>
            </w:rPr>
            <w:t>35. Choudhary KS, Rohatgi N, Halldorsson S, Briem E, Gudjonsson T, Gudmundsson S, et al. EGFR Signal-Network Reconstruction Demonstrates Metabolic Crosstalk in EMT. Plos Comput Biol. 2016;12(6):e1004924.</w:t>
          </w:r>
        </w:p>
        <w:p w14:paraId="1ADADAAB" w14:textId="77777777" w:rsidR="00F56D2C" w:rsidRPr="00F56D2C" w:rsidRDefault="00F56D2C">
          <w:pPr>
            <w:pStyle w:val="csl-entry"/>
            <w:divId w:val="901063976"/>
            <w:rPr>
              <w:color w:val="000000"/>
            </w:rPr>
          </w:pPr>
          <w:r w:rsidRPr="00F56D2C">
            <w:rPr>
              <w:color w:val="000000"/>
            </w:rPr>
            <w:t>36. Feng S, Zhang L, Liu X, Li G, Zhang B, Wang Z, et al. Low levels of AMPK promote epithelial‐mesenchymal transition in lung cancer primarily through HDAC4‐ and HDAC5‐mediated metabolic reprogramming. J Cell Mol Med. 2020;24(14):7789–801.</w:t>
          </w:r>
        </w:p>
        <w:p w14:paraId="59038093" w14:textId="77777777" w:rsidR="00F56D2C" w:rsidRPr="00F56D2C" w:rsidRDefault="00F56D2C">
          <w:pPr>
            <w:pStyle w:val="csl-entry"/>
            <w:divId w:val="901063976"/>
            <w:rPr>
              <w:color w:val="000000"/>
            </w:rPr>
          </w:pPr>
          <w:r w:rsidRPr="00F56D2C">
            <w:rPr>
              <w:color w:val="000000"/>
            </w:rPr>
            <w:t>37. Schieber MS, Chandel NS. ROS Links Glucose Metabolism to Breast Cancer Stem Cell and EMT Phenotype. Cancer Cell. 2013;23(3):265–7.</w:t>
          </w:r>
        </w:p>
        <w:p w14:paraId="766878EA" w14:textId="77777777" w:rsidR="00F56D2C" w:rsidRPr="00F56D2C" w:rsidRDefault="00F56D2C">
          <w:pPr>
            <w:pStyle w:val="csl-entry"/>
            <w:divId w:val="901063976"/>
            <w:rPr>
              <w:color w:val="000000"/>
            </w:rPr>
          </w:pPr>
          <w:r w:rsidRPr="00F56D2C">
            <w:rPr>
              <w:color w:val="000000"/>
            </w:rPr>
            <w:t>38. Kang X, Wang J, Li C. Exposing the Underlying Relationship of Cancer Metastasis to Metabolism and Epithelial-Mesenchymal Transitions. Iscience. 2019;21:754–72.</w:t>
          </w:r>
        </w:p>
        <w:p w14:paraId="20F3B055" w14:textId="77777777" w:rsidR="00F56D2C" w:rsidRPr="00F56D2C" w:rsidRDefault="00F56D2C">
          <w:pPr>
            <w:pStyle w:val="csl-entry"/>
            <w:divId w:val="901063976"/>
            <w:rPr>
              <w:color w:val="000000"/>
            </w:rPr>
          </w:pPr>
          <w:r w:rsidRPr="00F56D2C">
            <w:rPr>
              <w:color w:val="000000"/>
            </w:rPr>
            <w:t>39. Kang X, Li C. A Dimension Reduction Approach for Energy Landscape: Identifying Intermediate States in Metabolism‐EMT Network. Adv Sci. 2021;2003133.</w:t>
          </w:r>
        </w:p>
        <w:p w14:paraId="3FC06227" w14:textId="77777777" w:rsidR="00F56D2C" w:rsidRPr="00F56D2C" w:rsidRDefault="00F56D2C">
          <w:pPr>
            <w:pStyle w:val="csl-entry"/>
            <w:divId w:val="901063976"/>
            <w:rPr>
              <w:color w:val="000000"/>
            </w:rPr>
          </w:pPr>
          <w:r w:rsidRPr="00F56D2C">
            <w:rPr>
              <w:color w:val="000000"/>
            </w:rPr>
            <w:t>40. Sciacovelli M, Frezza C. Metabolic reprogramming and epithelial‐to‐mesenchymal transition in cancer. Febs J. 2017;284(19):3132–44.</w:t>
          </w:r>
        </w:p>
        <w:p w14:paraId="528251A0" w14:textId="77777777" w:rsidR="00F56D2C" w:rsidRPr="00F56D2C" w:rsidRDefault="00F56D2C">
          <w:pPr>
            <w:pStyle w:val="csl-entry"/>
            <w:divId w:val="901063976"/>
            <w:rPr>
              <w:color w:val="000000"/>
            </w:rPr>
          </w:pPr>
          <w:r w:rsidRPr="00F56D2C">
            <w:rPr>
              <w:color w:val="000000"/>
            </w:rPr>
            <w:t>41. Huang R, Zong X. Aberrant cancer metabolism in epithelial–mesenchymal transition and cancer metastasis: Mechanisms in cancer progression. Crit Rev Oncol Hemat. 2017;115:13–22.</w:t>
          </w:r>
        </w:p>
        <w:p w14:paraId="6C8250B2" w14:textId="77777777" w:rsidR="00F56D2C" w:rsidRPr="00F56D2C" w:rsidRDefault="00F56D2C">
          <w:pPr>
            <w:pStyle w:val="csl-entry"/>
            <w:divId w:val="901063976"/>
            <w:rPr>
              <w:color w:val="000000"/>
            </w:rPr>
          </w:pPr>
          <w:r w:rsidRPr="00F56D2C">
            <w:rPr>
              <w:color w:val="000000"/>
            </w:rPr>
            <w:t>42. Jiang L, Xiao L, Sugiura H, Huang X, Ali A, Kuro-o M, et al. Metabolic reprogramming during TGFβ1-induced epithelial-to-mesenchymal transition. Oncogene. 2015;34(30):3908–16.</w:t>
          </w:r>
        </w:p>
        <w:p w14:paraId="5E5EBA3E" w14:textId="77777777" w:rsidR="00F56D2C" w:rsidRPr="00F56D2C" w:rsidRDefault="00F56D2C">
          <w:pPr>
            <w:pStyle w:val="csl-entry"/>
            <w:divId w:val="901063976"/>
            <w:rPr>
              <w:color w:val="000000"/>
            </w:rPr>
          </w:pPr>
          <w:r w:rsidRPr="00F56D2C">
            <w:rPr>
              <w:color w:val="000000"/>
            </w:rPr>
            <w:t>43. Bocci F, Tripathi SC, Mercedes SAV, George JT, Casabar JP, Wong PK, et al. NRF2 activates a partial epithelial-mesenchymal transition and is maximally present in a hybrid epithelial/mesenchymal phenotype. Integr Biol. 2019;11(6):251–63.</w:t>
          </w:r>
        </w:p>
        <w:p w14:paraId="731BC6D8" w14:textId="77777777" w:rsidR="00F56D2C" w:rsidRPr="00F56D2C" w:rsidRDefault="00F56D2C">
          <w:pPr>
            <w:pStyle w:val="csl-entry"/>
            <w:divId w:val="901063976"/>
            <w:rPr>
              <w:color w:val="000000"/>
            </w:rPr>
          </w:pPr>
          <w:r w:rsidRPr="00F56D2C">
            <w:rPr>
              <w:color w:val="000000"/>
            </w:rPr>
            <w:t>44. Luo M, Shang L, Brooks MD, Jiagge E, Zhu Y, Buschhaus JM, et al. Targeting Breast Cancer Stem Cell State Equilibrium through Modulation of Redox Signaling. Cell Metab. 2018;28(1):69-86.e6.</w:t>
          </w:r>
        </w:p>
        <w:p w14:paraId="0BA84302" w14:textId="77777777" w:rsidR="00F56D2C" w:rsidRPr="00F56D2C" w:rsidRDefault="00F56D2C">
          <w:pPr>
            <w:pStyle w:val="csl-entry"/>
            <w:divId w:val="901063976"/>
            <w:rPr>
              <w:color w:val="000000"/>
            </w:rPr>
          </w:pPr>
          <w:r w:rsidRPr="00F56D2C">
            <w:rPr>
              <w:color w:val="000000"/>
            </w:rPr>
            <w:t>45. Colacino JA, Azizi E, Brooks MD, Harouaka R, Fouladdel S, McDermott SP, et al. Heterogeneity of Human Breast Stem and Progenitor Cells as Revealed by Transcriptional Profiling. Stem Cell Rep. 2018;10(5):1596–609.</w:t>
          </w:r>
        </w:p>
        <w:p w14:paraId="511F64FD" w14:textId="77777777" w:rsidR="00F56D2C" w:rsidRPr="00F56D2C" w:rsidRDefault="00F56D2C">
          <w:pPr>
            <w:pStyle w:val="csl-entry"/>
            <w:divId w:val="901063976"/>
            <w:rPr>
              <w:color w:val="000000"/>
            </w:rPr>
          </w:pPr>
          <w:r w:rsidRPr="00F56D2C">
            <w:rPr>
              <w:color w:val="000000"/>
            </w:rPr>
            <w:t>46. Yu L, Lu M, Jia D, Ma J, Ben-Jacob E, Levine H, et al. Modeling the Genetic Regulation of Cancer Metabolism: Interplay between Glycolysis and Oxidative Phosphorylation. Cancer Res. 2017;77(7):1564–74.</w:t>
          </w:r>
        </w:p>
        <w:p w14:paraId="3C721FC4" w14:textId="77777777" w:rsidR="00F56D2C" w:rsidRPr="00F56D2C" w:rsidRDefault="00F56D2C">
          <w:pPr>
            <w:pStyle w:val="csl-entry"/>
            <w:divId w:val="901063976"/>
            <w:rPr>
              <w:color w:val="000000"/>
            </w:rPr>
          </w:pPr>
          <w:r w:rsidRPr="00F56D2C">
            <w:rPr>
              <w:color w:val="000000"/>
            </w:rPr>
            <w:t>47. Jia D, Li X, Bocci F, Tripathi S, Deng Y, Jolly MK, et al. Quantifying Cancer Epithelial-Mesenchymal Plasticity and its Association with Stemness and Immune Response. J Clin Medicine. 2019;8(5):725.</w:t>
          </w:r>
        </w:p>
        <w:p w14:paraId="01398497" w14:textId="77777777" w:rsidR="00F56D2C" w:rsidRPr="00F56D2C" w:rsidRDefault="00F56D2C">
          <w:pPr>
            <w:pStyle w:val="csl-entry"/>
            <w:divId w:val="901063976"/>
            <w:rPr>
              <w:color w:val="000000"/>
            </w:rPr>
          </w:pPr>
          <w:r w:rsidRPr="00F56D2C">
            <w:rPr>
              <w:color w:val="000000"/>
            </w:rPr>
            <w:t>48. Lu M, Jolly MK, Gomoto R, Huang B, Onuchic J, Ben-Jacob E. Tristability in Cancer-Associated MicroRNA-TF Chimera Toggle Switch. J Phys Chem B. 2013;117(42):13164–74.</w:t>
          </w:r>
        </w:p>
        <w:p w14:paraId="16A034ED" w14:textId="77777777" w:rsidR="00F56D2C" w:rsidRPr="00F56D2C" w:rsidRDefault="00F56D2C">
          <w:pPr>
            <w:pStyle w:val="csl-entry"/>
            <w:divId w:val="901063976"/>
            <w:rPr>
              <w:color w:val="000000"/>
            </w:rPr>
          </w:pPr>
          <w:r w:rsidRPr="00F56D2C">
            <w:rPr>
              <w:color w:val="000000"/>
            </w:rPr>
            <w:t>49. Kovac S, Angelova PR, Holmström KM, Zhang Y, Dinkova-Kostova AT, Abramov AY. Nrf2 regulates ROS production by mitochondria and NADPH oxidase. Biochimica Et Biophysica Acta Bba - Gen Subj. 2015;1850(4):794–801.</w:t>
          </w:r>
        </w:p>
        <w:p w14:paraId="1B1B380D" w14:textId="77777777" w:rsidR="00F56D2C" w:rsidRPr="00F56D2C" w:rsidRDefault="00F56D2C">
          <w:pPr>
            <w:pStyle w:val="csl-entry"/>
            <w:divId w:val="901063976"/>
            <w:rPr>
              <w:color w:val="000000"/>
            </w:rPr>
          </w:pPr>
          <w:r w:rsidRPr="00F56D2C">
            <w:rPr>
              <w:color w:val="000000"/>
            </w:rPr>
            <w:t>50. He F, Ru X, Wen T. NRF2, a Transcription Factor for Stress Response and Beyond. Int J Mol Sci. 2020;21(13):4777.</w:t>
          </w:r>
        </w:p>
        <w:p w14:paraId="7E42026E" w14:textId="77777777" w:rsidR="00F56D2C" w:rsidRPr="00F56D2C" w:rsidRDefault="00F56D2C">
          <w:pPr>
            <w:pStyle w:val="csl-entry"/>
            <w:divId w:val="901063976"/>
            <w:rPr>
              <w:color w:val="000000"/>
            </w:rPr>
          </w:pPr>
          <w:r w:rsidRPr="00F56D2C">
            <w:rPr>
              <w:color w:val="000000"/>
            </w:rPr>
            <w:t>51. Li N, Muthusamy S, Liang R, Sarojini H, Wang E. Increased expression of miR-34a and miR-93 in rat liver during aging, and their impact on the expression of Mgst1 and Sirt1. Mech Ageing Dev. 2011;132(3):75–85.</w:t>
          </w:r>
        </w:p>
        <w:p w14:paraId="456424E4" w14:textId="77777777" w:rsidR="00F56D2C" w:rsidRPr="00F56D2C" w:rsidRDefault="00F56D2C">
          <w:pPr>
            <w:pStyle w:val="csl-entry"/>
            <w:divId w:val="901063976"/>
            <w:rPr>
              <w:color w:val="000000"/>
            </w:rPr>
          </w:pPr>
          <w:r w:rsidRPr="00F56D2C">
            <w:rPr>
              <w:color w:val="000000"/>
            </w:rPr>
            <w:t>52. Bai XY, Ma Y, Ding R, Fu B, Shi S, Chen XM. miR-335 and miR-34a Promote Renal Senescence by Suppressing Mitochondrial Antioxidative Enzymes. J Am Soc Nephrol. 2011;22(7):1252–61.</w:t>
          </w:r>
        </w:p>
        <w:p w14:paraId="2DE828DA" w14:textId="77777777" w:rsidR="00F56D2C" w:rsidRPr="00F56D2C" w:rsidRDefault="00F56D2C">
          <w:pPr>
            <w:pStyle w:val="csl-entry"/>
            <w:divId w:val="901063976"/>
            <w:rPr>
              <w:color w:val="000000"/>
            </w:rPr>
          </w:pPr>
          <w:r w:rsidRPr="00F56D2C">
            <w:rPr>
              <w:color w:val="000000"/>
            </w:rPr>
            <w:t>53. Navarro F, Lieberman J. miR-34 and p53: New Insights into a Complex Functional Relationship. Plos One. 2015;10(7):e0132767.</w:t>
          </w:r>
        </w:p>
        <w:p w14:paraId="3E740DDC" w14:textId="77777777" w:rsidR="00F56D2C" w:rsidRPr="00F56D2C" w:rsidRDefault="00F56D2C">
          <w:pPr>
            <w:pStyle w:val="csl-entry"/>
            <w:divId w:val="901063976"/>
            <w:rPr>
              <w:color w:val="000000"/>
            </w:rPr>
          </w:pPr>
          <w:r w:rsidRPr="00F56D2C">
            <w:rPr>
              <w:color w:val="000000"/>
            </w:rPr>
            <w:t>54. Italiano D, Lena AM, Melino G, Candi E. Identification of NCF2/p67phox as a novel p53 target gene. Cell Cycle. 2012;11(24):4589–96.</w:t>
          </w:r>
        </w:p>
        <w:p w14:paraId="05448286" w14:textId="77777777" w:rsidR="00F56D2C" w:rsidRPr="00F56D2C" w:rsidRDefault="00F56D2C">
          <w:pPr>
            <w:pStyle w:val="csl-entry"/>
            <w:divId w:val="901063976"/>
            <w:rPr>
              <w:color w:val="000000"/>
            </w:rPr>
          </w:pPr>
          <w:r w:rsidRPr="00F56D2C">
            <w:rPr>
              <w:color w:val="000000"/>
            </w:rPr>
            <w:t>55. Chou HL, Fong Y, Wei CK, Tsai EM, Chen JYF, Chang WT, et al. A Quinone-Containing Compound Enhances Camptothecin-Induced Apoptosis of Lung Cancer Through Modulating Endogenous ROS and ERK Signaling. Arch Immunol Ther Ex. 2017;65(3):241–52.</w:t>
          </w:r>
        </w:p>
        <w:p w14:paraId="304FFABD" w14:textId="77777777" w:rsidR="00F56D2C" w:rsidRPr="00F56D2C" w:rsidRDefault="00F56D2C">
          <w:pPr>
            <w:pStyle w:val="csl-entry"/>
            <w:divId w:val="901063976"/>
            <w:rPr>
              <w:color w:val="000000"/>
            </w:rPr>
          </w:pPr>
          <w:r w:rsidRPr="00F56D2C">
            <w:rPr>
              <w:color w:val="000000"/>
            </w:rPr>
            <w:t>56. Byun Y, Choi YC, Jeong Y, Lee G, Yoon S, Jeong Y, et al. MiR-200c downregulates HIF-1α and inhibits migration of lung cancer cells. Cell Mol Biol Lett. 2019;24(1):28.</w:t>
          </w:r>
        </w:p>
        <w:p w14:paraId="0752F703" w14:textId="77777777" w:rsidR="00F56D2C" w:rsidRPr="00F56D2C" w:rsidRDefault="00F56D2C">
          <w:pPr>
            <w:pStyle w:val="csl-entry"/>
            <w:divId w:val="901063976"/>
            <w:rPr>
              <w:color w:val="000000"/>
            </w:rPr>
          </w:pPr>
          <w:r w:rsidRPr="00F56D2C">
            <w:rPr>
              <w:color w:val="000000"/>
            </w:rPr>
            <w:t>57. Bartoszewska S, Rochan K, Piotrowski A, Kamysz W, Ochocka RJ, Collawn JF, et al. The hypoxia‐inducible miR‐429 regulates hypoxia‐inducible factor‐1α expression in human endothelial cells through a negative feedback loop. Faseb J. 2015;29(4):1467–79.</w:t>
          </w:r>
        </w:p>
        <w:p w14:paraId="14DAD31B" w14:textId="77777777" w:rsidR="00F56D2C" w:rsidRPr="00F56D2C" w:rsidRDefault="00F56D2C">
          <w:pPr>
            <w:pStyle w:val="csl-entry"/>
            <w:divId w:val="901063976"/>
            <w:rPr>
              <w:color w:val="000000"/>
            </w:rPr>
          </w:pPr>
          <w:r w:rsidRPr="00F56D2C">
            <w:rPr>
              <w:color w:val="000000"/>
            </w:rPr>
            <w:t>58. Xu X, Tan X, Tampe B, Sanchez E, Zeisberg M, Zeisberg EM. Snail Is a Direct Target of Hypoxia-inducible Factor 1α (HIF1α) in Hypoxia-induced Endothelial to Mesenchymal Transition of Human Coronary Endothelial Cells*. J Biol Chem. 2015;290(27):16653–64.</w:t>
          </w:r>
        </w:p>
        <w:p w14:paraId="29E1824F" w14:textId="77777777" w:rsidR="00F56D2C" w:rsidRPr="00F56D2C" w:rsidRDefault="00F56D2C">
          <w:pPr>
            <w:pStyle w:val="csl-entry"/>
            <w:divId w:val="901063976"/>
            <w:rPr>
              <w:color w:val="000000"/>
            </w:rPr>
          </w:pPr>
          <w:r w:rsidRPr="00F56D2C">
            <w:rPr>
              <w:color w:val="000000"/>
            </w:rPr>
            <w:t>59. Chou CC, Lee KH, Lai IL, Wang D, Mo X, Kulp SK, et al. AMPK Reverses the Mesenchymal Phenotype of Cancer Cells by Targeting the Akt–MDM2–Foxo3a Signaling Axis. Cancer Res. 2014;74(17):4783–95.</w:t>
          </w:r>
        </w:p>
        <w:p w14:paraId="4B50DFD3" w14:textId="77777777" w:rsidR="00F56D2C" w:rsidRPr="00F56D2C" w:rsidRDefault="00F56D2C">
          <w:pPr>
            <w:pStyle w:val="csl-entry"/>
            <w:divId w:val="901063976"/>
            <w:rPr>
              <w:color w:val="000000"/>
            </w:rPr>
          </w:pPr>
          <w:r w:rsidRPr="00F56D2C">
            <w:rPr>
              <w:color w:val="000000"/>
            </w:rPr>
            <w:t>60. Ohshima J, Wang Q, Fitzsimonds ZR, Miller DP, Sztukowska MN, Jung YJ, et al. Streptococcus gordonii programs epithelial cells to resist ZEB2 induction by Porphyromonas gingivalis. Proc National Acad Sci. 2019;116(17):201900101.</w:t>
          </w:r>
        </w:p>
        <w:p w14:paraId="78A7744C" w14:textId="77777777" w:rsidR="00F56D2C" w:rsidRPr="00F56D2C" w:rsidRDefault="00F56D2C">
          <w:pPr>
            <w:pStyle w:val="csl-entry"/>
            <w:divId w:val="901063976"/>
            <w:rPr>
              <w:color w:val="000000"/>
            </w:rPr>
          </w:pPr>
          <w:r w:rsidRPr="00F56D2C">
            <w:rPr>
              <w:color w:val="000000"/>
            </w:rPr>
            <w:t>61. Dong T, Zhang Y, Chen Y, Liu P, An T, Zhang J, et al. FOXO1 inhibits the invasion and metastasis of hepatocellular carcinoma by reversing ZEB2-induced epithelial-mesenchymal transition. Oncotarget. 2016;8(1):1703–13.</w:t>
          </w:r>
        </w:p>
        <w:p w14:paraId="4B256EDC" w14:textId="77777777" w:rsidR="00F56D2C" w:rsidRPr="00F56D2C" w:rsidRDefault="00F56D2C">
          <w:pPr>
            <w:pStyle w:val="csl-entry"/>
            <w:divId w:val="901063976"/>
            <w:rPr>
              <w:color w:val="000000"/>
            </w:rPr>
          </w:pPr>
          <w:r w:rsidRPr="00F56D2C">
            <w:rPr>
              <w:color w:val="000000"/>
            </w:rPr>
            <w:t>62. Huang W, Cao J, Liu X, Meng F, Li M, Chen B, et al. AMPK Plays a Dual Role in Regulation of CREB/BDNF Pathway in Mouse Primary Hippocampal Cells. J Mol Neurosci. 2015;56(4):782–8.</w:t>
          </w:r>
        </w:p>
        <w:p w14:paraId="761AD372" w14:textId="77777777" w:rsidR="00F56D2C" w:rsidRPr="00F56D2C" w:rsidRDefault="00F56D2C">
          <w:pPr>
            <w:pStyle w:val="csl-entry"/>
            <w:divId w:val="901063976"/>
            <w:rPr>
              <w:color w:val="000000"/>
            </w:rPr>
          </w:pPr>
          <w:r w:rsidRPr="00F56D2C">
            <w:rPr>
              <w:color w:val="000000"/>
            </w:rPr>
            <w:t>63. Jin H, Xue L, Mo L, Zhang D, Guo X, Xu J, et al. Downregulation of miR-200c stabilizes XIAP mRNA and contributes to invasion and lung metastasis of bladder cancer. Cell Adhes Migr. 2019;13(1):236–48.</w:t>
          </w:r>
        </w:p>
        <w:p w14:paraId="7E2EC155" w14:textId="77777777" w:rsidR="00F56D2C" w:rsidRPr="00F56D2C" w:rsidRDefault="00F56D2C">
          <w:pPr>
            <w:pStyle w:val="csl-entry"/>
            <w:divId w:val="901063976"/>
            <w:rPr>
              <w:color w:val="000000"/>
            </w:rPr>
          </w:pPr>
          <w:r w:rsidRPr="00F56D2C">
            <w:rPr>
              <w:color w:val="000000"/>
            </w:rPr>
            <w:t>64. Janin M, Esteller M. Oncometabolite Accumulation and Epithelial-to-Mesenchymal Transition: The Turn of Fumarate. Cell Metab. 2016;24(4):529–30.</w:t>
          </w:r>
        </w:p>
        <w:p w14:paraId="62BBE312" w14:textId="77777777" w:rsidR="00F56D2C" w:rsidRPr="00F56D2C" w:rsidRDefault="00F56D2C">
          <w:pPr>
            <w:pStyle w:val="csl-entry"/>
            <w:divId w:val="901063976"/>
            <w:rPr>
              <w:color w:val="000000"/>
            </w:rPr>
          </w:pPr>
          <w:r w:rsidRPr="00F56D2C">
            <w:rPr>
              <w:color w:val="000000"/>
            </w:rPr>
            <w:t>65. Zhang Q, Zheng S, Wang S, Wang W, Xing H, Xu S. Chlorpyrifos induced oxidative stress to promote apoptosis and autophagy through the regulation of miR-19a-AMPK axis in common carp. Fish Shellfish Immun. 2019;93:1093–9.</w:t>
          </w:r>
        </w:p>
        <w:p w14:paraId="5D0319DB" w14:textId="77777777" w:rsidR="00F56D2C" w:rsidRPr="00F56D2C" w:rsidRDefault="00F56D2C">
          <w:pPr>
            <w:pStyle w:val="csl-entry"/>
            <w:divId w:val="901063976"/>
            <w:rPr>
              <w:color w:val="000000"/>
            </w:rPr>
          </w:pPr>
          <w:r w:rsidRPr="00F56D2C">
            <w:rPr>
              <w:color w:val="000000"/>
            </w:rPr>
            <w:t>66. Thomson DM, Herway ST, Fillmore N, Kim H, Brown JD, Barrow JR, et al. AMP-activated protein kinase phosphorylates transcription factors of the CREB family. J Appl Physiol. 2008;104(2):429–38.</w:t>
          </w:r>
        </w:p>
        <w:p w14:paraId="5B03CB1C" w14:textId="77777777" w:rsidR="00F56D2C" w:rsidRPr="00F56D2C" w:rsidRDefault="00F56D2C">
          <w:pPr>
            <w:pStyle w:val="csl-entry"/>
            <w:divId w:val="901063976"/>
            <w:rPr>
              <w:color w:val="000000"/>
            </w:rPr>
          </w:pPr>
          <w:r w:rsidRPr="00F56D2C">
            <w:rPr>
              <w:color w:val="000000"/>
            </w:rPr>
            <w:t>67. Muralidharan S, Sahoo S, Saha A, Chandran S, Majumdar SS, Mandal S, et al. Quantifying the Patterns of Metabolic Plasticity and Heterogeneity along the Epithelial–Hybrid–Mesenchymal Spectrum in Cancer. Biomol. 2022;12(2):297.</w:t>
          </w:r>
        </w:p>
        <w:p w14:paraId="3B93E83C" w14:textId="77777777" w:rsidR="00F56D2C" w:rsidRPr="00F56D2C" w:rsidRDefault="00F56D2C">
          <w:pPr>
            <w:pStyle w:val="csl-entry"/>
            <w:divId w:val="901063976"/>
            <w:rPr>
              <w:color w:val="000000"/>
            </w:rPr>
          </w:pPr>
          <w:r w:rsidRPr="00F56D2C">
            <w:rPr>
              <w:color w:val="000000"/>
            </w:rPr>
            <w:t>68. Tripathi S, Kessler DA, Levine H. Biological Networks Regulating Cell Fate Choice Are Minimally Frustrated. Phys Rev Lett. 2020;125(8):088101.</w:t>
          </w:r>
        </w:p>
        <w:p w14:paraId="34411153" w14:textId="77777777" w:rsidR="00F56D2C" w:rsidRPr="00F56D2C" w:rsidRDefault="00F56D2C">
          <w:pPr>
            <w:pStyle w:val="csl-entry"/>
            <w:divId w:val="901063976"/>
            <w:rPr>
              <w:color w:val="000000"/>
            </w:rPr>
          </w:pPr>
          <w:r w:rsidRPr="00F56D2C">
            <w:rPr>
              <w:color w:val="000000"/>
            </w:rPr>
            <w:t>69. Farris JC, Pifer PM, Zheng L, Gottlieb E, Denvir J, Frisch SM. Grainyhead-like 2 Reverses the Metabolic Changes Induced by the Oncogenic Epithelial–Mesenchymal Transition: Effects on Anoikis. Mol Cancer Res. 2016;14(6):528–38.</w:t>
          </w:r>
        </w:p>
        <w:p w14:paraId="3F427A97" w14:textId="77777777" w:rsidR="00F56D2C" w:rsidRPr="00F56D2C" w:rsidRDefault="00F56D2C">
          <w:pPr>
            <w:pStyle w:val="csl-entry"/>
            <w:divId w:val="901063976"/>
            <w:rPr>
              <w:color w:val="000000"/>
            </w:rPr>
          </w:pPr>
          <w:r w:rsidRPr="00F56D2C">
            <w:rPr>
              <w:color w:val="000000"/>
            </w:rPr>
            <w:t>70. Jia D, Lu M, Jung KH, Park JH, Yu L, Onuchic JN, et al. Elucidating cancer metabolic plasticity by coupling gene regulation with metabolic pathways. Proc National Acad Sci. 2019;116(9):201816391.</w:t>
          </w:r>
        </w:p>
        <w:p w14:paraId="7465B9BC" w14:textId="77777777" w:rsidR="00F56D2C" w:rsidRPr="00F56D2C" w:rsidRDefault="00F56D2C">
          <w:pPr>
            <w:pStyle w:val="csl-entry"/>
            <w:divId w:val="901063976"/>
            <w:rPr>
              <w:color w:val="000000"/>
            </w:rPr>
          </w:pPr>
          <w:r w:rsidRPr="00F56D2C">
            <w:rPr>
              <w:color w:val="000000"/>
            </w:rPr>
            <w:t>71. Tripathi S, Park JH, Pudakalakatti S, Bhattacharya PK, Kaipparettu BA, Levine H. A mechanistic modeling framework reveals the key principles underlying tumor metabolism. Plos Comput Biol. 2022;18(2):e1009841.</w:t>
          </w:r>
        </w:p>
        <w:p w14:paraId="7D935B0D" w14:textId="77777777" w:rsidR="00F56D2C" w:rsidRPr="00F56D2C" w:rsidRDefault="00F56D2C">
          <w:pPr>
            <w:pStyle w:val="csl-entry"/>
            <w:divId w:val="901063976"/>
            <w:rPr>
              <w:color w:val="000000"/>
            </w:rPr>
          </w:pPr>
          <w:r w:rsidRPr="00F56D2C">
            <w:rPr>
              <w:color w:val="000000"/>
            </w:rPr>
            <w:t>72. Radisky DC, Levy DD, Littlepage LE, Liu H, Nelson CM, Fata JE, et al. Rac1b and reactive oxygen species mediate MMP-3-induced EMT and genomic instability. Nature. 2005;436(7047):123–7.</w:t>
          </w:r>
        </w:p>
        <w:p w14:paraId="1919085F" w14:textId="77777777" w:rsidR="00F56D2C" w:rsidRPr="00F56D2C" w:rsidRDefault="00F56D2C">
          <w:pPr>
            <w:pStyle w:val="csl-entry"/>
            <w:divId w:val="901063976"/>
            <w:rPr>
              <w:color w:val="000000"/>
            </w:rPr>
          </w:pPr>
          <w:r w:rsidRPr="00F56D2C">
            <w:rPr>
              <w:color w:val="000000"/>
            </w:rPr>
            <w:t>73. Mori K, Uchida T, Yoshie T, Mizote Y, Ishikawa F, Katsuyama M, et al. A mitochondrial ROS pathway controls matrix metalloproteinase 9 levels and invasive properties in RAS‐activated cancer cells. Febs J. 2019;286(3):459–78.</w:t>
          </w:r>
        </w:p>
        <w:p w14:paraId="7062E7B8" w14:textId="77777777" w:rsidR="00F56D2C" w:rsidRPr="00F56D2C" w:rsidRDefault="00F56D2C">
          <w:pPr>
            <w:pStyle w:val="csl-entry"/>
            <w:divId w:val="901063976"/>
            <w:rPr>
              <w:color w:val="000000"/>
            </w:rPr>
          </w:pPr>
          <w:r w:rsidRPr="00F56D2C">
            <w:rPr>
              <w:color w:val="000000"/>
            </w:rPr>
            <w:t>74. Ishikawa K, Takenaga K, Akimoto M, Koshikawa N, Yamaguchi A, Imanishi H, et al. ROS-Generating Mitochondrial DNA Mutations Can Regulate Tumor Cell Metastasis. Science. 2008;320(5876):661–4.</w:t>
          </w:r>
        </w:p>
        <w:p w14:paraId="1D607B6D" w14:textId="77777777" w:rsidR="00F56D2C" w:rsidRPr="00F56D2C" w:rsidRDefault="00F56D2C">
          <w:pPr>
            <w:pStyle w:val="csl-entry"/>
            <w:divId w:val="901063976"/>
            <w:rPr>
              <w:color w:val="000000"/>
            </w:rPr>
          </w:pPr>
          <w:r w:rsidRPr="00F56D2C">
            <w:rPr>
              <w:color w:val="000000"/>
            </w:rPr>
            <w:t>75. SHIDA M, KITAJIMA Y, NAKAMURA J, YANAGIHARA K, BABA K, WAKIYAMA K, et al. Impaired mitophagy activates mtROS/HIF-1α interplay and increases cancer aggressiveness in gastric cancer cells under hypoxia. Int J Oncol. 2016;48(4):1379–90.</w:t>
          </w:r>
        </w:p>
        <w:p w14:paraId="196BC88F" w14:textId="77777777" w:rsidR="00F56D2C" w:rsidRPr="00F56D2C" w:rsidRDefault="00F56D2C">
          <w:pPr>
            <w:pStyle w:val="csl-entry"/>
            <w:divId w:val="901063976"/>
            <w:rPr>
              <w:color w:val="000000"/>
            </w:rPr>
          </w:pPr>
          <w:r w:rsidRPr="00F56D2C">
            <w:rPr>
              <w:color w:val="000000"/>
            </w:rPr>
            <w:t>76. Babaei G, Raei N, milani AT, Aziz SGG, Pourjabbar N, Geravand F. The emerging role of miR-200 family in metastasis: focus on EMT, CSCs, angiogenesis, and anoikis. Mol Biol Rep. 2021;48(10):6935–47.</w:t>
          </w:r>
        </w:p>
        <w:p w14:paraId="56F9E61F" w14:textId="77777777" w:rsidR="00F56D2C" w:rsidRPr="00F56D2C" w:rsidRDefault="00F56D2C">
          <w:pPr>
            <w:pStyle w:val="csl-entry"/>
            <w:divId w:val="901063976"/>
            <w:rPr>
              <w:color w:val="000000"/>
            </w:rPr>
          </w:pPr>
          <w:r w:rsidRPr="00F56D2C">
            <w:rPr>
              <w:color w:val="000000"/>
            </w:rPr>
            <w:t>77. Graziani V, Rodriguez-Hernandez I, Maiques O, Sanz-Moreno V. The amoeboid state as part of the epithelial-to-mesenchymal transition programme. Trends Cell Biol. 2021;32(3):228–42.</w:t>
          </w:r>
        </w:p>
        <w:p w14:paraId="4BFE1ABD" w14:textId="77777777" w:rsidR="00F56D2C" w:rsidRPr="00F56D2C" w:rsidRDefault="00F56D2C">
          <w:pPr>
            <w:pStyle w:val="csl-entry"/>
            <w:divId w:val="901063976"/>
            <w:rPr>
              <w:color w:val="000000"/>
            </w:rPr>
          </w:pPr>
          <w:r w:rsidRPr="00F56D2C">
            <w:rPr>
              <w:color w:val="000000"/>
            </w:rPr>
            <w:t>78. Bocci F, Gearhart-Serna L, Boareto M, Ribeiro M, Ben-Jacob E, Devi GR, et al. Toward understanding cancer stem cell heterogeneity in the tumor microenvironment. Proc National Acad Sci. 2018;116(1):201815345.</w:t>
          </w:r>
        </w:p>
        <w:p w14:paraId="6E549894" w14:textId="77777777" w:rsidR="00F56D2C" w:rsidRPr="00F56D2C" w:rsidRDefault="00F56D2C">
          <w:pPr>
            <w:pStyle w:val="csl-entry"/>
            <w:divId w:val="901063976"/>
            <w:rPr>
              <w:color w:val="000000"/>
            </w:rPr>
          </w:pPr>
          <w:r w:rsidRPr="00F56D2C">
            <w:rPr>
              <w:color w:val="000000"/>
            </w:rPr>
            <w:t>79. Jolly MK, Jia D, Boareto M, Mani SA, Pienta KJ, Ben-Jacob E, et al. Coupling the modules of EMT and stemness: A tunable ‘stemness window’ model. Oncotarget. 2015;6(28):25161–74.</w:t>
          </w:r>
        </w:p>
        <w:p w14:paraId="3E6E5064" w14:textId="77777777" w:rsidR="00F56D2C" w:rsidRPr="00F56D2C" w:rsidRDefault="00F56D2C">
          <w:pPr>
            <w:pStyle w:val="csl-entry"/>
            <w:divId w:val="901063976"/>
            <w:rPr>
              <w:color w:val="000000"/>
            </w:rPr>
          </w:pPr>
          <w:r w:rsidRPr="00F56D2C">
            <w:rPr>
              <w:color w:val="000000"/>
            </w:rPr>
            <w:t>80. Bocci F, Jolly MK, George JT, Levine H, Onuchic JN. A mechanism-based computational model to capture the interconnections among epithelial-mesenchymal transition, cancer stem cells and Notch-Jagged signaling. Oncotarget. 2018;9(52):29906–20.</w:t>
          </w:r>
        </w:p>
        <w:p w14:paraId="77CBA7FB" w14:textId="290ED217" w:rsidR="00E469AE" w:rsidRPr="00C9444E" w:rsidRDefault="00F56D2C" w:rsidP="000121BE">
          <w:pPr>
            <w:pStyle w:val="csl-entry"/>
            <w:divId w:val="2111926817"/>
            <w:rPr>
              <w:color w:val="000000"/>
            </w:rPr>
          </w:pPr>
          <w:r w:rsidRPr="00F56D2C">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deline Galbraith" w:date="2022-07-01T11:56:00Z" w:initials="MG">
    <w:p w14:paraId="084582F6" w14:textId="77777777" w:rsidR="00DE6AB1" w:rsidRDefault="00DE6AB1" w:rsidP="006252A2">
      <w:pPr>
        <w:pStyle w:val="CommentText"/>
      </w:pPr>
      <w:r>
        <w:rPr>
          <w:rStyle w:val="CommentReference"/>
        </w:rPr>
        <w:annotationRef/>
      </w:r>
      <w:r>
        <w:t>Update silencing function to be from 0  to 1 instead of 1 to 0</w:t>
      </w:r>
    </w:p>
  </w:comment>
  <w:comment w:id="6" w:author="Madeline Galbraith" w:date="2022-07-01T12:20:00Z" w:initials="MG">
    <w:p w14:paraId="30ADBC2D" w14:textId="77777777" w:rsidR="00FF01AA" w:rsidRDefault="00FF01AA" w:rsidP="009558DB">
      <w:pPr>
        <w:pStyle w:val="CommentText"/>
      </w:pPr>
      <w:r>
        <w:rPr>
          <w:rStyle w:val="CommentReference"/>
        </w:rPr>
        <w:annotationRef/>
      </w:r>
      <w:r>
        <w:t>Fix the title for D (u3n=0 not u3m)</w:t>
      </w:r>
    </w:p>
  </w:comment>
  <w:comment w:id="7" w:author="Madeline Galbraith" w:date="2022-07-05T16:52:00Z" w:initials="MG">
    <w:p w14:paraId="5EBE0AE8" w14:textId="77777777" w:rsidR="001A59FD" w:rsidRDefault="001A59FD" w:rsidP="001D6E9D">
      <w:pPr>
        <w:pStyle w:val="CommentText"/>
      </w:pPr>
      <w:r>
        <w:rPr>
          <w:rStyle w:val="CommentReference"/>
        </w:rPr>
        <w:annotationRef/>
      </w:r>
      <w:r>
        <w:t>Confirm si number is correct</w:t>
      </w:r>
    </w:p>
  </w:comment>
  <w:comment w:id="10" w:author="Madeline Galbraith" w:date="2022-06-12T20:36:00Z" w:initials="MG">
    <w:p w14:paraId="41FFE2C6" w14:textId="2971552C"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2"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6"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8" w:author="Dongya Jia" w:date="2022-06-12T17:1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9"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22" w:author="Madeline Galbraith" w:date="2022-06-12T20:41:00Z" w:initials="MG">
    <w:p w14:paraId="09AD587A" w14:textId="77777777" w:rsidR="00503C36" w:rsidRDefault="00503C36" w:rsidP="00503C36">
      <w:pPr>
        <w:pStyle w:val="CommentText"/>
      </w:pPr>
      <w:r>
        <w:rPr>
          <w:rStyle w:val="CommentReference"/>
        </w:rPr>
        <w:annotationRef/>
      </w:r>
      <w:r>
        <w:t xml:space="preserve">Dongya: </w:t>
      </w:r>
      <w:r>
        <w:rPr>
          <w:rStyle w:val="CommentReference"/>
        </w:rPr>
        <w:annotationRef/>
      </w:r>
      <w:r>
        <w:t>I feel this part is hard to understand. I am not sure how to compare whether AMPK or HIF-1 has a stronger effect on the E/M-W/O state?</w:t>
      </w:r>
    </w:p>
    <w:p w14:paraId="5A27FEE2" w14:textId="77777777" w:rsidR="00503C36" w:rsidRDefault="00503C36" w:rsidP="00503C36">
      <w:pPr>
        <w:pStyle w:val="CommentText"/>
      </w:pPr>
    </w:p>
  </w:comment>
  <w:comment w:id="23" w:author="Madeline Galbraith" w:date="2022-06-13T16:42:00Z" w:initials="MG">
    <w:p w14:paraId="4B6A17A4" w14:textId="77777777" w:rsidR="00503C36" w:rsidRDefault="00503C36" w:rsidP="00503C36">
      <w:pPr>
        <w:pStyle w:val="CommentText"/>
      </w:pPr>
      <w:r>
        <w:rPr>
          <w:rStyle w:val="CommentReference"/>
        </w:rPr>
        <w:annotationRef/>
      </w:r>
      <w:r>
        <w:t>Does this help?</w:t>
      </w:r>
    </w:p>
  </w:comment>
  <w:comment w:id="25"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4582F6" w15:done="0"/>
  <w15:commentEx w15:paraId="30ADBC2D" w15:done="0"/>
  <w15:commentEx w15:paraId="5EBE0AE8" w15:done="0"/>
  <w15:commentEx w15:paraId="41FFE2C6" w15:done="0"/>
  <w15:commentEx w15:paraId="1DFE1EFF" w15:done="0"/>
  <w15:commentEx w15:paraId="27EDAF80" w15:done="0"/>
  <w15:commentEx w15:paraId="1ABCC6AC" w15:done="0"/>
  <w15:commentEx w15:paraId="72F93DC3" w15:paraIdParent="1ABCC6AC" w15:done="0"/>
  <w15:commentEx w15:paraId="5A27FEE2" w15:done="0"/>
  <w15:commentEx w15:paraId="4B6A17A4" w15:paraIdParent="5A27FEE2"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F57" w16cex:dateUtc="2022-07-01T16:56:00Z"/>
  <w16cex:commentExtensible w16cex:durableId="266964F3" w16cex:dateUtc="2022-07-01T17:20:00Z"/>
  <w16cex:commentExtensible w16cex:durableId="266EEACC" w16cex:dateUtc="2022-07-05T21:52: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4582F6" w16cid:durableId="26695F57"/>
  <w16cid:commentId w16cid:paraId="30ADBC2D" w16cid:durableId="266964F3"/>
  <w16cid:commentId w16cid:paraId="5EBE0AE8" w16cid:durableId="266EEACC"/>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5A27FEE2" w16cid:durableId="2650CDDC"/>
  <w16cid:commentId w16cid:paraId="4B6A17A4" w16cid:durableId="2651E761"/>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46D7"/>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1C14"/>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0FB1"/>
    <w:rsid w:val="000A1B8E"/>
    <w:rsid w:val="000A5DCC"/>
    <w:rsid w:val="000A7ABC"/>
    <w:rsid w:val="000A7E38"/>
    <w:rsid w:val="000B062F"/>
    <w:rsid w:val="000B08A7"/>
    <w:rsid w:val="000B0E77"/>
    <w:rsid w:val="000B15D3"/>
    <w:rsid w:val="000B2C27"/>
    <w:rsid w:val="000B3400"/>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BC7"/>
    <w:rsid w:val="0010035D"/>
    <w:rsid w:val="00102B3F"/>
    <w:rsid w:val="00104F47"/>
    <w:rsid w:val="00105214"/>
    <w:rsid w:val="001060AA"/>
    <w:rsid w:val="00106D37"/>
    <w:rsid w:val="0010706C"/>
    <w:rsid w:val="0010731D"/>
    <w:rsid w:val="001107B0"/>
    <w:rsid w:val="00110FDB"/>
    <w:rsid w:val="001127FD"/>
    <w:rsid w:val="00112940"/>
    <w:rsid w:val="00113E21"/>
    <w:rsid w:val="001155E9"/>
    <w:rsid w:val="001156AA"/>
    <w:rsid w:val="00116CF2"/>
    <w:rsid w:val="001179E4"/>
    <w:rsid w:val="00117B29"/>
    <w:rsid w:val="00117D00"/>
    <w:rsid w:val="00121715"/>
    <w:rsid w:val="00121F49"/>
    <w:rsid w:val="0012213F"/>
    <w:rsid w:val="00123088"/>
    <w:rsid w:val="00123C04"/>
    <w:rsid w:val="00123F43"/>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96D56"/>
    <w:rsid w:val="00197FBC"/>
    <w:rsid w:val="001A01C9"/>
    <w:rsid w:val="001A0DAE"/>
    <w:rsid w:val="001A122D"/>
    <w:rsid w:val="001A1A85"/>
    <w:rsid w:val="001A4574"/>
    <w:rsid w:val="001A5660"/>
    <w:rsid w:val="001A5774"/>
    <w:rsid w:val="001A59FD"/>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1453"/>
    <w:rsid w:val="001F2666"/>
    <w:rsid w:val="001F30DE"/>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76EEA"/>
    <w:rsid w:val="002812A3"/>
    <w:rsid w:val="002821CA"/>
    <w:rsid w:val="00282854"/>
    <w:rsid w:val="00282B95"/>
    <w:rsid w:val="00283835"/>
    <w:rsid w:val="0028447E"/>
    <w:rsid w:val="0028499B"/>
    <w:rsid w:val="0028726F"/>
    <w:rsid w:val="00290024"/>
    <w:rsid w:val="00290559"/>
    <w:rsid w:val="002925AC"/>
    <w:rsid w:val="002940AA"/>
    <w:rsid w:val="00295215"/>
    <w:rsid w:val="002968E6"/>
    <w:rsid w:val="002A0424"/>
    <w:rsid w:val="002A0682"/>
    <w:rsid w:val="002A06AA"/>
    <w:rsid w:val="002A0EA5"/>
    <w:rsid w:val="002A18BD"/>
    <w:rsid w:val="002A1A95"/>
    <w:rsid w:val="002A29C2"/>
    <w:rsid w:val="002A4E81"/>
    <w:rsid w:val="002A743E"/>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0B81"/>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466A"/>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86D"/>
    <w:rsid w:val="00390322"/>
    <w:rsid w:val="00390396"/>
    <w:rsid w:val="00390C08"/>
    <w:rsid w:val="0039182F"/>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0168"/>
    <w:rsid w:val="003E1465"/>
    <w:rsid w:val="003E1C73"/>
    <w:rsid w:val="003E1CD3"/>
    <w:rsid w:val="003E1EF7"/>
    <w:rsid w:val="003E37DA"/>
    <w:rsid w:val="003E407C"/>
    <w:rsid w:val="003E4F04"/>
    <w:rsid w:val="003E5A55"/>
    <w:rsid w:val="003E647F"/>
    <w:rsid w:val="003E71F4"/>
    <w:rsid w:val="003E7D90"/>
    <w:rsid w:val="003F13E2"/>
    <w:rsid w:val="003F19BA"/>
    <w:rsid w:val="003F2D9F"/>
    <w:rsid w:val="003F4D18"/>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39B7"/>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3ED2"/>
    <w:rsid w:val="00444EFC"/>
    <w:rsid w:val="00445E76"/>
    <w:rsid w:val="004479A1"/>
    <w:rsid w:val="004512F4"/>
    <w:rsid w:val="004541A8"/>
    <w:rsid w:val="00454948"/>
    <w:rsid w:val="00455A36"/>
    <w:rsid w:val="00457136"/>
    <w:rsid w:val="0045732A"/>
    <w:rsid w:val="004605B0"/>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189"/>
    <w:rsid w:val="004823D4"/>
    <w:rsid w:val="0048243F"/>
    <w:rsid w:val="00483390"/>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65C2"/>
    <w:rsid w:val="004F7E53"/>
    <w:rsid w:val="00500656"/>
    <w:rsid w:val="0050300D"/>
    <w:rsid w:val="00503ACB"/>
    <w:rsid w:val="00503BF7"/>
    <w:rsid w:val="00503C36"/>
    <w:rsid w:val="00504B32"/>
    <w:rsid w:val="00506DAC"/>
    <w:rsid w:val="00511AC0"/>
    <w:rsid w:val="00511DE1"/>
    <w:rsid w:val="00512BC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F63"/>
    <w:rsid w:val="00535D5F"/>
    <w:rsid w:val="00536356"/>
    <w:rsid w:val="005375E7"/>
    <w:rsid w:val="00537F1E"/>
    <w:rsid w:val="00540378"/>
    <w:rsid w:val="00542C3F"/>
    <w:rsid w:val="00542CCC"/>
    <w:rsid w:val="00543707"/>
    <w:rsid w:val="00545480"/>
    <w:rsid w:val="00546D42"/>
    <w:rsid w:val="0054726F"/>
    <w:rsid w:val="005500BD"/>
    <w:rsid w:val="005504B1"/>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0FC7"/>
    <w:rsid w:val="005813B1"/>
    <w:rsid w:val="005823B8"/>
    <w:rsid w:val="005823F5"/>
    <w:rsid w:val="00583A0F"/>
    <w:rsid w:val="0058609A"/>
    <w:rsid w:val="005864FE"/>
    <w:rsid w:val="00586C48"/>
    <w:rsid w:val="00590D07"/>
    <w:rsid w:val="005A0846"/>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1748"/>
    <w:rsid w:val="005D312F"/>
    <w:rsid w:val="005D4066"/>
    <w:rsid w:val="005D7566"/>
    <w:rsid w:val="005E1F5F"/>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35CD"/>
    <w:rsid w:val="006744D3"/>
    <w:rsid w:val="006753FC"/>
    <w:rsid w:val="00676704"/>
    <w:rsid w:val="00677062"/>
    <w:rsid w:val="006806CF"/>
    <w:rsid w:val="00681845"/>
    <w:rsid w:val="00682546"/>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166E"/>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1EA7"/>
    <w:rsid w:val="00713357"/>
    <w:rsid w:val="00713D6A"/>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C7"/>
    <w:rsid w:val="00737A8B"/>
    <w:rsid w:val="00737E5D"/>
    <w:rsid w:val="00740BBA"/>
    <w:rsid w:val="00740C5E"/>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18F2"/>
    <w:rsid w:val="007621BC"/>
    <w:rsid w:val="0076266E"/>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2C46"/>
    <w:rsid w:val="0082493E"/>
    <w:rsid w:val="008258D0"/>
    <w:rsid w:val="00827803"/>
    <w:rsid w:val="008300BF"/>
    <w:rsid w:val="0083082D"/>
    <w:rsid w:val="008321D6"/>
    <w:rsid w:val="00835460"/>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2D70"/>
    <w:rsid w:val="008854A9"/>
    <w:rsid w:val="00885780"/>
    <w:rsid w:val="00885C62"/>
    <w:rsid w:val="00886586"/>
    <w:rsid w:val="0088680F"/>
    <w:rsid w:val="00890925"/>
    <w:rsid w:val="00890A0B"/>
    <w:rsid w:val="00891A2B"/>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6022"/>
    <w:rsid w:val="008B71DF"/>
    <w:rsid w:val="008B7824"/>
    <w:rsid w:val="008C060B"/>
    <w:rsid w:val="008C0AFE"/>
    <w:rsid w:val="008C1F28"/>
    <w:rsid w:val="008C33AD"/>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90D"/>
    <w:rsid w:val="00903B41"/>
    <w:rsid w:val="00904E93"/>
    <w:rsid w:val="0090504D"/>
    <w:rsid w:val="00906617"/>
    <w:rsid w:val="0090725F"/>
    <w:rsid w:val="0090796F"/>
    <w:rsid w:val="00910039"/>
    <w:rsid w:val="00910795"/>
    <w:rsid w:val="00912CEB"/>
    <w:rsid w:val="009135EF"/>
    <w:rsid w:val="009146C5"/>
    <w:rsid w:val="00915D1A"/>
    <w:rsid w:val="00916778"/>
    <w:rsid w:val="009217EF"/>
    <w:rsid w:val="009224AA"/>
    <w:rsid w:val="00922DFC"/>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1DE2"/>
    <w:rsid w:val="009F24DD"/>
    <w:rsid w:val="009F2C6E"/>
    <w:rsid w:val="009F3C1E"/>
    <w:rsid w:val="009F5E55"/>
    <w:rsid w:val="009F676A"/>
    <w:rsid w:val="009F6E18"/>
    <w:rsid w:val="009F76F2"/>
    <w:rsid w:val="009F7ACF"/>
    <w:rsid w:val="00A00254"/>
    <w:rsid w:val="00A00643"/>
    <w:rsid w:val="00A00AC1"/>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0862"/>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180"/>
    <w:rsid w:val="00AE7340"/>
    <w:rsid w:val="00AF02AE"/>
    <w:rsid w:val="00AF09D0"/>
    <w:rsid w:val="00AF0EA3"/>
    <w:rsid w:val="00AF18A7"/>
    <w:rsid w:val="00AF2A17"/>
    <w:rsid w:val="00AF2E37"/>
    <w:rsid w:val="00AF3BBE"/>
    <w:rsid w:val="00AF7D0B"/>
    <w:rsid w:val="00B0149B"/>
    <w:rsid w:val="00B01DE6"/>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15F"/>
    <w:rsid w:val="00B80254"/>
    <w:rsid w:val="00B804C4"/>
    <w:rsid w:val="00B82959"/>
    <w:rsid w:val="00B8298A"/>
    <w:rsid w:val="00B86B75"/>
    <w:rsid w:val="00B86BE4"/>
    <w:rsid w:val="00B875B5"/>
    <w:rsid w:val="00B9064E"/>
    <w:rsid w:val="00B947BD"/>
    <w:rsid w:val="00B94D65"/>
    <w:rsid w:val="00B94ED2"/>
    <w:rsid w:val="00B957AC"/>
    <w:rsid w:val="00B973CB"/>
    <w:rsid w:val="00B976AC"/>
    <w:rsid w:val="00B97CF1"/>
    <w:rsid w:val="00B97EE1"/>
    <w:rsid w:val="00BA0B38"/>
    <w:rsid w:val="00BA0BBA"/>
    <w:rsid w:val="00BA4A03"/>
    <w:rsid w:val="00BA4CCB"/>
    <w:rsid w:val="00BA5160"/>
    <w:rsid w:val="00BA560C"/>
    <w:rsid w:val="00BA5802"/>
    <w:rsid w:val="00BA7923"/>
    <w:rsid w:val="00BB12D9"/>
    <w:rsid w:val="00BB1B45"/>
    <w:rsid w:val="00BB243E"/>
    <w:rsid w:val="00BB2BB7"/>
    <w:rsid w:val="00BB3164"/>
    <w:rsid w:val="00BB6059"/>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27F73"/>
    <w:rsid w:val="00C309E2"/>
    <w:rsid w:val="00C31AA7"/>
    <w:rsid w:val="00C31DA0"/>
    <w:rsid w:val="00C3332F"/>
    <w:rsid w:val="00C3395F"/>
    <w:rsid w:val="00C33C75"/>
    <w:rsid w:val="00C33EC0"/>
    <w:rsid w:val="00C3441B"/>
    <w:rsid w:val="00C35808"/>
    <w:rsid w:val="00C36279"/>
    <w:rsid w:val="00C3707C"/>
    <w:rsid w:val="00C370A3"/>
    <w:rsid w:val="00C3749E"/>
    <w:rsid w:val="00C3798F"/>
    <w:rsid w:val="00C37D76"/>
    <w:rsid w:val="00C40B55"/>
    <w:rsid w:val="00C422E8"/>
    <w:rsid w:val="00C42766"/>
    <w:rsid w:val="00C42BFF"/>
    <w:rsid w:val="00C42CCE"/>
    <w:rsid w:val="00C460D8"/>
    <w:rsid w:val="00C473A7"/>
    <w:rsid w:val="00C47FDE"/>
    <w:rsid w:val="00C50FAF"/>
    <w:rsid w:val="00C53166"/>
    <w:rsid w:val="00C53283"/>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5E9A"/>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67F8F"/>
    <w:rsid w:val="00D7010E"/>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ADA"/>
    <w:rsid w:val="00E02DE2"/>
    <w:rsid w:val="00E036B3"/>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E38"/>
    <w:rsid w:val="00F24FE0"/>
    <w:rsid w:val="00F261CA"/>
    <w:rsid w:val="00F269DE"/>
    <w:rsid w:val="00F273F7"/>
    <w:rsid w:val="00F2770C"/>
    <w:rsid w:val="00F27A5F"/>
    <w:rsid w:val="00F32986"/>
    <w:rsid w:val="00F33997"/>
    <w:rsid w:val="00F33E02"/>
    <w:rsid w:val="00F340BE"/>
    <w:rsid w:val="00F34C80"/>
    <w:rsid w:val="00F34E52"/>
    <w:rsid w:val="00F34FE0"/>
    <w:rsid w:val="00F364D0"/>
    <w:rsid w:val="00F36739"/>
    <w:rsid w:val="00F36989"/>
    <w:rsid w:val="00F37624"/>
    <w:rsid w:val="00F4021A"/>
    <w:rsid w:val="00F42688"/>
    <w:rsid w:val="00F42A6B"/>
    <w:rsid w:val="00F4492C"/>
    <w:rsid w:val="00F44C7C"/>
    <w:rsid w:val="00F450A2"/>
    <w:rsid w:val="00F46E80"/>
    <w:rsid w:val="00F472E6"/>
    <w:rsid w:val="00F524D3"/>
    <w:rsid w:val="00F54301"/>
    <w:rsid w:val="00F56552"/>
    <w:rsid w:val="00F566E2"/>
    <w:rsid w:val="00F56D2C"/>
    <w:rsid w:val="00F5743C"/>
    <w:rsid w:val="00F57B4C"/>
    <w:rsid w:val="00F6232A"/>
    <w:rsid w:val="00F62DC4"/>
    <w:rsid w:val="00F63491"/>
    <w:rsid w:val="00F648D7"/>
    <w:rsid w:val="00F672F0"/>
    <w:rsid w:val="00F70D4F"/>
    <w:rsid w:val="00F73AA8"/>
    <w:rsid w:val="00F741B1"/>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0DBE"/>
    <w:rsid w:val="00FD13AF"/>
    <w:rsid w:val="00FD1737"/>
    <w:rsid w:val="00FD55B7"/>
    <w:rsid w:val="00FD616D"/>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59747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1981621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2781855">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185325">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16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1388">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363386">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502770">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238692">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095355">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497296">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377013">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635754">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519387">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76201">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1945626">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09651344">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0165423">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128946">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472584">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268263">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88651">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191100">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4963570">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08974">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183786">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08060">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291021">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5537173">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2944239">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5770">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546071">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2909855">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88083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543574">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595985">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7888415">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4975931">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78642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79799572">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029132">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2784551">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499056">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128121">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440685">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06514">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4414">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7850">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7995747">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64118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725555">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01062">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197211">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06444">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569300">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2279">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2934248">
      <w:bodyDiv w:val="1"/>
      <w:marLeft w:val="0"/>
      <w:marRight w:val="0"/>
      <w:marTop w:val="0"/>
      <w:marBottom w:val="0"/>
      <w:divBdr>
        <w:top w:val="none" w:sz="0" w:space="0" w:color="auto"/>
        <w:left w:val="none" w:sz="0" w:space="0" w:color="auto"/>
        <w:bottom w:val="none" w:sz="0" w:space="0" w:color="auto"/>
        <w:right w:val="none" w:sz="0" w:space="0" w:color="auto"/>
      </w:divBdr>
    </w:div>
    <w:div w:id="893269717">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490994">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291146">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071757">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424548">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08550">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403779">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33183">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1543857">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472112">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015471">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78576">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657872">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42835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7874585">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00839">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5814459">
      <w:bodyDiv w:val="1"/>
      <w:marLeft w:val="0"/>
      <w:marRight w:val="0"/>
      <w:marTop w:val="0"/>
      <w:marBottom w:val="0"/>
      <w:divBdr>
        <w:top w:val="none" w:sz="0" w:space="0" w:color="auto"/>
        <w:left w:val="none" w:sz="0" w:space="0" w:color="auto"/>
        <w:bottom w:val="none" w:sz="0" w:space="0" w:color="auto"/>
        <w:right w:val="none" w:sz="0" w:space="0" w:color="auto"/>
      </w:divBdr>
    </w:div>
    <w:div w:id="1057046264">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0044">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1022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56262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24140">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4712">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248222">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29774">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485121">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12937">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06358">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739837">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17509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78569">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1378168">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1596095">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63345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522892">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2565219">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4891">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747323">
      <w:bodyDiv w:val="1"/>
      <w:marLeft w:val="0"/>
      <w:marRight w:val="0"/>
      <w:marTop w:val="0"/>
      <w:marBottom w:val="0"/>
      <w:divBdr>
        <w:top w:val="none" w:sz="0" w:space="0" w:color="auto"/>
        <w:left w:val="none" w:sz="0" w:space="0" w:color="auto"/>
        <w:bottom w:val="none" w:sz="0" w:space="0" w:color="auto"/>
        <w:right w:val="none" w:sz="0" w:space="0" w:color="auto"/>
      </w:divBdr>
    </w:div>
    <w:div w:id="1309825034">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5928223">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476761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590412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728574">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336173">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196967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159699">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057363">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763860">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353816">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6992564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69659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435298">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223250">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246342">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19989170">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230151">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3926626">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637567">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603600">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200461">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1083">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548005">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315587">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276176">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0953187">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748823">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8954720">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79587958">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2008">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153905">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120384">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7981559">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4457715">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393795">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56672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538858">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2781184">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174398">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15306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 w:id="749741862">
          <w:marLeft w:val="0"/>
          <w:marRight w:val="0"/>
          <w:marTop w:val="0"/>
          <w:marBottom w:val="0"/>
          <w:divBdr>
            <w:top w:val="none" w:sz="0" w:space="0" w:color="auto"/>
            <w:left w:val="none" w:sz="0" w:space="0" w:color="auto"/>
            <w:bottom w:val="none" w:sz="0" w:space="0" w:color="auto"/>
            <w:right w:val="none" w:sz="0" w:space="0" w:color="auto"/>
          </w:divBdr>
        </w:div>
        <w:div w:id="90106397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7627403">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1991176">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695751">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8524646">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298041CB5BC64A1BB94F0C77D432C7F2"/>
        <w:category>
          <w:name w:val="General"/>
          <w:gallery w:val="placeholder"/>
        </w:category>
        <w:types>
          <w:type w:val="bbPlcHdr"/>
        </w:types>
        <w:behaviors>
          <w:behavior w:val="content"/>
        </w:behaviors>
        <w:guid w:val="{AE4CAF62-B370-443D-A783-9B1306FBCDA7}"/>
      </w:docPartPr>
      <w:docPartBody>
        <w:p w:rsidR="006A0323" w:rsidRDefault="00C66BD3" w:rsidP="00C66BD3">
          <w:pPr>
            <w:pStyle w:val="298041CB5BC64A1BB94F0C77D432C7F2"/>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45DCDBB2AA904D4EA1C22D94274F758C"/>
        <w:category>
          <w:name w:val="General"/>
          <w:gallery w:val="placeholder"/>
        </w:category>
        <w:types>
          <w:type w:val="bbPlcHdr"/>
        </w:types>
        <w:behaviors>
          <w:behavior w:val="content"/>
        </w:behaviors>
        <w:guid w:val="{EC9415DC-2F77-4FD1-92C8-61D3066B46EA}"/>
      </w:docPartPr>
      <w:docPartBody>
        <w:p w:rsidR="006A0323" w:rsidRDefault="00C66BD3" w:rsidP="00C66BD3">
          <w:pPr>
            <w:pStyle w:val="45DCDBB2AA904D4EA1C22D94274F758C"/>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
      <w:docPartPr>
        <w:name w:val="C125831446B740E0A9075BC66F524604"/>
        <w:category>
          <w:name w:val="General"/>
          <w:gallery w:val="placeholder"/>
        </w:category>
        <w:types>
          <w:type w:val="bbPlcHdr"/>
        </w:types>
        <w:behaviors>
          <w:behavior w:val="content"/>
        </w:behaviors>
        <w:guid w:val="{575E86E1-3B25-42AB-BB78-FC96946D36A8}"/>
      </w:docPartPr>
      <w:docPartBody>
        <w:p w:rsidR="00C645E5" w:rsidRDefault="003C1623" w:rsidP="003C1623">
          <w:pPr>
            <w:pStyle w:val="C125831446B740E0A9075BC66F524604"/>
          </w:pPr>
          <w:r w:rsidRPr="003D0477">
            <w:rPr>
              <w:rStyle w:val="PlaceholderText"/>
            </w:rPr>
            <w:t>Click or tap here to enter text.</w:t>
          </w:r>
        </w:p>
      </w:docPartBody>
    </w:docPart>
    <w:docPart>
      <w:docPartPr>
        <w:name w:val="3D1FDFD5FEBB467A95E0CC471AF0EA74"/>
        <w:category>
          <w:name w:val="General"/>
          <w:gallery w:val="placeholder"/>
        </w:category>
        <w:types>
          <w:type w:val="bbPlcHdr"/>
        </w:types>
        <w:behaviors>
          <w:behavior w:val="content"/>
        </w:behaviors>
        <w:guid w:val="{5DBFE6F1-738A-42EE-9749-BAD7EED96C3B}"/>
      </w:docPartPr>
      <w:docPartBody>
        <w:p w:rsidR="00C645E5" w:rsidRDefault="003C1623" w:rsidP="003C1623">
          <w:pPr>
            <w:pStyle w:val="3D1FDFD5FEBB467A95E0CC471AF0EA74"/>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3C1623"/>
    <w:rsid w:val="00420004"/>
    <w:rsid w:val="004500DB"/>
    <w:rsid w:val="00494B16"/>
    <w:rsid w:val="0052486E"/>
    <w:rsid w:val="005F10A3"/>
    <w:rsid w:val="006A032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45E5"/>
    <w:rsid w:val="00C66980"/>
    <w:rsid w:val="00C66BD3"/>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3C1623"/>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298041CB5BC64A1BB94F0C77D432C7F2">
    <w:name w:val="298041CB5BC64A1BB94F0C77D432C7F2"/>
    <w:rsid w:val="00C66BD3"/>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45DCDBB2AA904D4EA1C22D94274F758C">
    <w:name w:val="45DCDBB2AA904D4EA1C22D94274F758C"/>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 w:type="paragraph" w:customStyle="1" w:styleId="C125831446B740E0A9075BC66F524604">
    <w:name w:val="C125831446B740E0A9075BC66F524604"/>
    <w:rsid w:val="003C1623"/>
  </w:style>
  <w:style w:type="paragraph" w:customStyle="1" w:styleId="3D1FDFD5FEBB467A95E0CC471AF0EA74">
    <w:name w:val="3D1FDFD5FEBB467A95E0CC471AF0EA74"/>
    <w:rsid w:val="003C1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39</Pages>
  <Words>11240</Words>
  <Characters>64071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427</cp:revision>
  <cp:lastPrinted>2022-05-24T20:08:00Z</cp:lastPrinted>
  <dcterms:created xsi:type="dcterms:W3CDTF">2022-05-25T12:32:00Z</dcterms:created>
  <dcterms:modified xsi:type="dcterms:W3CDTF">2022-07-07T02:03:00Z</dcterms:modified>
</cp:coreProperties>
</file>