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71FC1CB3" w:rsidR="00E469AE" w:rsidRPr="00602FA5" w:rsidRDefault="00295215" w:rsidP="00330620">
      <w:pPr>
        <w:pStyle w:val="BodyText"/>
        <w:jc w:val="center"/>
        <w:rPr>
          <w:rFonts w:ascii="Times New Roman" w:hAnsi="Times New Roman" w:cs="Times New Roman"/>
          <w:b/>
          <w:bCs/>
        </w:rPr>
      </w:pPr>
      <w:r w:rsidRPr="00602FA5">
        <w:rPr>
          <w:rFonts w:ascii="Times New Roman" w:hAnsi="Times New Roman" w:cs="Times New Roman"/>
          <w:b/>
          <w:bCs/>
        </w:rPr>
        <w:t xml:space="preserve"> </w:t>
      </w:r>
      <w:r w:rsidR="00E66CB1" w:rsidRPr="00602FA5">
        <w:rPr>
          <w:rFonts w:ascii="Times New Roman" w:hAnsi="Times New Roman" w:cs="Times New Roman"/>
          <w:b/>
          <w:bCs/>
        </w:rPr>
        <w:t xml:space="preserve">Mutual activation </w:t>
      </w:r>
      <w:proofErr w:type="gramStart"/>
      <w:r w:rsidR="00E66CB1" w:rsidRPr="00602FA5">
        <w:rPr>
          <w:rFonts w:ascii="Times New Roman" w:hAnsi="Times New Roman" w:cs="Times New Roman"/>
          <w:b/>
          <w:bCs/>
        </w:rPr>
        <w:t xml:space="preserve">of </w:t>
      </w:r>
      <w:r w:rsidR="00AD7F58" w:rsidRPr="00602FA5">
        <w:rPr>
          <w:rFonts w:ascii="Times New Roman" w:hAnsi="Times New Roman" w:cs="Times New Roman"/>
          <w:b/>
          <w:bCs/>
        </w:rPr>
        <w:t xml:space="preserve"> the</w:t>
      </w:r>
      <w:proofErr w:type="gramEnd"/>
      <w:r w:rsidR="00AD7F58" w:rsidRPr="00602FA5">
        <w:rPr>
          <w:rFonts w:ascii="Times New Roman" w:hAnsi="Times New Roman" w:cs="Times New Roman"/>
          <w:b/>
          <w:bCs/>
        </w:rPr>
        <w:t xml:space="preserve"> epithelial-to-mesenchymal transition and metabolic reprogramming</w:t>
      </w:r>
      <w:r w:rsidR="00211F0E" w:rsidRPr="00602FA5">
        <w:rPr>
          <w:rFonts w:ascii="Times New Roman" w:hAnsi="Times New Roman" w:cs="Times New Roman"/>
          <w:b/>
          <w:bCs/>
        </w:rPr>
        <w:t xml:space="preserve"> </w:t>
      </w:r>
      <w:r w:rsidR="00E66CB1" w:rsidRPr="00602FA5">
        <w:rPr>
          <w:rFonts w:ascii="Times New Roman" w:hAnsi="Times New Roman" w:cs="Times New Roman"/>
          <w:b/>
          <w:bCs/>
        </w:rPr>
        <w:t>stabilizes phenotype with high metastatic potential</w:t>
      </w:r>
    </w:p>
    <w:p w14:paraId="555AAFA7" w14:textId="4C400C2F" w:rsidR="00E469AE" w:rsidRPr="00602FA5" w:rsidRDefault="00AD7F58">
      <w:pPr>
        <w:pStyle w:val="Author"/>
        <w:rPr>
          <w:rFonts w:ascii="Times New Roman" w:hAnsi="Times New Roman" w:cs="Times New Roman"/>
        </w:rPr>
      </w:pPr>
      <w:r w:rsidRPr="00602FA5">
        <w:rPr>
          <w:rFonts w:ascii="Times New Roman" w:hAnsi="Times New Roman" w:cs="Times New Roman"/>
        </w:rPr>
        <w:t xml:space="preserve">Madeline Galbraith, </w:t>
      </w:r>
      <w:proofErr w:type="spellStart"/>
      <w:r w:rsidRPr="00602FA5">
        <w:rPr>
          <w:rFonts w:ascii="Times New Roman" w:hAnsi="Times New Roman" w:cs="Times New Roman"/>
        </w:rPr>
        <w:t>Dongya</w:t>
      </w:r>
      <w:proofErr w:type="spellEnd"/>
      <w:r w:rsidRPr="00602FA5">
        <w:rPr>
          <w:rFonts w:ascii="Times New Roman" w:hAnsi="Times New Roman" w:cs="Times New Roman"/>
        </w:rPr>
        <w:t xml:space="preserve"> Jia, Herbert Levine, and José </w:t>
      </w:r>
      <w:proofErr w:type="spellStart"/>
      <w:r w:rsidRPr="00602FA5">
        <w:rPr>
          <w:rFonts w:ascii="Times New Roman" w:hAnsi="Times New Roman" w:cs="Times New Roman"/>
        </w:rPr>
        <w:t>Onuchic</w:t>
      </w:r>
      <w:proofErr w:type="spellEnd"/>
    </w:p>
    <w:p w14:paraId="50203B85" w14:textId="7F982BFD" w:rsidR="007824DC" w:rsidRPr="00602FA5" w:rsidRDefault="007824DC" w:rsidP="007824DC">
      <w:pPr>
        <w:pStyle w:val="BodyText"/>
        <w:rPr>
          <w:rFonts w:ascii="Times New Roman" w:hAnsi="Times New Roman" w:cs="Times New Roman"/>
        </w:rPr>
      </w:pPr>
    </w:p>
    <w:p w14:paraId="0BDC7E7A" w14:textId="30FC6D26" w:rsidR="007824DC" w:rsidRPr="00602FA5" w:rsidRDefault="007824DC" w:rsidP="007824DC">
      <w:pPr>
        <w:pStyle w:val="BodyText"/>
        <w:jc w:val="center"/>
        <w:rPr>
          <w:rFonts w:ascii="Times New Roman" w:hAnsi="Times New Roman" w:cs="Times New Roman"/>
        </w:rPr>
      </w:pPr>
      <w:r w:rsidRPr="00602FA5">
        <w:rPr>
          <w:rFonts w:ascii="Times New Roman" w:hAnsi="Times New Roman" w:cs="Times New Roman"/>
        </w:rPr>
        <w:t>Abstract</w:t>
      </w:r>
    </w:p>
    <w:p w14:paraId="5EF4217F" w14:textId="0695B95E" w:rsidR="007824DC" w:rsidRPr="00602FA5" w:rsidRDefault="00BE2B94" w:rsidP="000C7A59">
      <w:pPr>
        <w:pStyle w:val="BodyText"/>
        <w:spacing w:line="480" w:lineRule="auto"/>
        <w:rPr>
          <w:rFonts w:ascii="Times New Roman" w:hAnsi="Times New Roman" w:cs="Times New Roman"/>
        </w:rPr>
      </w:pPr>
      <w:r w:rsidRPr="00602FA5">
        <w:rPr>
          <w:rFonts w:ascii="Times New Roman" w:hAnsi="Times New Roman" w:cs="Times New Roman"/>
        </w:rPr>
        <w:t xml:space="preserve">Understanding </w:t>
      </w:r>
      <w:r w:rsidR="003D572C" w:rsidRPr="00602FA5">
        <w:rPr>
          <w:rFonts w:ascii="Times New Roman" w:hAnsi="Times New Roman" w:cs="Times New Roman"/>
        </w:rPr>
        <w:t xml:space="preserve">the coupling of </w:t>
      </w:r>
      <w:r w:rsidRPr="00602FA5">
        <w:rPr>
          <w:rFonts w:ascii="Times New Roman" w:hAnsi="Times New Roman" w:cs="Times New Roman"/>
        </w:rPr>
        <w:t xml:space="preserve">the regulatory networks </w:t>
      </w:r>
      <w:r w:rsidR="003D572C" w:rsidRPr="00602FA5">
        <w:rPr>
          <w:rFonts w:ascii="Times New Roman" w:hAnsi="Times New Roman" w:cs="Times New Roman"/>
        </w:rPr>
        <w:t>underlying</w:t>
      </w:r>
      <w:r w:rsidRPr="00602FA5">
        <w:rPr>
          <w:rFonts w:ascii="Times New Roman" w:hAnsi="Times New Roman" w:cs="Times New Roman"/>
        </w:rPr>
        <w:t xml:space="preserve"> the epithelial-to-mesenchymal transition (EMT) and </w:t>
      </w:r>
      <w:r w:rsidR="003D572C" w:rsidRPr="00602FA5">
        <w:rPr>
          <w:rFonts w:ascii="Times New Roman" w:hAnsi="Times New Roman" w:cs="Times New Roman"/>
        </w:rPr>
        <w:t xml:space="preserve">underlying </w:t>
      </w:r>
      <w:r w:rsidRPr="00602FA5">
        <w:rPr>
          <w:rFonts w:ascii="Times New Roman" w:hAnsi="Times New Roman" w:cs="Times New Roman"/>
        </w:rPr>
        <w:t>metabolic reprogramming can provide insight into metastasis and tumor proliferation. During EMT</w:t>
      </w:r>
      <w:r w:rsidR="003D572C" w:rsidRPr="00602FA5">
        <w:rPr>
          <w:rFonts w:ascii="Times New Roman" w:hAnsi="Times New Roman" w:cs="Times New Roman"/>
        </w:rPr>
        <w:t>,</w:t>
      </w:r>
      <w:r w:rsidRPr="00602FA5">
        <w:rPr>
          <w:rFonts w:ascii="Times New Roman" w:hAnsi="Times New Roman" w:cs="Times New Roman"/>
        </w:rPr>
        <w:t xml:space="preserve"> cells can increase their capacity for migration and invasiveness and gives rise to a hybrid EM phenotype</w:t>
      </w:r>
      <w:r w:rsidR="003D572C" w:rsidRPr="00602FA5">
        <w:rPr>
          <w:rFonts w:ascii="Times New Roman" w:hAnsi="Times New Roman" w:cs="Times New Roman"/>
        </w:rPr>
        <w:t>, which has been shown to be highly tumorigenic</w:t>
      </w:r>
      <w:r w:rsidRPr="00602FA5">
        <w:rPr>
          <w:rFonts w:ascii="Times New Roman" w:hAnsi="Times New Roman" w:cs="Times New Roman"/>
        </w:rPr>
        <w:t xml:space="preserve">. Metabolic reprogramming, another hallmark of cancer, gives these cells the ability to survive in changing environments. </w:t>
      </w:r>
      <w:r w:rsidR="007618F2" w:rsidRPr="00602FA5">
        <w:rPr>
          <w:rFonts w:ascii="Times New Roman" w:hAnsi="Times New Roman" w:cs="Times New Roman"/>
        </w:rPr>
        <w:t xml:space="preserve">Under </w:t>
      </w:r>
      <w:proofErr w:type="spellStart"/>
      <w:r w:rsidR="007618F2" w:rsidRPr="00602FA5">
        <w:rPr>
          <w:rFonts w:ascii="Times New Roman" w:hAnsi="Times New Roman" w:cs="Times New Roman"/>
        </w:rPr>
        <w:t>normoxic</w:t>
      </w:r>
      <w:proofErr w:type="spellEnd"/>
      <w:r w:rsidR="007618F2" w:rsidRPr="00602FA5">
        <w:rPr>
          <w:rFonts w:ascii="Times New Roman" w:hAnsi="Times New Roman" w:cs="Times New Roman"/>
        </w:rPr>
        <w:t xml:space="preserve"> conditions cells typically use oxidative phosphorylation (OXPHOS), but cancer cells </w:t>
      </w:r>
      <w:r w:rsidR="003D572C" w:rsidRPr="00602FA5">
        <w:rPr>
          <w:rFonts w:ascii="Times New Roman" w:hAnsi="Times New Roman" w:cs="Times New Roman"/>
        </w:rPr>
        <w:t xml:space="preserve">often </w:t>
      </w:r>
      <w:r w:rsidR="007618F2" w:rsidRPr="00602FA5">
        <w:rPr>
          <w:rFonts w:ascii="Times New Roman" w:hAnsi="Times New Roman" w:cs="Times New Roman"/>
        </w:rPr>
        <w:t>prefer aerobic glycolysis</w:t>
      </w:r>
      <w:r w:rsidR="003D572C" w:rsidRPr="00602FA5">
        <w:rPr>
          <w:rFonts w:ascii="Times New Roman" w:hAnsi="Times New Roman" w:cs="Times New Roman"/>
        </w:rPr>
        <w:t xml:space="preserve">, a phenomenon known as </w:t>
      </w:r>
      <w:r w:rsidR="007618F2" w:rsidRPr="00602FA5">
        <w:rPr>
          <w:rFonts w:ascii="Times New Roman" w:hAnsi="Times New Roman" w:cs="Times New Roman"/>
        </w:rPr>
        <w:t xml:space="preserve">the Warburg effect. </w:t>
      </w:r>
      <w:r w:rsidR="003D572C" w:rsidRPr="00602FA5">
        <w:rPr>
          <w:rFonts w:ascii="Times New Roman" w:hAnsi="Times New Roman" w:cs="Times New Roman"/>
        </w:rPr>
        <w:t xml:space="preserve"> </w:t>
      </w:r>
      <w:r w:rsidR="002940AA" w:rsidRPr="00602FA5">
        <w:rPr>
          <w:rFonts w:ascii="Times New Roman" w:hAnsi="Times New Roman" w:cs="Times New Roman"/>
        </w:rPr>
        <w:t xml:space="preserve">Recently, it has been shown that cancer cells can </w:t>
      </w:r>
      <w:r w:rsidR="003D572C" w:rsidRPr="00602FA5">
        <w:rPr>
          <w:rFonts w:ascii="Times New Roman" w:hAnsi="Times New Roman" w:cs="Times New Roman"/>
        </w:rPr>
        <w:t xml:space="preserve">sometimes </w:t>
      </w:r>
      <w:r w:rsidR="002940AA" w:rsidRPr="00602FA5">
        <w:rPr>
          <w:rFonts w:ascii="Times New Roman" w:hAnsi="Times New Roman" w:cs="Times New Roman"/>
        </w:rPr>
        <w:t>use both OXPHOS and the Warburg effect leading to a hybrid</w:t>
      </w:r>
      <w:r w:rsidR="00F834A7" w:rsidRPr="00602FA5">
        <w:rPr>
          <w:rFonts w:ascii="Times New Roman" w:hAnsi="Times New Roman" w:cs="Times New Roman"/>
        </w:rPr>
        <w:t xml:space="preserve"> metabolic phenotype. </w:t>
      </w:r>
      <w:r w:rsidR="00DD7D00" w:rsidRPr="00602FA5">
        <w:rPr>
          <w:rFonts w:ascii="Times New Roman" w:hAnsi="Times New Roman" w:cs="Times New Roman"/>
        </w:rPr>
        <w:t>These hybrid phenotypes are correlated with poor prognosis and high metastatic potential. While connection</w:t>
      </w:r>
      <w:r w:rsidR="003D572C" w:rsidRPr="00602FA5">
        <w:rPr>
          <w:rFonts w:ascii="Times New Roman" w:hAnsi="Times New Roman" w:cs="Times New Roman"/>
        </w:rPr>
        <w:t>s</w:t>
      </w:r>
      <w:r w:rsidR="00DD7D00" w:rsidRPr="00602FA5">
        <w:rPr>
          <w:rFonts w:ascii="Times New Roman" w:hAnsi="Times New Roman" w:cs="Times New Roman"/>
        </w:rPr>
        <w:t xml:space="preserve"> between EMT and metabolic reprogramming </w:t>
      </w:r>
      <w:r w:rsidR="003D572C" w:rsidRPr="00602FA5">
        <w:rPr>
          <w:rFonts w:ascii="Times New Roman" w:hAnsi="Times New Roman" w:cs="Times New Roman"/>
        </w:rPr>
        <w:t>have been considered previously</w:t>
      </w:r>
      <w:r w:rsidR="00DD7D00" w:rsidRPr="00602FA5">
        <w:rPr>
          <w:rFonts w:ascii="Times New Roman" w:hAnsi="Times New Roman" w:cs="Times New Roman"/>
        </w:rPr>
        <w:t>, the</w:t>
      </w:r>
      <w:r w:rsidR="003D572C" w:rsidRPr="00602FA5">
        <w:rPr>
          <w:rFonts w:ascii="Times New Roman" w:hAnsi="Times New Roman" w:cs="Times New Roman"/>
        </w:rPr>
        <w:t xml:space="preserve">re have been no in silico models offering a guide to how these </w:t>
      </w:r>
      <w:r w:rsidR="00DD7D00" w:rsidRPr="00602FA5">
        <w:rPr>
          <w:rFonts w:ascii="Times New Roman" w:hAnsi="Times New Roman" w:cs="Times New Roman"/>
        </w:rPr>
        <w:t>interaction</w:t>
      </w:r>
      <w:r w:rsidR="003D572C" w:rsidRPr="00602FA5">
        <w:rPr>
          <w:rFonts w:ascii="Times New Roman" w:hAnsi="Times New Roman" w:cs="Times New Roman"/>
        </w:rPr>
        <w:t>s might create more aggressive cells.</w:t>
      </w:r>
      <w:r w:rsidR="00DD7D00" w:rsidRPr="00602FA5">
        <w:rPr>
          <w:rFonts w:ascii="Times New Roman" w:hAnsi="Times New Roman" w:cs="Times New Roman"/>
        </w:rPr>
        <w:t xml:space="preserve"> </w:t>
      </w:r>
      <w:r w:rsidR="003D572C" w:rsidRPr="00602FA5">
        <w:rPr>
          <w:rFonts w:ascii="Times New Roman" w:hAnsi="Times New Roman" w:cs="Times New Roman"/>
        </w:rPr>
        <w:t>Here, we introduce such a computational model; o</w:t>
      </w:r>
      <w:r w:rsidR="00DD7D00" w:rsidRPr="00602FA5">
        <w:rPr>
          <w:rFonts w:ascii="Times New Roman" w:hAnsi="Times New Roman" w:cs="Times New Roman"/>
        </w:rPr>
        <w:t>ur model provides insight on how these networks are coupled and potential feedback loops stabilizing the</w:t>
      </w:r>
      <w:r w:rsidR="003D572C" w:rsidRPr="00602FA5">
        <w:rPr>
          <w:rFonts w:ascii="Times New Roman" w:hAnsi="Times New Roman" w:cs="Times New Roman"/>
        </w:rPr>
        <w:t>se</w:t>
      </w:r>
      <w:r w:rsidR="00DD7D00" w:rsidRPr="00602FA5">
        <w:rPr>
          <w:rFonts w:ascii="Times New Roman" w:hAnsi="Times New Roman" w:cs="Times New Roman"/>
        </w:rPr>
        <w:t xml:space="preserve"> aggressive phenotypes. </w:t>
      </w:r>
      <w:r w:rsidR="0046719A" w:rsidRPr="00602FA5">
        <w:rPr>
          <w:rFonts w:ascii="Times New Roman" w:hAnsi="Times New Roman" w:cs="Times New Roman"/>
        </w:rPr>
        <w:t xml:space="preserve">The results suggest a strong correlation between the hybrid EM and hybrid metabolic phenotypes. </w:t>
      </w:r>
      <w:r w:rsidR="005B4156" w:rsidRPr="00602FA5">
        <w:rPr>
          <w:rFonts w:ascii="Times New Roman" w:hAnsi="Times New Roman" w:cs="Times New Roman"/>
        </w:rPr>
        <w:t xml:space="preserve">Further, the mutual activation of EMT and metabolic reprogramming occurs in stages by </w:t>
      </w:r>
      <w:r w:rsidR="003D572C" w:rsidRPr="00602FA5">
        <w:rPr>
          <w:rFonts w:ascii="Times New Roman" w:hAnsi="Times New Roman" w:cs="Times New Roman"/>
        </w:rPr>
        <w:t xml:space="preserve">first </w:t>
      </w:r>
      <w:r w:rsidR="005B4156" w:rsidRPr="00602FA5">
        <w:rPr>
          <w:rFonts w:ascii="Times New Roman" w:hAnsi="Times New Roman" w:cs="Times New Roman"/>
        </w:rPr>
        <w:t xml:space="preserve">stabilizing the hybrid metabolic phenotype and then the hybrid EM state, suggesting </w:t>
      </w:r>
      <w:r w:rsidR="00BD6D73" w:rsidRPr="00602FA5">
        <w:rPr>
          <w:rFonts w:ascii="Times New Roman" w:hAnsi="Times New Roman" w:cs="Times New Roman"/>
        </w:rPr>
        <w:t xml:space="preserve">a </w:t>
      </w:r>
      <w:r w:rsidR="003D572C" w:rsidRPr="00602FA5">
        <w:rPr>
          <w:rFonts w:ascii="Times New Roman" w:hAnsi="Times New Roman" w:cs="Times New Roman"/>
        </w:rPr>
        <w:t xml:space="preserve">that </w:t>
      </w:r>
      <w:proofErr w:type="gramStart"/>
      <w:r w:rsidR="003D572C" w:rsidRPr="00602FA5">
        <w:rPr>
          <w:rFonts w:ascii="Times New Roman" w:hAnsi="Times New Roman" w:cs="Times New Roman"/>
        </w:rPr>
        <w:t xml:space="preserve">often </w:t>
      </w:r>
      <w:r w:rsidR="00BD6D73" w:rsidRPr="00602FA5">
        <w:rPr>
          <w:rFonts w:ascii="Times New Roman" w:hAnsi="Times New Roman" w:cs="Times New Roman"/>
        </w:rPr>
        <w:t>metabolic</w:t>
      </w:r>
      <w:proofErr w:type="gramEnd"/>
      <w:r w:rsidR="00BD6D73" w:rsidRPr="00602FA5">
        <w:rPr>
          <w:rFonts w:ascii="Times New Roman" w:hAnsi="Times New Roman" w:cs="Times New Roman"/>
        </w:rPr>
        <w:t xml:space="preserve"> reprogramming drive</w:t>
      </w:r>
      <w:r w:rsidR="003D572C" w:rsidRPr="00602FA5">
        <w:rPr>
          <w:rFonts w:ascii="Times New Roman" w:hAnsi="Times New Roman" w:cs="Times New Roman"/>
        </w:rPr>
        <w:t>s</w:t>
      </w:r>
      <w:r w:rsidR="00BD6D73" w:rsidRPr="00602FA5">
        <w:rPr>
          <w:rFonts w:ascii="Times New Roman" w:hAnsi="Times New Roman" w:cs="Times New Roman"/>
        </w:rPr>
        <w:t xml:space="preserve"> EMT.</w:t>
      </w:r>
      <w:r w:rsidR="00D938B8" w:rsidRPr="00602FA5">
        <w:rPr>
          <w:rFonts w:ascii="Times New Roman" w:hAnsi="Times New Roman" w:cs="Times New Roman"/>
        </w:rPr>
        <w:t xml:space="preserve"> </w:t>
      </w:r>
    </w:p>
    <w:p w14:paraId="1311851E" w14:textId="77777777" w:rsidR="00E469AE" w:rsidRPr="00602FA5" w:rsidRDefault="00AD7F58" w:rsidP="006464B4">
      <w:pPr>
        <w:pStyle w:val="BodyText"/>
        <w:spacing w:line="480" w:lineRule="auto"/>
        <w:jc w:val="center"/>
        <w:rPr>
          <w:rFonts w:ascii="Times New Roman" w:hAnsi="Times New Roman" w:cs="Times New Roman"/>
          <w:b/>
          <w:bCs/>
        </w:rPr>
      </w:pPr>
      <w:bookmarkStart w:id="0" w:name="introduction"/>
      <w:r w:rsidRPr="00602FA5">
        <w:rPr>
          <w:rFonts w:ascii="Times New Roman" w:hAnsi="Times New Roman" w:cs="Times New Roman"/>
          <w:b/>
          <w:bCs/>
        </w:rPr>
        <w:t>Introduction</w:t>
      </w:r>
      <w:bookmarkEnd w:id="0"/>
    </w:p>
    <w:p w14:paraId="23706C41" w14:textId="282065EA" w:rsidR="00E469AE" w:rsidRPr="00602FA5" w:rsidRDefault="006E0834" w:rsidP="00D3781D">
      <w:pPr>
        <w:pStyle w:val="FirstParagraph"/>
        <w:spacing w:line="480" w:lineRule="auto"/>
        <w:ind w:firstLine="720"/>
        <w:rPr>
          <w:rFonts w:ascii="Times New Roman" w:hAnsi="Times New Roman" w:cs="Times New Roman"/>
        </w:rPr>
      </w:pPr>
      <w:r w:rsidRPr="00602FA5">
        <w:rPr>
          <w:rFonts w:ascii="Times New Roman" w:hAnsi="Times New Roman" w:cs="Times New Roman"/>
        </w:rPr>
        <w:lastRenderedPageBreak/>
        <w:t>Metastasis remains the leading cause of cancer related deaths</w:t>
      </w:r>
      <w:sdt>
        <w:sdtPr>
          <w:rPr>
            <w:rFonts w:ascii="Times New Roman" w:hAnsi="Times New Roman" w:cs="Times New Roman"/>
          </w:rPr>
          <w:alias w:val="SmartCite Citation"/>
          <w:tag w:val="703cb261-b0c2-4f52-8c43-8dc408bf3954:338cf9e4-1de3-4836-832d-b6f05fe7930a+"/>
          <w:id w:val="1100062713"/>
          <w:placeholder>
            <w:docPart w:val="42B8B62B5BDD204AAD173BF3C6BA6DFC"/>
          </w:placeholder>
        </w:sdtPr>
        <w:sdtEndPr/>
        <w:sdtContent>
          <w:r w:rsidR="00186588" w:rsidRPr="00186588">
            <w:rPr>
              <w:rFonts w:ascii="Times New Roman" w:eastAsia="Times New Roman" w:hAnsi="Times New Roman" w:cs="Times New Roman"/>
              <w:color w:val="000000"/>
            </w:rPr>
            <w:t>[1]</w:t>
          </w:r>
        </w:sdtContent>
      </w:sdt>
      <w:r w:rsidRPr="00602FA5">
        <w:rPr>
          <w:rFonts w:ascii="Times New Roman" w:hAnsi="Times New Roman" w:cs="Times New Roman"/>
        </w:rPr>
        <w:t xml:space="preserve"> and thus it is critical to better understand the physiological properties of cells that successfully initiate metastatic lesions. Typically, these properties have been studied one at a time. For example, cell motility is assumed to be related to </w:t>
      </w:r>
      <w:r w:rsidR="0090796F" w:rsidRPr="00602FA5">
        <w:rPr>
          <w:rFonts w:ascii="Times New Roman" w:hAnsi="Times New Roman" w:cs="Times New Roman"/>
        </w:rPr>
        <w:t>the epithelial-to-mesenchymal transition (EMT)</w:t>
      </w:r>
      <w:r w:rsidRPr="00602FA5">
        <w:rPr>
          <w:rFonts w:ascii="Times New Roman" w:hAnsi="Times New Roman" w:cs="Times New Roman"/>
        </w:rPr>
        <w:t xml:space="preserve">. During EMT, </w:t>
      </w:r>
      <w:r w:rsidR="0090796F" w:rsidRPr="00602FA5">
        <w:rPr>
          <w:rFonts w:ascii="Times New Roman" w:hAnsi="Times New Roman" w:cs="Times New Roman"/>
        </w:rPr>
        <w:t>the cells progressively lose their cellular adhesion and apical-basal polarity, increasing</w:t>
      </w:r>
      <w:r w:rsidR="00AD7F58" w:rsidRPr="00602FA5">
        <w:rPr>
          <w:rFonts w:ascii="Times New Roman" w:hAnsi="Times New Roman" w:cs="Times New Roman"/>
        </w:rPr>
        <w:t xml:space="preserve"> a cell’s capacity for migration, invasiveness, and resistance to apoptosis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DefaultPlaceholder_-1854013440"/>
          </w:placeholder>
        </w:sdtPr>
        <w:sdtEndPr/>
        <w:sdtContent>
          <w:r w:rsidR="00186588" w:rsidRPr="00186588">
            <w:rPr>
              <w:rFonts w:ascii="Times New Roman" w:eastAsia="Times New Roman" w:hAnsi="Times New Roman" w:cs="Times New Roman"/>
              <w:color w:val="000000"/>
            </w:rPr>
            <w:t>[2,3]</w:t>
          </w:r>
        </w:sdtContent>
      </w:sdt>
      <w:r w:rsidR="00AD7F58" w:rsidRPr="00602FA5">
        <w:rPr>
          <w:rFonts w:ascii="Times New Roman" w:hAnsi="Times New Roman" w:cs="Times New Roman"/>
        </w:rPr>
        <w:t xml:space="preserve">. </w:t>
      </w:r>
      <w:r w:rsidR="002B59C6" w:rsidRPr="00602FA5">
        <w:rPr>
          <w:rFonts w:ascii="Times New Roman" w:hAnsi="Times New Roman" w:cs="Times New Roman"/>
        </w:rPr>
        <w:t>The EMT has consistently been implicated in cells acquiring metastatic potential</w:t>
      </w:r>
      <w:r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DefaultPlaceholder_-1854013440"/>
          </w:placeholder>
        </w:sdtPr>
        <w:sdtEndPr/>
        <w:sdtContent>
          <w:r w:rsidR="00186588" w:rsidRPr="00186588">
            <w:rPr>
              <w:rFonts w:ascii="Times New Roman" w:eastAsia="Times New Roman" w:hAnsi="Times New Roman" w:cs="Times New Roman"/>
              <w:color w:val="000000"/>
            </w:rPr>
            <w:t>[4,5]</w:t>
          </w:r>
        </w:sdtContent>
      </w:sdt>
      <w:r w:rsidR="002B59C6" w:rsidRPr="00602FA5">
        <w:rPr>
          <w:rFonts w:ascii="Times New Roman" w:hAnsi="Times New Roman" w:cs="Times New Roman"/>
        </w:rPr>
        <w:t xml:space="preserve"> and may also play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DefaultPlaceholder_-1854013440"/>
          </w:placeholder>
        </w:sdtPr>
        <w:sdtEndPr/>
        <w:sdtContent>
          <w:r w:rsidR="00186588" w:rsidRPr="00186588">
            <w:rPr>
              <w:rFonts w:ascii="Times New Roman" w:eastAsia="Times New Roman" w:hAnsi="Times New Roman" w:cs="Times New Roman"/>
              <w:color w:val="000000"/>
            </w:rPr>
            <w:t>[6]</w:t>
          </w:r>
        </w:sdtContent>
      </w:sdt>
      <w:r w:rsidR="00AD7F58" w:rsidRPr="00602FA5">
        <w:rPr>
          <w:rFonts w:ascii="Times New Roman" w:hAnsi="Times New Roman" w:cs="Times New Roman"/>
        </w:rPr>
        <w:t xml:space="preserve">. </w:t>
      </w:r>
      <w:r w:rsidR="003A149E" w:rsidRPr="00602FA5">
        <w:rPr>
          <w:rFonts w:ascii="Times New Roman" w:hAnsi="Times New Roman" w:cs="Times New Roman"/>
        </w:rPr>
        <w:t xml:space="preserve">Recently, </w:t>
      </w:r>
      <w:r w:rsidRPr="00602FA5">
        <w:rPr>
          <w:rFonts w:ascii="Times New Roman" w:hAnsi="Times New Roman" w:cs="Times New Roman"/>
        </w:rPr>
        <w:t xml:space="preserve">the bimodal picture of EMT has been superseded by a more complex scenario involving possible hybrid E/M states (also called </w:t>
      </w:r>
      <w:r w:rsidR="003A149E" w:rsidRPr="00602FA5">
        <w:rPr>
          <w:rFonts w:ascii="Times New Roman" w:hAnsi="Times New Roman" w:cs="Times New Roman"/>
        </w:rPr>
        <w:t>partial-EMT</w:t>
      </w:r>
      <w:r w:rsidRPr="00602FA5">
        <w:rPr>
          <w:rFonts w:ascii="Times New Roman" w:hAnsi="Times New Roman" w:cs="Times New Roman"/>
        </w:rPr>
        <w:t>). These phenotypes</w:t>
      </w:r>
      <w:r w:rsidR="003A149E" w:rsidRPr="00602FA5">
        <w:rPr>
          <w:rFonts w:ascii="Times New Roman" w:hAnsi="Times New Roman" w:cs="Times New Roman"/>
        </w:rPr>
        <w:t xml:space="preserve"> </w:t>
      </w:r>
      <w:r w:rsidRPr="00602FA5">
        <w:rPr>
          <w:rFonts w:ascii="Times New Roman" w:hAnsi="Times New Roman" w:cs="Times New Roman"/>
        </w:rPr>
        <w:t>appear</w:t>
      </w:r>
      <w:r w:rsidR="003A149E" w:rsidRPr="00602FA5">
        <w:rPr>
          <w:rFonts w:ascii="Times New Roman" w:hAnsi="Times New Roman" w:cs="Times New Roman"/>
        </w:rPr>
        <w:t xml:space="preserve"> to combine</w:t>
      </w:r>
      <w:r w:rsidR="00D26B91" w:rsidRPr="00602FA5">
        <w:rPr>
          <w:rFonts w:ascii="Times New Roman" w:hAnsi="Times New Roman" w:cs="Times New Roman"/>
        </w:rPr>
        <w:t xml:space="preserve"> </w:t>
      </w:r>
      <w:r w:rsidR="00AD7F58" w:rsidRPr="00602FA5">
        <w:rPr>
          <w:rFonts w:ascii="Times New Roman" w:hAnsi="Times New Roman" w:cs="Times New Roman"/>
        </w:rPr>
        <w:t>the motility and invasiveness of mesenchymal cells with the cellular adhesion seen in epithelial cells allowing for collective migration</w:t>
      </w:r>
      <w:r w:rsidR="00A259A5" w:rsidRPr="00602FA5">
        <w:rPr>
          <w:rFonts w:ascii="Times New Roman" w:hAnsi="Times New Roman" w:cs="Times New Roman"/>
        </w:rPr>
        <w:t xml:space="preserve"> during metastasis</w:t>
      </w:r>
      <w:r w:rsidR="00CD0C8C"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DefaultPlaceholder_-1854013440"/>
          </w:placeholder>
        </w:sdtPr>
        <w:sdtEndPr/>
        <w:sdtContent>
          <w:r w:rsidR="00186588" w:rsidRPr="00186588">
            <w:rPr>
              <w:rFonts w:ascii="Times New Roman" w:eastAsia="Times New Roman" w:hAnsi="Times New Roman" w:cs="Times New Roman"/>
              <w:color w:val="000000"/>
            </w:rPr>
            <w:t>[7–10]</w:t>
          </w:r>
        </w:sdtContent>
      </w:sdt>
      <w:r w:rsidR="00AD7F58" w:rsidRPr="00602FA5">
        <w:rPr>
          <w:rFonts w:ascii="Times New Roman" w:hAnsi="Times New Roman" w:cs="Times New Roman"/>
        </w:rPr>
        <w:t>.</w:t>
      </w:r>
      <w:r w:rsidR="009A4BAB" w:rsidRPr="00602FA5">
        <w:rPr>
          <w:rFonts w:ascii="Times New Roman" w:hAnsi="Times New Roman" w:cs="Times New Roman"/>
        </w:rPr>
        <w:t xml:space="preserve"> The </w:t>
      </w:r>
      <w:r w:rsidRPr="00602FA5">
        <w:rPr>
          <w:rFonts w:ascii="Times New Roman" w:hAnsi="Times New Roman" w:cs="Times New Roman"/>
        </w:rPr>
        <w:t xml:space="preserve">existence of </w:t>
      </w:r>
      <w:r w:rsidR="009A4BAB" w:rsidRPr="00602FA5">
        <w:rPr>
          <w:rFonts w:ascii="Times New Roman" w:hAnsi="Times New Roman" w:cs="Times New Roman"/>
        </w:rPr>
        <w:t>hybrid E/M state</w:t>
      </w:r>
      <w:r w:rsidRPr="00602FA5">
        <w:rPr>
          <w:rFonts w:ascii="Times New Roman" w:hAnsi="Times New Roman" w:cs="Times New Roman"/>
        </w:rPr>
        <w:t>s</w:t>
      </w:r>
      <w:r w:rsidR="009A4BAB" w:rsidRPr="00602FA5">
        <w:rPr>
          <w:rFonts w:ascii="Times New Roman" w:hAnsi="Times New Roman" w:cs="Times New Roman"/>
        </w:rPr>
        <w:t xml:space="preserve"> has since been experimentally verified</w:t>
      </w:r>
      <w:r w:rsidR="00891A2B" w:rsidRPr="00602FA5">
        <w:rPr>
          <w:rFonts w:ascii="Times New Roman" w:hAnsi="Times New Roman" w:cs="Times New Roman"/>
        </w:rPr>
        <w:t xml:space="preserve"> in </w:t>
      </w:r>
      <w:commentRangeStart w:id="1"/>
      <w:r w:rsidR="00891A2B" w:rsidRPr="00602FA5">
        <w:rPr>
          <w:rFonts w:ascii="Times New Roman" w:hAnsi="Times New Roman" w:cs="Times New Roman"/>
        </w:rPr>
        <w:t xml:space="preserve">many cell lines </w:t>
      </w:r>
      <w:commentRangeEnd w:id="1"/>
      <w:r w:rsidR="00C1354B" w:rsidRPr="00602FA5">
        <w:rPr>
          <w:rStyle w:val="CommentReference"/>
          <w:rFonts w:ascii="Times New Roman" w:hAnsi="Times New Roman" w:cs="Times New Roman"/>
          <w:sz w:val="24"/>
          <w:szCs w:val="24"/>
        </w:rPr>
        <w:commentReference w:id="1"/>
      </w:r>
      <w:r w:rsidR="009A4BAB" w:rsidRPr="00602FA5">
        <w:rPr>
          <w:rFonts w:ascii="Times New Roman" w:hAnsi="Times New Roman" w:cs="Times New Roman"/>
        </w:rPr>
        <w:t xml:space="preserve">and has been associated with </w:t>
      </w:r>
      <w:r w:rsidR="007F18AF" w:rsidRPr="00602FA5">
        <w:rPr>
          <w:rFonts w:ascii="Times New Roman" w:hAnsi="Times New Roman" w:cs="Times New Roman"/>
        </w:rPr>
        <w:t>therapy resistance alongside poor survival rates</w:t>
      </w:r>
      <w:r w:rsidR="009A4BAB"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DefaultPlaceholder_-1854013440"/>
          </w:placeholder>
        </w:sdtPr>
        <w:sdtEndPr/>
        <w:sdtContent>
          <w:r w:rsidR="00186588" w:rsidRPr="00186588">
            <w:rPr>
              <w:rFonts w:ascii="Times New Roman" w:eastAsia="Times New Roman" w:hAnsi="Times New Roman" w:cs="Times New Roman"/>
              <w:color w:val="000000"/>
            </w:rPr>
            <w:t>[11–14]</w:t>
          </w:r>
        </w:sdtContent>
      </w:sdt>
      <w:r w:rsidR="00A23BCB" w:rsidRPr="00602FA5">
        <w:rPr>
          <w:rFonts w:ascii="Times New Roman" w:hAnsi="Times New Roman" w:cs="Times New Roman"/>
        </w:rPr>
        <w:t>.</w:t>
      </w:r>
      <w:r w:rsidR="00D20788" w:rsidRPr="00602FA5">
        <w:rPr>
          <w:rFonts w:ascii="Times New Roman" w:hAnsi="Times New Roman" w:cs="Times New Roman"/>
        </w:rPr>
        <w:t xml:space="preserve"> </w:t>
      </w:r>
      <w:r w:rsidRPr="00602FA5">
        <w:rPr>
          <w:rFonts w:ascii="Times New Roman" w:hAnsi="Times New Roman" w:cs="Times New Roman"/>
        </w:rPr>
        <w:t xml:space="preserve">Most importantly, these states appear to the most capable of initiating </w:t>
      </w:r>
      <w:commentRangeStart w:id="2"/>
      <w:r w:rsidRPr="00602FA5">
        <w:rPr>
          <w:rFonts w:ascii="Times New Roman" w:hAnsi="Times New Roman" w:cs="Times New Roman"/>
        </w:rPr>
        <w:t>metastatic growth</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DefaultPlaceholder_-1854013440"/>
          </w:placeholder>
        </w:sdtPr>
        <w:sdtEndPr/>
        <w:sdtContent>
          <w:r w:rsidR="00186588" w:rsidRPr="00186588">
            <w:rPr>
              <w:rFonts w:ascii="Times New Roman" w:eastAsia="Times New Roman" w:hAnsi="Times New Roman" w:cs="Times New Roman"/>
              <w:color w:val="000000"/>
            </w:rPr>
            <w:t>[15,16]</w:t>
          </w:r>
        </w:sdtContent>
      </w:sdt>
      <w:r w:rsidRPr="00602FA5">
        <w:rPr>
          <w:rFonts w:ascii="Times New Roman" w:hAnsi="Times New Roman" w:cs="Times New Roman"/>
        </w:rPr>
        <w:t xml:space="preserve">. </w:t>
      </w:r>
      <w:commentRangeEnd w:id="2"/>
      <w:r w:rsidRPr="00602FA5">
        <w:rPr>
          <w:rStyle w:val="CommentReference"/>
          <w:rFonts w:ascii="Times New Roman" w:hAnsi="Times New Roman" w:cs="Times New Roman"/>
          <w:sz w:val="24"/>
          <w:szCs w:val="24"/>
        </w:rPr>
        <w:commentReference w:id="2"/>
      </w:r>
      <w:r w:rsidR="00E523BA" w:rsidRPr="00602FA5">
        <w:rPr>
          <w:rFonts w:ascii="Times New Roman" w:hAnsi="Times New Roman" w:cs="Times New Roman"/>
        </w:rPr>
        <w:t>Fully understanding the behavior of the hybrid E/M phenotype</w:t>
      </w:r>
      <w:r w:rsidRPr="00602FA5">
        <w:rPr>
          <w:rFonts w:ascii="Times New Roman" w:hAnsi="Times New Roman" w:cs="Times New Roman"/>
        </w:rPr>
        <w:t xml:space="preserve"> </w:t>
      </w:r>
      <w:r w:rsidR="00E523BA" w:rsidRPr="00602FA5">
        <w:rPr>
          <w:rFonts w:ascii="Times New Roman" w:hAnsi="Times New Roman" w:cs="Times New Roman"/>
        </w:rPr>
        <w:t>is still an active area of research.</w:t>
      </w:r>
    </w:p>
    <w:p w14:paraId="2AF5ACCA" w14:textId="37088F35" w:rsidR="00E469AE" w:rsidRPr="00602FA5" w:rsidRDefault="00E918D0"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Metabolic reprogramming is another hallmark of cancer in which </w:t>
      </w:r>
      <w:r w:rsidR="00AB0932" w:rsidRPr="00602FA5">
        <w:rPr>
          <w:rFonts w:ascii="Times New Roman" w:hAnsi="Times New Roman" w:cs="Times New Roman"/>
        </w:rPr>
        <w:t xml:space="preserve">tumor </w:t>
      </w:r>
      <w:r w:rsidRPr="00602FA5">
        <w:rPr>
          <w:rFonts w:ascii="Times New Roman" w:hAnsi="Times New Roman" w:cs="Times New Roman"/>
        </w:rPr>
        <w:t xml:space="preserve">cells </w:t>
      </w:r>
      <w:r w:rsidR="00C1354B" w:rsidRPr="00602FA5">
        <w:rPr>
          <w:rFonts w:ascii="Times New Roman" w:hAnsi="Times New Roman" w:cs="Times New Roman"/>
        </w:rPr>
        <w:t xml:space="preserve">flexibly </w:t>
      </w:r>
      <w:r w:rsidRPr="00602FA5">
        <w:rPr>
          <w:rFonts w:ascii="Times New Roman" w:hAnsi="Times New Roman" w:cs="Times New Roman"/>
        </w:rPr>
        <w:t xml:space="preserve">alter </w:t>
      </w:r>
      <w:r w:rsidR="00F54301" w:rsidRPr="00602FA5">
        <w:rPr>
          <w:rFonts w:ascii="Times New Roman" w:hAnsi="Times New Roman" w:cs="Times New Roman"/>
        </w:rPr>
        <w:t xml:space="preserve">their </w:t>
      </w:r>
      <w:r w:rsidRPr="00602FA5">
        <w:rPr>
          <w:rFonts w:ascii="Times New Roman" w:hAnsi="Times New Roman" w:cs="Times New Roman"/>
        </w:rPr>
        <w:t>metabolism based on environmental signals</w:t>
      </w:r>
      <w:sdt>
        <w:sdtPr>
          <w:rPr>
            <w:rFonts w:ascii="Times New Roman" w:hAnsi="Times New Roman" w:cs="Times New Roman"/>
          </w:rPr>
          <w:alias w:val="SmartCite Citation"/>
          <w:tag w:val="703cb261-b0c2-4f52-8c43-8dc408bf3954:338cf9e4-1de3-4836-832d-b6f05fe7930a,703cb261-b0c2-4f52-8c43-8dc408bf3954:f3ea156b-e9db-467c-994a-68999e73de8f+"/>
          <w:id w:val="1741909348"/>
          <w:placeholder>
            <w:docPart w:val="DefaultPlaceholder_-1854013440"/>
          </w:placeholder>
        </w:sdtPr>
        <w:sdtEndPr/>
        <w:sdtContent>
          <w:r w:rsidR="00186588" w:rsidRPr="00186588">
            <w:rPr>
              <w:rFonts w:ascii="Times New Roman" w:eastAsia="Times New Roman" w:hAnsi="Times New Roman" w:cs="Times New Roman"/>
              <w:color w:val="000000"/>
            </w:rPr>
            <w:t>[1,17]</w:t>
          </w:r>
        </w:sdtContent>
      </w:sdt>
      <w:r w:rsidR="00947F6E" w:rsidRPr="00602FA5">
        <w:rPr>
          <w:rFonts w:ascii="Times New Roman" w:hAnsi="Times New Roman" w:cs="Times New Roman"/>
        </w:rPr>
        <w:t>.</w:t>
      </w:r>
      <w:r w:rsidR="009E1347" w:rsidRPr="00602FA5">
        <w:rPr>
          <w:rFonts w:ascii="Times New Roman" w:hAnsi="Times New Roman" w:cs="Times New Roman"/>
        </w:rPr>
        <w:t xml:space="preserve"> </w:t>
      </w:r>
      <w:r w:rsidR="00AD7F58" w:rsidRPr="00602FA5">
        <w:rPr>
          <w:rFonts w:ascii="Times New Roman" w:hAnsi="Times New Roman" w:cs="Times New Roman"/>
        </w:rPr>
        <w:t xml:space="preserve">Cells typically utilize oxidative phosphorylation (OXPHOS) under </w:t>
      </w:r>
      <w:proofErr w:type="spellStart"/>
      <w:r w:rsidR="00AD7F58" w:rsidRPr="00602FA5">
        <w:rPr>
          <w:rFonts w:ascii="Times New Roman" w:hAnsi="Times New Roman" w:cs="Times New Roman"/>
        </w:rPr>
        <w:t>normoxic</w:t>
      </w:r>
      <w:proofErr w:type="spellEnd"/>
      <w:r w:rsidR="00AD7F58" w:rsidRPr="00602FA5">
        <w:rPr>
          <w:rFonts w:ascii="Times New Roman" w:hAnsi="Times New Roman" w:cs="Times New Roman"/>
        </w:rPr>
        <w:t xml:space="preserve"> conditions and glycolysis when there is a lack of oxygen. </w:t>
      </w:r>
      <w:r w:rsidR="007B15B9" w:rsidRPr="00602FA5">
        <w:rPr>
          <w:rFonts w:ascii="Times New Roman" w:hAnsi="Times New Roman" w:cs="Times New Roman"/>
        </w:rPr>
        <w:t xml:space="preserve">However, cancer cells </w:t>
      </w:r>
      <w:r w:rsidR="00C1354B" w:rsidRPr="00602FA5">
        <w:rPr>
          <w:rFonts w:ascii="Times New Roman" w:hAnsi="Times New Roman" w:cs="Times New Roman"/>
        </w:rPr>
        <w:t xml:space="preserve">often </w:t>
      </w:r>
      <w:r w:rsidR="00F873A4" w:rsidRPr="00602FA5">
        <w:rPr>
          <w:rFonts w:ascii="Times New Roman" w:hAnsi="Times New Roman" w:cs="Times New Roman"/>
        </w:rPr>
        <w:t xml:space="preserve">prefer </w:t>
      </w:r>
      <w:r w:rsidR="007B15B9" w:rsidRPr="00602FA5">
        <w:rPr>
          <w:rFonts w:ascii="Times New Roman" w:hAnsi="Times New Roman" w:cs="Times New Roman"/>
        </w:rPr>
        <w:t>glycolysis even when oxygen is available,</w:t>
      </w:r>
      <w:r w:rsidR="00F873A4" w:rsidRPr="00602FA5">
        <w:rPr>
          <w:rFonts w:ascii="Times New Roman" w:hAnsi="Times New Roman" w:cs="Times New Roman"/>
        </w:rPr>
        <w:t xml:space="preserve"> </w:t>
      </w:r>
      <w:r w:rsidR="007B15B9" w:rsidRPr="00602FA5">
        <w:rPr>
          <w:rFonts w:ascii="Times New Roman" w:hAnsi="Times New Roman" w:cs="Times New Roman"/>
        </w:rPr>
        <w:t>referred to as the Warburg effect</w:t>
      </w:r>
      <w:r w:rsidR="00AD7F58" w:rsidRPr="00602FA5">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73843352"/>
          <w:placeholder>
            <w:docPart w:val="DefaultPlaceholder_-1854013440"/>
          </w:placeholder>
        </w:sdtPr>
        <w:sdtEndPr/>
        <w:sdtContent>
          <w:r w:rsidR="00186588" w:rsidRPr="00186588">
            <w:rPr>
              <w:rFonts w:ascii="Times New Roman" w:eastAsia="Times New Roman" w:hAnsi="Times New Roman" w:cs="Times New Roman"/>
              <w:color w:val="000000"/>
            </w:rPr>
            <w:t>[18,19]</w:t>
          </w:r>
        </w:sdtContent>
      </w:sdt>
      <w:r w:rsidR="00AD7F58" w:rsidRPr="00602FA5">
        <w:rPr>
          <w:rFonts w:ascii="Times New Roman" w:hAnsi="Times New Roman" w:cs="Times New Roman"/>
        </w:rPr>
        <w:t>.</w:t>
      </w:r>
      <w:r w:rsidR="00246E60" w:rsidRPr="00602FA5">
        <w:rPr>
          <w:rFonts w:ascii="Times New Roman" w:hAnsi="Times New Roman" w:cs="Times New Roman"/>
        </w:rPr>
        <w:t xml:space="preserve"> During metastasis, cancer cells must be able to survive in different environments</w:t>
      </w:r>
      <w:r w:rsidR="00C1354B" w:rsidRPr="00602FA5">
        <w:rPr>
          <w:rFonts w:ascii="Times New Roman" w:hAnsi="Times New Roman" w:cs="Times New Roman"/>
        </w:rPr>
        <w:t>,</w:t>
      </w:r>
      <w:r w:rsidR="00246E60" w:rsidRPr="00602FA5">
        <w:rPr>
          <w:rFonts w:ascii="Times New Roman" w:hAnsi="Times New Roman" w:cs="Times New Roman"/>
        </w:rPr>
        <w:t xml:space="preserve"> resulting in these cells switching between different types of metabolism</w:t>
      </w:r>
      <w:r w:rsidR="00C1354B"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327411353"/>
          <w:placeholder>
            <w:docPart w:val="DefaultPlaceholder_-1854013440"/>
          </w:placeholder>
        </w:sdtPr>
        <w:sdtEndPr/>
        <w:sdtContent>
          <w:r w:rsidR="00186588" w:rsidRPr="00186588">
            <w:rPr>
              <w:rFonts w:ascii="Times New Roman" w:eastAsia="Times New Roman" w:hAnsi="Times New Roman" w:cs="Times New Roman"/>
              <w:color w:val="000000"/>
            </w:rPr>
            <w:t>[20–23]</w:t>
          </w:r>
        </w:sdtContent>
      </w:sdt>
      <w:r w:rsidR="00246E60" w:rsidRPr="00602FA5">
        <w:rPr>
          <w:rFonts w:ascii="Times New Roman" w:hAnsi="Times New Roman" w:cs="Times New Roman"/>
        </w:rPr>
        <w:t xml:space="preserve">. </w:t>
      </w:r>
      <w:r w:rsidR="00B629A9" w:rsidRPr="00602FA5">
        <w:rPr>
          <w:rFonts w:ascii="Times New Roman" w:hAnsi="Times New Roman" w:cs="Times New Roman"/>
        </w:rPr>
        <w:t xml:space="preserve">Metabolic reprogramming, specifically in the context of switching between the OXPHOS and Warburg metabolic phenotypes, can lead to </w:t>
      </w:r>
      <w:r w:rsidR="00C1354B" w:rsidRPr="00602FA5">
        <w:rPr>
          <w:rFonts w:ascii="Times New Roman" w:hAnsi="Times New Roman" w:cs="Times New Roman"/>
        </w:rPr>
        <w:t>mixed metabolic</w:t>
      </w:r>
      <w:r w:rsidR="00B629A9" w:rsidRPr="00602FA5">
        <w:rPr>
          <w:rFonts w:ascii="Times New Roman" w:hAnsi="Times New Roman" w:cs="Times New Roman"/>
        </w:rPr>
        <w:t xml:space="preserve"> states</w:t>
      </w:r>
      <w:r w:rsidR="00C1354B"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931386766"/>
          <w:placeholder>
            <w:docPart w:val="DefaultPlaceholder_-1854013440"/>
          </w:placeholder>
        </w:sdtPr>
        <w:sdtEndPr/>
        <w:sdtContent>
          <w:r w:rsidR="00186588" w:rsidRPr="00186588">
            <w:rPr>
              <w:rFonts w:ascii="Times New Roman" w:eastAsia="Times New Roman" w:hAnsi="Times New Roman" w:cs="Times New Roman"/>
              <w:color w:val="000000"/>
            </w:rPr>
            <w:t>[24–26]</w:t>
          </w:r>
        </w:sdtContent>
      </w:sdt>
      <w:r w:rsidR="00D3608D" w:rsidRPr="00602FA5">
        <w:rPr>
          <w:rFonts w:ascii="Times New Roman" w:hAnsi="Times New Roman" w:cs="Times New Roman"/>
        </w:rPr>
        <w:t xml:space="preserve"> including a low-low phenotype associated with therapy resistance</w:t>
      </w:r>
      <w:r w:rsidR="00C1354B" w:rsidRPr="00602FA5">
        <w:rPr>
          <w:rFonts w:ascii="Times New Roman" w:hAnsi="Times New Roman" w:cs="Times New Roman"/>
        </w:rPr>
        <w:t xml:space="preserve"> in melanoma</w:t>
      </w:r>
      <w:r w:rsidR="00D3608D"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03af944c-f082-4802-8368-9d1b0b2521d9+"/>
          <w:id w:val="1541471356"/>
          <w:placeholder>
            <w:docPart w:val="DefaultPlaceholder_-1854013440"/>
          </w:placeholder>
        </w:sdtPr>
        <w:sdtEndPr/>
        <w:sdtContent>
          <w:r w:rsidR="00186588" w:rsidRPr="00186588">
            <w:rPr>
              <w:rFonts w:ascii="Times New Roman" w:eastAsia="Times New Roman" w:hAnsi="Times New Roman" w:cs="Times New Roman"/>
              <w:color w:val="000000"/>
            </w:rPr>
            <w:t>[27]</w:t>
          </w:r>
        </w:sdtContent>
      </w:sdt>
      <w:r w:rsidR="00817708" w:rsidRPr="00602FA5">
        <w:rPr>
          <w:rFonts w:ascii="Times New Roman" w:hAnsi="Times New Roman" w:cs="Times New Roman"/>
        </w:rPr>
        <w:t>.</w:t>
      </w:r>
      <w:r w:rsidR="003B11C4" w:rsidRPr="00602FA5">
        <w:rPr>
          <w:rFonts w:ascii="Times New Roman" w:hAnsi="Times New Roman" w:cs="Times New Roman"/>
        </w:rPr>
        <w:t xml:space="preserve"> </w:t>
      </w:r>
      <w:r w:rsidR="00124EF2" w:rsidRPr="00602FA5">
        <w:rPr>
          <w:rFonts w:ascii="Times New Roman" w:hAnsi="Times New Roman" w:cs="Times New Roman"/>
        </w:rPr>
        <w:t xml:space="preserve">The hybrid OXPHOS and glycolysis metabolic phenotype has experimentally been seen </w:t>
      </w:r>
      <w:r w:rsidR="00C1354B" w:rsidRPr="00602FA5">
        <w:rPr>
          <w:rFonts w:ascii="Times New Roman" w:hAnsi="Times New Roman" w:cs="Times New Roman"/>
        </w:rPr>
        <w:t xml:space="preserve">in </w:t>
      </w:r>
      <w:r w:rsidR="00124EF2" w:rsidRPr="00602FA5">
        <w:rPr>
          <w:rFonts w:ascii="Times New Roman" w:hAnsi="Times New Roman" w:cs="Times New Roman"/>
        </w:rPr>
        <w:t xml:space="preserve">circulating tumor cells (CTCs) originating from breast </w:t>
      </w:r>
      <w:r w:rsidR="00C1354B" w:rsidRPr="00602FA5">
        <w:rPr>
          <w:rFonts w:ascii="Times New Roman" w:hAnsi="Times New Roman" w:cs="Times New Roman"/>
        </w:rPr>
        <w:t>tumors,</w:t>
      </w:r>
      <w:r w:rsidR="00124EF2" w:rsidRPr="00602FA5">
        <w:rPr>
          <w:rFonts w:ascii="Times New Roman" w:hAnsi="Times New Roman" w:cs="Times New Roman"/>
        </w:rPr>
        <w:t xml:space="preserve"> suggesting </w:t>
      </w:r>
      <w:r w:rsidR="00C1354B" w:rsidRPr="00602FA5">
        <w:rPr>
          <w:rFonts w:ascii="Times New Roman" w:hAnsi="Times New Roman" w:cs="Times New Roman"/>
        </w:rPr>
        <w:t xml:space="preserve">that </w:t>
      </w:r>
      <w:r w:rsidR="00124EF2" w:rsidRPr="00602FA5">
        <w:rPr>
          <w:rFonts w:ascii="Times New Roman" w:hAnsi="Times New Roman" w:cs="Times New Roman"/>
        </w:rPr>
        <w:t xml:space="preserve">this phenotype is </w:t>
      </w:r>
      <w:r w:rsidR="00C1354B" w:rsidRPr="00602FA5">
        <w:rPr>
          <w:rFonts w:ascii="Times New Roman" w:hAnsi="Times New Roman" w:cs="Times New Roman"/>
        </w:rPr>
        <w:t xml:space="preserve">positively </w:t>
      </w:r>
      <w:r w:rsidR="00124EF2" w:rsidRPr="00602FA5">
        <w:rPr>
          <w:rFonts w:ascii="Times New Roman" w:hAnsi="Times New Roman" w:cs="Times New Roman"/>
        </w:rPr>
        <w:t>correlated with metastasis</w:t>
      </w:r>
      <w:sdt>
        <w:sdtPr>
          <w:rPr>
            <w:rFonts w:ascii="Times New Roman" w:hAnsi="Times New Roman" w:cs="Times New Roman"/>
          </w:rPr>
          <w:alias w:val="SmartCite Citation"/>
          <w:tag w:val="703cb261-b0c2-4f52-8c43-8dc408bf3954:cef4c541-1522-4113-a8e6-f686128449e8+"/>
          <w:id w:val="1334180035"/>
          <w:placeholder>
            <w:docPart w:val="DefaultPlaceholder_-1854013440"/>
          </w:placeholder>
        </w:sdtPr>
        <w:sdtEndPr/>
        <w:sdtContent>
          <w:r w:rsidR="00186588" w:rsidRPr="00186588">
            <w:rPr>
              <w:rFonts w:ascii="Times New Roman" w:eastAsia="Times New Roman" w:hAnsi="Times New Roman" w:cs="Times New Roman"/>
              <w:color w:val="000000"/>
            </w:rPr>
            <w:t>[28]</w:t>
          </w:r>
        </w:sdtContent>
      </w:sdt>
      <w:r w:rsidR="00124EF2" w:rsidRPr="00602FA5">
        <w:rPr>
          <w:rFonts w:ascii="Times New Roman" w:hAnsi="Times New Roman" w:cs="Times New Roman"/>
        </w:rPr>
        <w:t xml:space="preserve">. </w:t>
      </w:r>
      <w:r w:rsidR="00646AF3" w:rsidRPr="00602FA5">
        <w:rPr>
          <w:rFonts w:ascii="Times New Roman" w:hAnsi="Times New Roman" w:cs="Times New Roman"/>
        </w:rPr>
        <w:t xml:space="preserve">The high metastatic potential of cancer cells with a hybrid metabolic phenotype </w:t>
      </w:r>
      <w:r w:rsidR="00C1354B" w:rsidRPr="00602FA5">
        <w:rPr>
          <w:rFonts w:ascii="Times New Roman" w:hAnsi="Times New Roman" w:cs="Times New Roman"/>
        </w:rPr>
        <w:t>has been</w:t>
      </w:r>
      <w:r w:rsidR="00646AF3" w:rsidRPr="00602FA5">
        <w:rPr>
          <w:rFonts w:ascii="Times New Roman" w:hAnsi="Times New Roman" w:cs="Times New Roman"/>
        </w:rPr>
        <w:t xml:space="preserve"> confirmed </w:t>
      </w:r>
      <w:r w:rsidR="00C1354B" w:rsidRPr="00602FA5">
        <w:rPr>
          <w:rFonts w:ascii="Times New Roman" w:hAnsi="Times New Roman" w:cs="Times New Roman"/>
        </w:rPr>
        <w:t xml:space="preserve">in </w:t>
      </w:r>
      <w:proofErr w:type="gramStart"/>
      <w:r w:rsidR="00C1354B" w:rsidRPr="00602FA5">
        <w:rPr>
          <w:rFonts w:ascii="Times New Roman" w:hAnsi="Times New Roman" w:cs="Times New Roman"/>
        </w:rPr>
        <w:t>a number of</w:t>
      </w:r>
      <w:proofErr w:type="gramEnd"/>
      <w:r w:rsidR="00C1354B" w:rsidRPr="00602FA5">
        <w:rPr>
          <w:rFonts w:ascii="Times New Roman" w:hAnsi="Times New Roman" w:cs="Times New Roman"/>
        </w:rPr>
        <w:t xml:space="preserve"> </w:t>
      </w:r>
      <w:r w:rsidR="00646AF3" w:rsidRPr="00602FA5">
        <w:rPr>
          <w:rFonts w:ascii="Times New Roman" w:hAnsi="Times New Roman" w:cs="Times New Roman"/>
        </w:rPr>
        <w:t>additional experiments</w:t>
      </w:r>
      <w:r w:rsidR="00512BCC"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948299696"/>
          <w:placeholder>
            <w:docPart w:val="DefaultPlaceholder_-1854013440"/>
          </w:placeholder>
        </w:sdtPr>
        <w:sdtEndPr/>
        <w:sdtContent>
          <w:r w:rsidR="00186588" w:rsidRPr="00186588">
            <w:rPr>
              <w:rFonts w:ascii="Times New Roman" w:eastAsia="Times New Roman" w:hAnsi="Times New Roman" w:cs="Times New Roman"/>
              <w:color w:val="000000"/>
            </w:rPr>
            <w:t>[29,30]</w:t>
          </w:r>
        </w:sdtContent>
      </w:sdt>
      <w:r w:rsidR="00512BCC" w:rsidRPr="00602FA5">
        <w:rPr>
          <w:rFonts w:ascii="Times New Roman" w:hAnsi="Times New Roman" w:cs="Times New Roman"/>
        </w:rPr>
        <w:t>.</w:t>
      </w:r>
    </w:p>
    <w:p w14:paraId="2DF29D8C" w14:textId="2EA11091" w:rsidR="00E469AE" w:rsidRPr="00602FA5" w:rsidRDefault="00466D42"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As already mentioned, most research has focused separately on EMT and metabolic plasticity. However, i</w:t>
      </w:r>
      <w:r w:rsidR="007F7920" w:rsidRPr="00602FA5">
        <w:rPr>
          <w:rFonts w:ascii="Times New Roman" w:hAnsi="Times New Roman" w:cs="Times New Roman"/>
        </w:rPr>
        <w:t xml:space="preserve">t has become increasingly clear that </w:t>
      </w:r>
      <w:r w:rsidR="0039182F" w:rsidRPr="00602FA5">
        <w:rPr>
          <w:rFonts w:ascii="Times New Roman" w:hAnsi="Times New Roman" w:cs="Times New Roman"/>
        </w:rPr>
        <w:t xml:space="preserve">the crosstalk between EMT and metabolic reprogramming </w:t>
      </w:r>
      <w:r w:rsidRPr="00602FA5">
        <w:rPr>
          <w:rFonts w:ascii="Times New Roman" w:hAnsi="Times New Roman" w:cs="Times New Roman"/>
        </w:rPr>
        <w:t>may be</w:t>
      </w:r>
      <w:r w:rsidR="0039182F" w:rsidRPr="00602FA5">
        <w:rPr>
          <w:rFonts w:ascii="Times New Roman" w:hAnsi="Times New Roman" w:cs="Times New Roman"/>
        </w:rPr>
        <w:t xml:space="preserve"> important to metastasis and tumor proliferation</w:t>
      </w:r>
      <w:r w:rsidR="00EF469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297691543"/>
          <w:placeholder>
            <w:docPart w:val="DefaultPlaceholder_-1854013440"/>
          </w:placeholder>
        </w:sdtPr>
        <w:sdtEndPr/>
        <w:sdtContent>
          <w:r w:rsidR="00186588" w:rsidRPr="00186588">
            <w:rPr>
              <w:rFonts w:ascii="Times New Roman" w:eastAsia="Times New Roman" w:hAnsi="Times New Roman" w:cs="Times New Roman"/>
              <w:color w:val="000000"/>
            </w:rPr>
            <w:t>[30–33]</w:t>
          </w:r>
        </w:sdtContent>
      </w:sdt>
      <w:r w:rsidR="0039182F" w:rsidRPr="00602FA5">
        <w:rPr>
          <w:rFonts w:ascii="Times New Roman" w:hAnsi="Times New Roman" w:cs="Times New Roman"/>
        </w:rPr>
        <w:t>.</w:t>
      </w:r>
      <w:r w:rsidR="00893BA2" w:rsidRPr="00602FA5">
        <w:rPr>
          <w:rFonts w:ascii="Times New Roman" w:hAnsi="Times New Roman" w:cs="Times New Roman"/>
        </w:rPr>
        <w:t xml:space="preserve"> Recent studies confirm this interplay </w:t>
      </w:r>
      <w:r w:rsidRPr="00602FA5">
        <w:rPr>
          <w:rFonts w:ascii="Times New Roman" w:hAnsi="Times New Roman" w:cs="Times New Roman"/>
        </w:rPr>
        <w:t>and show that</w:t>
      </w:r>
      <w:r w:rsidR="00893BA2" w:rsidRPr="00602FA5">
        <w:rPr>
          <w:rFonts w:ascii="Times New Roman" w:hAnsi="Times New Roman" w:cs="Times New Roman"/>
        </w:rPr>
        <w:t xml:space="preserve"> metabolic </w:t>
      </w:r>
      <w:r w:rsidR="00EF4698" w:rsidRPr="00602FA5">
        <w:rPr>
          <w:rFonts w:ascii="Times New Roman" w:hAnsi="Times New Roman" w:cs="Times New Roman"/>
        </w:rPr>
        <w:t>re</w:t>
      </w:r>
      <w:r w:rsidR="00893BA2" w:rsidRPr="00602FA5">
        <w:rPr>
          <w:rFonts w:ascii="Times New Roman" w:hAnsi="Times New Roman" w:cs="Times New Roman"/>
        </w:rPr>
        <w:t xml:space="preserve">programming can increase metastatic potential and drive EMT, or </w:t>
      </w:r>
      <w:r w:rsidRPr="00602FA5">
        <w:rPr>
          <w:rFonts w:ascii="Times New Roman" w:hAnsi="Times New Roman" w:cs="Times New Roman"/>
        </w:rPr>
        <w:t xml:space="preserve">conversely induction of </w:t>
      </w:r>
      <w:r w:rsidR="00893BA2" w:rsidRPr="00602FA5">
        <w:rPr>
          <w:rFonts w:ascii="Times New Roman" w:hAnsi="Times New Roman" w:cs="Times New Roman"/>
        </w:rPr>
        <w:t>EMT can drive metabolic reprogramming</w:t>
      </w:r>
      <w:r w:rsidR="002D6B43"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971362667"/>
          <w:placeholder>
            <w:docPart w:val="DefaultPlaceholder_-1854013440"/>
          </w:placeholder>
        </w:sdtPr>
        <w:sdtEndPr/>
        <w:sdtContent>
          <w:r w:rsidR="00186588" w:rsidRPr="00186588">
            <w:rPr>
              <w:rFonts w:ascii="Times New Roman" w:eastAsia="Times New Roman" w:hAnsi="Times New Roman" w:cs="Times New Roman"/>
              <w:color w:val="000000"/>
            </w:rPr>
            <w:t>[34–37]</w:t>
          </w:r>
        </w:sdtContent>
      </w:sdt>
      <w:r w:rsidR="005253AF" w:rsidRPr="00602FA5">
        <w:rPr>
          <w:rFonts w:ascii="Times New Roman" w:hAnsi="Times New Roman" w:cs="Times New Roman"/>
        </w:rPr>
        <w:t>.</w:t>
      </w:r>
      <w:r w:rsidR="00A221D0" w:rsidRPr="00602FA5">
        <w:rPr>
          <w:rFonts w:ascii="Times New Roman" w:hAnsi="Times New Roman" w:cs="Times New Roman"/>
        </w:rPr>
        <w:t xml:space="preserve"> </w:t>
      </w:r>
      <w:r w:rsidR="00AD7F58" w:rsidRPr="00602FA5">
        <w:rPr>
          <w:rFonts w:ascii="Times New Roman" w:hAnsi="Times New Roman" w:cs="Times New Roman"/>
        </w:rPr>
        <w:t xml:space="preserve">The </w:t>
      </w:r>
      <w:r w:rsidRPr="00602FA5">
        <w:rPr>
          <w:rFonts w:ascii="Times New Roman" w:hAnsi="Times New Roman" w:cs="Times New Roman"/>
        </w:rPr>
        <w:t xml:space="preserve">underlying </w:t>
      </w:r>
      <w:r w:rsidR="00AD7F58" w:rsidRPr="00602FA5">
        <w:rPr>
          <w:rFonts w:ascii="Times New Roman" w:hAnsi="Times New Roman" w:cs="Times New Roman"/>
        </w:rPr>
        <w:t>mechanism</w:t>
      </w:r>
      <w:r w:rsidRPr="00602FA5">
        <w:rPr>
          <w:rFonts w:ascii="Times New Roman" w:hAnsi="Times New Roman" w:cs="Times New Roman"/>
        </w:rPr>
        <w:t>s</w:t>
      </w:r>
      <w:r w:rsidR="00AD7F58" w:rsidRPr="00602FA5">
        <w:rPr>
          <w:rFonts w:ascii="Times New Roman" w:hAnsi="Times New Roman" w:cs="Times New Roman"/>
        </w:rPr>
        <w:t xml:space="preserve"> of interaction between EMT and metabolic</w:t>
      </w:r>
      <w:r w:rsidR="00561768" w:rsidRPr="00602FA5">
        <w:rPr>
          <w:rFonts w:ascii="Times New Roman" w:hAnsi="Times New Roman" w:cs="Times New Roman"/>
        </w:rPr>
        <w:t xml:space="preserve"> reprogramming </w:t>
      </w:r>
      <w:r w:rsidRPr="00602FA5">
        <w:rPr>
          <w:rFonts w:ascii="Times New Roman" w:hAnsi="Times New Roman" w:cs="Times New Roman"/>
        </w:rPr>
        <w:t xml:space="preserve">remain poorly understood, with several competing hypotheses. </w:t>
      </w:r>
      <w:r w:rsidR="00561768" w:rsidRPr="00602FA5">
        <w:rPr>
          <w:rFonts w:ascii="Times New Roman" w:hAnsi="Times New Roman" w:cs="Times New Roman"/>
        </w:rPr>
        <w:t>Kang et al have suggested</w:t>
      </w:r>
      <w:r w:rsidR="00D22597" w:rsidRPr="00602FA5">
        <w:rPr>
          <w:rFonts w:ascii="Times New Roman" w:hAnsi="Times New Roman" w:cs="Times New Roman"/>
        </w:rPr>
        <w:t xml:space="preserve"> cancer</w:t>
      </w:r>
      <w:r w:rsidR="00561768" w:rsidRPr="00602FA5">
        <w:rPr>
          <w:rFonts w:ascii="Times New Roman" w:hAnsi="Times New Roman" w:cs="Times New Roman"/>
        </w:rPr>
        <w:t xml:space="preserve"> cells </w:t>
      </w:r>
      <w:r w:rsidRPr="00602FA5">
        <w:rPr>
          <w:rFonts w:ascii="Times New Roman" w:hAnsi="Times New Roman" w:cs="Times New Roman"/>
        </w:rPr>
        <w:t xml:space="preserve">typically </w:t>
      </w:r>
      <w:r w:rsidR="00561768" w:rsidRPr="00602FA5">
        <w:rPr>
          <w:rFonts w:ascii="Times New Roman" w:hAnsi="Times New Roman" w:cs="Times New Roman"/>
        </w:rPr>
        <w:t xml:space="preserve">undergo metabolic reprogramming before completing EMT </w:t>
      </w:r>
      <w:r w:rsidR="009A14F9"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7c16665-7c3a-4c78-b2f8-7a6eb9055f8b+"/>
          <w:id w:val="-1574425080"/>
          <w:placeholder>
            <w:docPart w:val="DefaultPlaceholder_-1854013440"/>
          </w:placeholder>
        </w:sdtPr>
        <w:sdtEndPr/>
        <w:sdtContent>
          <w:r w:rsidR="00186588" w:rsidRPr="00186588">
            <w:rPr>
              <w:rFonts w:ascii="Times New Roman" w:eastAsia="Times New Roman" w:hAnsi="Times New Roman" w:cs="Times New Roman"/>
              <w:color w:val="000000"/>
            </w:rPr>
            <w:t>[38]</w:t>
          </w:r>
        </w:sdtContent>
      </w:sdt>
      <w:r w:rsidR="00D65F5E" w:rsidRPr="00602FA5">
        <w:rPr>
          <w:rFonts w:ascii="Times New Roman" w:hAnsi="Times New Roman" w:cs="Times New Roman"/>
        </w:rPr>
        <w:t xml:space="preserve">; this coupling presumably would account for </w:t>
      </w:r>
      <w:r w:rsidR="00610F86" w:rsidRPr="00602FA5">
        <w:rPr>
          <w:rFonts w:ascii="Times New Roman" w:hAnsi="Times New Roman" w:cs="Times New Roman"/>
        </w:rPr>
        <w:t>distinct metabolic needs as cells complete EMT</w:t>
      </w:r>
      <w:r w:rsidR="00D65F5E" w:rsidRPr="00602FA5">
        <w:rPr>
          <w:rFonts w:ascii="Times New Roman" w:hAnsi="Times New Roman" w:cs="Times New Roman"/>
        </w:rPr>
        <w:t>.</w:t>
      </w:r>
      <w:r w:rsidR="00610F86" w:rsidRPr="00602FA5">
        <w:rPr>
          <w:rFonts w:ascii="Times New Roman" w:hAnsi="Times New Roman" w:cs="Times New Roman"/>
        </w:rPr>
        <w:t xml:space="preserve"> </w:t>
      </w:r>
      <w:r w:rsidR="00D65F5E" w:rsidRPr="00602FA5">
        <w:rPr>
          <w:rFonts w:ascii="Times New Roman" w:hAnsi="Times New Roman" w:cs="Times New Roman"/>
        </w:rPr>
        <w:t>A</w:t>
      </w:r>
      <w:r w:rsidR="00610F86" w:rsidRPr="00602FA5">
        <w:rPr>
          <w:rFonts w:ascii="Times New Roman" w:hAnsi="Times New Roman" w:cs="Times New Roman"/>
        </w:rPr>
        <w:t>nother hypothesis</w:t>
      </w:r>
      <w:r w:rsidR="00D65F5E" w:rsidRPr="00602FA5">
        <w:rPr>
          <w:rFonts w:ascii="Times New Roman" w:hAnsi="Times New Roman" w:cs="Times New Roman"/>
        </w:rPr>
        <w:t xml:space="preserve"> is that there is</w:t>
      </w:r>
      <w:r w:rsidR="00610F86" w:rsidRPr="00602FA5">
        <w:rPr>
          <w:rFonts w:ascii="Times New Roman" w:hAnsi="Times New Roman" w:cs="Times New Roman"/>
        </w:rPr>
        <w:t xml:space="preserve"> </w:t>
      </w:r>
      <w:r w:rsidR="002B06C7" w:rsidRPr="00602FA5">
        <w:rPr>
          <w:rFonts w:ascii="Times New Roman" w:hAnsi="Times New Roman" w:cs="Times New Roman"/>
        </w:rPr>
        <w:t xml:space="preserve">mutual activation of EMT and metabolic reprogramming such that </w:t>
      </w:r>
      <w:r w:rsidR="00D65F5E" w:rsidRPr="00602FA5">
        <w:rPr>
          <w:rFonts w:ascii="Times New Roman" w:hAnsi="Times New Roman" w:cs="Times New Roman"/>
        </w:rPr>
        <w:t>the most flexible</w:t>
      </w:r>
      <w:r w:rsidR="002B06C7" w:rsidRPr="00602FA5">
        <w:rPr>
          <w:rFonts w:ascii="Times New Roman" w:hAnsi="Times New Roman" w:cs="Times New Roman"/>
        </w:rPr>
        <w:t xml:space="preserve"> (hybrid E/M and </w:t>
      </w:r>
      <w:r w:rsidR="00D65F5E" w:rsidRPr="00602FA5">
        <w:rPr>
          <w:rFonts w:ascii="Times New Roman" w:hAnsi="Times New Roman" w:cs="Times New Roman"/>
        </w:rPr>
        <w:t>mixed</w:t>
      </w:r>
      <w:r w:rsidR="002B06C7" w:rsidRPr="00602FA5">
        <w:rPr>
          <w:rFonts w:ascii="Times New Roman" w:hAnsi="Times New Roman" w:cs="Times New Roman"/>
        </w:rPr>
        <w:t xml:space="preserve"> </w:t>
      </w:r>
      <w:r w:rsidR="00511AC0" w:rsidRPr="00602FA5">
        <w:rPr>
          <w:rFonts w:ascii="Times New Roman" w:hAnsi="Times New Roman" w:cs="Times New Roman"/>
        </w:rPr>
        <w:t>glycolysis/</w:t>
      </w:r>
      <w:r w:rsidR="002B06C7" w:rsidRPr="00602FA5">
        <w:rPr>
          <w:rFonts w:ascii="Times New Roman" w:hAnsi="Times New Roman" w:cs="Times New Roman"/>
        </w:rPr>
        <w:t>OXPHOS) become coupled</w:t>
      </w:r>
      <w:r w:rsidR="00D65F5E" w:rsidRPr="00602FA5">
        <w:rPr>
          <w:rFonts w:ascii="Times New Roman" w:hAnsi="Times New Roman" w:cs="Times New Roman"/>
        </w:rPr>
        <w:t>,</w:t>
      </w:r>
      <w:r w:rsidR="002B06C7" w:rsidRPr="00602FA5">
        <w:rPr>
          <w:rFonts w:ascii="Times New Roman" w:hAnsi="Times New Roman" w:cs="Times New Roman"/>
        </w:rPr>
        <w:t xml:space="preserve"> leading to a </w:t>
      </w:r>
      <w:r w:rsidR="001F2666" w:rsidRPr="00602FA5">
        <w:rPr>
          <w:rFonts w:ascii="Times New Roman" w:hAnsi="Times New Roman" w:cs="Times New Roman"/>
        </w:rPr>
        <w:t>greatly increased metastatic potential</w:t>
      </w:r>
      <w:sdt>
        <w:sdtPr>
          <w:rPr>
            <w:rFonts w:ascii="Times New Roman" w:hAnsi="Times New Roman" w:cs="Times New Roman"/>
          </w:rPr>
          <w:alias w:val="SmartCite Citation"/>
          <w:tag w:val="703cb261-b0c2-4f52-8c43-8dc408bf3954:fcb7383a-2ae0-41f2-bd96-981141d24486+"/>
          <w:id w:val="-1227450223"/>
          <w:placeholder>
            <w:docPart w:val="DefaultPlaceholder_-1854013440"/>
          </w:placeholder>
        </w:sdtPr>
        <w:sdtEndPr/>
        <w:sdtContent>
          <w:r w:rsidR="00186588" w:rsidRPr="00186588">
            <w:rPr>
              <w:rFonts w:ascii="Times New Roman" w:eastAsia="Times New Roman" w:hAnsi="Times New Roman" w:cs="Times New Roman"/>
              <w:color w:val="000000"/>
            </w:rPr>
            <w:t>[30]</w:t>
          </w:r>
        </w:sdtContent>
      </w:sdt>
      <w:r w:rsidR="002B06C7" w:rsidRPr="00602FA5">
        <w:rPr>
          <w:rFonts w:ascii="Times New Roman" w:hAnsi="Times New Roman" w:cs="Times New Roman"/>
        </w:rPr>
        <w:t xml:space="preserve">. </w:t>
      </w:r>
      <w:del w:id="3" w:author="Madeline Galbraith" w:date="2022-04-11T12:38:00Z">
        <w:r w:rsidR="008825DB" w:rsidRPr="00602FA5" w:rsidDel="00466D9B">
          <w:rPr>
            <w:rFonts w:ascii="Times New Roman" w:hAnsi="Times New Roman" w:cs="Times New Roman"/>
          </w:rPr>
          <w:delText>Recent</w:delText>
        </w:r>
      </w:del>
      <w:del w:id="4" w:author="Madeline Galbraith" w:date="2022-04-11T12:37:00Z">
        <w:r w:rsidR="008825DB" w:rsidRPr="00602FA5" w:rsidDel="00466D9B">
          <w:rPr>
            <w:rFonts w:ascii="Times New Roman" w:hAnsi="Times New Roman" w:cs="Times New Roman"/>
          </w:rPr>
          <w:delText>ly</w:delText>
        </w:r>
      </w:del>
      <w:ins w:id="5" w:author="Madeline Galbraith" w:date="2022-04-11T12:38:00Z">
        <w:r w:rsidR="00466D9B">
          <w:rPr>
            <w:rFonts w:ascii="Times New Roman" w:hAnsi="Times New Roman" w:cs="Times New Roman"/>
          </w:rPr>
          <w:t xml:space="preserve">This connection between EMT and metabolic reprogramming has </w:t>
        </w:r>
      </w:ins>
      <w:ins w:id="6" w:author="Madeline Galbraith" w:date="2022-04-11T12:39:00Z">
        <w:r w:rsidR="00466D9B">
          <w:rPr>
            <w:rFonts w:ascii="Times New Roman" w:hAnsi="Times New Roman" w:cs="Times New Roman"/>
          </w:rPr>
          <w:t>recently been noticed in CTCs</w:t>
        </w:r>
      </w:ins>
      <w:r w:rsidR="008825DB" w:rsidRPr="00602FA5">
        <w:rPr>
          <w:rFonts w:ascii="Times New Roman" w:hAnsi="Times New Roman" w:cs="Times New Roman"/>
        </w:rPr>
        <w:t xml:space="preserve">, </w:t>
      </w:r>
      <w:ins w:id="7" w:author="Madeline Galbraith" w:date="2022-04-11T12:39:00Z">
        <w:r w:rsidR="00466D9B">
          <w:rPr>
            <w:rFonts w:ascii="Times New Roman" w:hAnsi="Times New Roman" w:cs="Times New Roman"/>
          </w:rPr>
          <w:t>which</w:t>
        </w:r>
      </w:ins>
      <w:ins w:id="8" w:author="Madeline Galbraith" w:date="2022-04-11T12:36:00Z">
        <w:r w:rsidR="00466D9B">
          <w:rPr>
            <w:rFonts w:ascii="Times New Roman" w:hAnsi="Times New Roman" w:cs="Times New Roman"/>
          </w:rPr>
          <w:t xml:space="preserve"> were shown to have</w:t>
        </w:r>
      </w:ins>
      <w:ins w:id="9" w:author="Madeline Galbraith" w:date="2022-04-11T12:28:00Z">
        <w:r w:rsidR="00B1793B">
          <w:rPr>
            <w:rFonts w:ascii="Times New Roman" w:hAnsi="Times New Roman" w:cs="Times New Roman"/>
          </w:rPr>
          <w:t xml:space="preserve"> </w:t>
        </w:r>
      </w:ins>
      <w:r w:rsidR="008825DB" w:rsidRPr="00602FA5">
        <w:rPr>
          <w:rFonts w:ascii="Times New Roman" w:hAnsi="Times New Roman" w:cs="Times New Roman"/>
        </w:rPr>
        <w:t>high levels of both OXPHOS and glycolysis</w:t>
      </w:r>
      <w:del w:id="10" w:author="Madeline Galbraith" w:date="2022-04-11T12:36:00Z">
        <w:r w:rsidR="008825DB" w:rsidRPr="00602FA5" w:rsidDel="00466D9B">
          <w:rPr>
            <w:rFonts w:ascii="Times New Roman" w:hAnsi="Times New Roman" w:cs="Times New Roman"/>
          </w:rPr>
          <w:delText xml:space="preserve"> were noticed in </w:delText>
        </w:r>
        <w:r w:rsidR="0034583A" w:rsidRPr="00602FA5" w:rsidDel="00466D9B">
          <w:rPr>
            <w:rFonts w:ascii="Times New Roman" w:hAnsi="Times New Roman" w:cs="Times New Roman"/>
          </w:rPr>
          <w:delText xml:space="preserve">CTCs </w:delText>
        </w:r>
      </w:del>
      <w:sdt>
        <w:sdtPr>
          <w:rPr>
            <w:rFonts w:ascii="Times New Roman" w:hAnsi="Times New Roman" w:cs="Times New Roman"/>
          </w:rPr>
          <w:alias w:val="SmartCite Citation"/>
          <w:tag w:val="703cb261-b0c2-4f52-8c43-8dc408bf3954:cef4c541-1522-4113-a8e6-f686128449e8+"/>
          <w:id w:val="-1967656184"/>
          <w:placeholder>
            <w:docPart w:val="DefaultPlaceholder_-1854013440"/>
          </w:placeholder>
        </w:sdtPr>
        <w:sdtEndPr/>
        <w:sdtContent>
          <w:r w:rsidR="00186588" w:rsidRPr="00186588">
            <w:rPr>
              <w:rFonts w:ascii="Times New Roman" w:eastAsia="Times New Roman" w:hAnsi="Times New Roman" w:cs="Times New Roman"/>
              <w:color w:val="000000"/>
            </w:rPr>
            <w:t>[28]</w:t>
          </w:r>
        </w:sdtContent>
      </w:sdt>
      <w:r w:rsidR="00822AFF" w:rsidRPr="00602FA5">
        <w:rPr>
          <w:rFonts w:ascii="Times New Roman" w:hAnsi="Times New Roman" w:cs="Times New Roman"/>
        </w:rPr>
        <w:t xml:space="preserve"> </w:t>
      </w:r>
      <w:ins w:id="11" w:author="Madeline Galbraith" w:date="2022-04-11T12:36:00Z">
        <w:r w:rsidR="00466D9B">
          <w:rPr>
            <w:rFonts w:ascii="Times New Roman" w:hAnsi="Times New Roman" w:cs="Times New Roman"/>
          </w:rPr>
          <w:t xml:space="preserve">and </w:t>
        </w:r>
      </w:ins>
      <w:del w:id="12" w:author="Madeline Galbraith" w:date="2022-04-11T12:36:00Z">
        <w:r w:rsidR="0034583A" w:rsidRPr="00602FA5" w:rsidDel="00466D9B">
          <w:rPr>
            <w:rFonts w:ascii="Times New Roman" w:hAnsi="Times New Roman" w:cs="Times New Roman"/>
          </w:rPr>
          <w:delText xml:space="preserve">which </w:delText>
        </w:r>
      </w:del>
      <w:r w:rsidR="0034583A" w:rsidRPr="00602FA5">
        <w:rPr>
          <w:rFonts w:ascii="Times New Roman" w:hAnsi="Times New Roman" w:cs="Times New Roman"/>
        </w:rPr>
        <w:t>have</w:t>
      </w:r>
      <w:ins w:id="13" w:author="Madeline Galbraith" w:date="2022-04-11T12:36:00Z">
        <w:r w:rsidR="00466D9B">
          <w:rPr>
            <w:rFonts w:ascii="Times New Roman" w:hAnsi="Times New Roman" w:cs="Times New Roman"/>
          </w:rPr>
          <w:t xml:space="preserve"> also</w:t>
        </w:r>
      </w:ins>
      <w:r w:rsidR="0034583A" w:rsidRPr="00602FA5">
        <w:rPr>
          <w:rFonts w:ascii="Times New Roman" w:hAnsi="Times New Roman" w:cs="Times New Roman"/>
        </w:rPr>
        <w:t xml:space="preserve"> been shown to mainly consist of hybrid E/M cells </w:t>
      </w:r>
      <w:ins w:id="14" w:author="Madeline Galbraith" w:date="2022-04-11T12:40:00Z">
        <w:r w:rsidR="00466D9B">
          <w:rPr>
            <w:rFonts w:ascii="Times New Roman" w:hAnsi="Times New Roman" w:cs="Times New Roman"/>
          </w:rPr>
          <w:t>at high levels of</w:t>
        </w:r>
      </w:ins>
      <w:commentRangeStart w:id="15"/>
      <w:commentRangeStart w:id="16"/>
      <w:del w:id="17" w:author="Madeline Galbraith" w:date="2022-04-11T12:40:00Z">
        <w:r w:rsidR="0034583A" w:rsidRPr="00602FA5" w:rsidDel="00466D9B">
          <w:rPr>
            <w:rFonts w:ascii="Times New Roman" w:hAnsi="Times New Roman" w:cs="Times New Roman"/>
          </w:rPr>
          <w:delText>if</w:delText>
        </w:r>
      </w:del>
      <w:r w:rsidR="0034583A" w:rsidRPr="00602FA5">
        <w:rPr>
          <w:rFonts w:ascii="Times New Roman" w:hAnsi="Times New Roman" w:cs="Times New Roman"/>
        </w:rPr>
        <w:t xml:space="preserve"> </w:t>
      </w:r>
      <w:ins w:id="18" w:author="Madeline Galbraith" w:date="2022-04-11T12:22:00Z">
        <w:r w:rsidR="008D08FA">
          <w:rPr>
            <w:rFonts w:ascii="Times New Roman" w:hAnsi="Times New Roman" w:cs="Times New Roman"/>
          </w:rPr>
          <w:t>NRF2</w:t>
        </w:r>
      </w:ins>
      <w:ins w:id="19" w:author="Madeline Galbraith" w:date="2022-04-11T12:25:00Z">
        <w:r w:rsidR="00B1793B">
          <w:rPr>
            <w:rFonts w:ascii="Times New Roman" w:hAnsi="Times New Roman" w:cs="Times New Roman"/>
          </w:rPr>
          <w:t>, an antioxida</w:t>
        </w:r>
      </w:ins>
      <w:ins w:id="20" w:author="Madeline Galbraith" w:date="2022-04-11T12:40:00Z">
        <w:r w:rsidR="00466D9B">
          <w:rPr>
            <w:rFonts w:ascii="Times New Roman" w:hAnsi="Times New Roman" w:cs="Times New Roman"/>
          </w:rPr>
          <w:t xml:space="preserve">tion regulator </w:t>
        </w:r>
      </w:ins>
      <w:ins w:id="21" w:author="Madeline Galbraith" w:date="2022-04-11T12:41:00Z">
        <w:r w:rsidR="00466D9B">
          <w:rPr>
            <w:rFonts w:ascii="Times New Roman" w:hAnsi="Times New Roman" w:cs="Times New Roman"/>
          </w:rPr>
          <w:t>that upregulates OXPHOS</w:t>
        </w:r>
      </w:ins>
      <w:ins w:id="22" w:author="Madeline Galbraith" w:date="2022-04-11T12:25:00Z">
        <w:r w:rsidR="00B1793B">
          <w:rPr>
            <w:rFonts w:ascii="Times New Roman" w:hAnsi="Times New Roman" w:cs="Times New Roman"/>
          </w:rPr>
          <w:t xml:space="preserve">, </w:t>
        </w:r>
      </w:ins>
      <w:del w:id="23" w:author="Madeline Galbraith" w:date="2022-04-11T12:24:00Z">
        <w:r w:rsidR="0034583A" w:rsidRPr="00602FA5" w:rsidDel="00B1793B">
          <w:rPr>
            <w:rFonts w:ascii="Times New Roman" w:hAnsi="Times New Roman" w:cs="Times New Roman"/>
          </w:rPr>
          <w:delText>OXPHOS</w:delText>
        </w:r>
      </w:del>
      <w:del w:id="24" w:author="Madeline Galbraith" w:date="2022-04-11T12:40:00Z">
        <w:r w:rsidR="0034583A" w:rsidRPr="00602FA5" w:rsidDel="00466D9B">
          <w:rPr>
            <w:rFonts w:ascii="Times New Roman" w:hAnsi="Times New Roman" w:cs="Times New Roman"/>
          </w:rPr>
          <w:delText xml:space="preserve"> is upregulated</w:delText>
        </w:r>
      </w:del>
      <w:ins w:id="25" w:author="Madeline Galbraith" w:date="2022-04-11T12:40:00Z">
        <w:r w:rsidR="00466D9B" w:rsidRPr="00602FA5" w:rsidDel="00466D9B">
          <w:rPr>
            <w:rFonts w:ascii="Times New Roman" w:hAnsi="Times New Roman" w:cs="Times New Roman"/>
          </w:rPr>
          <w:t xml:space="preserve"> </w:t>
        </w:r>
      </w:ins>
      <w:del w:id="26" w:author="Madeline Galbraith" w:date="2022-04-11T12:40:00Z">
        <w:r w:rsidR="0062468A" w:rsidRPr="00602FA5" w:rsidDel="00466D9B">
          <w:rPr>
            <w:rFonts w:ascii="Times New Roman" w:hAnsi="Times New Roman" w:cs="Times New Roman"/>
          </w:rPr>
          <w:delText xml:space="preserve"> </w:delText>
        </w:r>
        <w:commentRangeEnd w:id="15"/>
        <w:r w:rsidR="00D65F5E" w:rsidRPr="00602FA5" w:rsidDel="00466D9B">
          <w:rPr>
            <w:rStyle w:val="CommentReference"/>
            <w:rFonts w:ascii="Times New Roman" w:hAnsi="Times New Roman" w:cs="Times New Roman"/>
            <w:sz w:val="24"/>
            <w:szCs w:val="24"/>
          </w:rPr>
          <w:commentReference w:id="15"/>
        </w:r>
      </w:del>
      <w:commentRangeEnd w:id="16"/>
      <w:r w:rsidR="00AF2E37">
        <w:rPr>
          <w:rStyle w:val="CommentReference"/>
        </w:rPr>
        <w:commentReference w:id="16"/>
      </w:r>
      <w:customXmlDelRangeStart w:id="27" w:author="Madeline Galbraith" w:date="2022-04-11T12:40:00Z"/>
      <w:sdt>
        <w:sdtPr>
          <w:rPr>
            <w:rFonts w:ascii="Times New Roman" w:hAnsi="Times New Roman" w:cs="Times New Roman"/>
          </w:rPr>
          <w:alias w:val="SmartCite Citation"/>
          <w:tag w:val="703cb261-b0c2-4f52-8c43-8dc408bf3954:7f9f6cbb-6063-4c2b-b07d-f4ce80db729b+"/>
          <w:id w:val="1159114210"/>
          <w:placeholder>
            <w:docPart w:val="DefaultPlaceholder_-1854013440"/>
          </w:placeholder>
        </w:sdtPr>
        <w:sdtEndPr/>
        <w:sdtContent>
          <w:customXmlDelRangeEnd w:id="27"/>
          <w:r w:rsidR="00186588" w:rsidRPr="00186588">
            <w:rPr>
              <w:rFonts w:ascii="Times New Roman" w:eastAsia="Times New Roman" w:hAnsi="Times New Roman" w:cs="Times New Roman"/>
              <w:color w:val="000000"/>
            </w:rPr>
            <w:t>[39]</w:t>
          </w:r>
          <w:customXmlDelRangeStart w:id="28" w:author="Madeline Galbraith" w:date="2022-04-11T12:40:00Z"/>
        </w:sdtContent>
      </w:sdt>
      <w:customXmlDelRangeEnd w:id="28"/>
      <w:r w:rsidR="0034583A" w:rsidRPr="00602FA5">
        <w:rPr>
          <w:rFonts w:ascii="Times New Roman" w:hAnsi="Times New Roman" w:cs="Times New Roman"/>
        </w:rPr>
        <w:t xml:space="preserve">. </w:t>
      </w:r>
      <w:r w:rsidR="00AC56AC" w:rsidRPr="00602FA5">
        <w:rPr>
          <w:rFonts w:ascii="Times New Roman" w:hAnsi="Times New Roman" w:cs="Times New Roman"/>
        </w:rPr>
        <w:t>Consistent results are seen when comparing mesenchymal breast cancer stem cells (M-BCSCs) to E/M-BCSCs</w:t>
      </w:r>
      <w:r w:rsidR="00D65F5E" w:rsidRPr="00602FA5">
        <w:rPr>
          <w:rFonts w:ascii="Times New Roman" w:hAnsi="Times New Roman" w:cs="Times New Roman"/>
        </w:rPr>
        <w:t>;</w:t>
      </w:r>
      <w:r w:rsidR="003E407C" w:rsidRPr="00602FA5">
        <w:rPr>
          <w:rFonts w:ascii="Times New Roman" w:hAnsi="Times New Roman" w:cs="Times New Roman"/>
        </w:rPr>
        <w:t xml:space="preserve"> the E/M-BCSCs have high levels of OXPHOS and glycolysis as compared to M-BCSCs</w:t>
      </w:r>
      <w:r w:rsidR="0062468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2f574a0-85eb-4aea-8058-db794ebab270,703cb261-b0c2-4f52-8c43-8dc408bf3954:0242cff4-55e6-44d5-bc6c-89c73c56cfa1+"/>
          <w:id w:val="-1313245966"/>
          <w:placeholder>
            <w:docPart w:val="DefaultPlaceholder_-1854013440"/>
          </w:placeholder>
        </w:sdtPr>
        <w:sdtEndPr/>
        <w:sdtContent>
          <w:r w:rsidR="00186588" w:rsidRPr="00186588">
            <w:rPr>
              <w:rFonts w:ascii="Times New Roman" w:eastAsia="Times New Roman" w:hAnsi="Times New Roman" w:cs="Times New Roman"/>
              <w:color w:val="000000"/>
            </w:rPr>
            <w:t>[40,41]</w:t>
          </w:r>
        </w:sdtContent>
      </w:sdt>
      <w:r w:rsidR="003E407C" w:rsidRPr="00602FA5">
        <w:rPr>
          <w:rFonts w:ascii="Times New Roman" w:hAnsi="Times New Roman" w:cs="Times New Roman"/>
        </w:rPr>
        <w:t>.</w:t>
      </w:r>
      <w:commentRangeStart w:id="29"/>
      <w:commentRangeEnd w:id="29"/>
      <w:r w:rsidR="00AA49A8" w:rsidRPr="00602FA5">
        <w:rPr>
          <w:rStyle w:val="CommentReference"/>
          <w:rFonts w:ascii="Times New Roman" w:hAnsi="Times New Roman" w:cs="Times New Roman"/>
          <w:sz w:val="24"/>
          <w:szCs w:val="24"/>
        </w:rPr>
        <w:commentReference w:id="29"/>
      </w:r>
      <w:r w:rsidR="00CE70CA" w:rsidRPr="00602FA5">
        <w:rPr>
          <w:rFonts w:ascii="Times New Roman" w:hAnsi="Times New Roman" w:cs="Times New Roman"/>
        </w:rPr>
        <w:t xml:space="preserve"> </w:t>
      </w:r>
      <w:r w:rsidR="00D65F5E" w:rsidRPr="00602FA5">
        <w:rPr>
          <w:rFonts w:ascii="Times New Roman" w:hAnsi="Times New Roman" w:cs="Times New Roman"/>
        </w:rPr>
        <w:t>Thus, w</w:t>
      </w:r>
      <w:r w:rsidR="00171565" w:rsidRPr="00602FA5">
        <w:rPr>
          <w:rFonts w:ascii="Times New Roman" w:hAnsi="Times New Roman" w:cs="Times New Roman"/>
        </w:rPr>
        <w:t>hile there have been preliminary indications of the role EMT and metabolic reprogramming crosstalk</w:t>
      </w:r>
      <w:r w:rsidR="00D65F5E" w:rsidRPr="00602FA5">
        <w:rPr>
          <w:rFonts w:ascii="Times New Roman" w:hAnsi="Times New Roman" w:cs="Times New Roman"/>
        </w:rPr>
        <w:t xml:space="preserve"> can</w:t>
      </w:r>
      <w:r w:rsidR="00171565" w:rsidRPr="00602FA5">
        <w:rPr>
          <w:rFonts w:ascii="Times New Roman" w:hAnsi="Times New Roman" w:cs="Times New Roman"/>
        </w:rPr>
        <w:t xml:space="preserve"> play in metastasis and tumor proliferation, there is still much to be explored.  </w:t>
      </w:r>
    </w:p>
    <w:p w14:paraId="4F92C75F" w14:textId="31DA0D01" w:rsidR="00E469AE" w:rsidRPr="00602FA5" w:rsidRDefault="00AA49A8" w:rsidP="0023481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decode the coupled decision-making of EMT and metabolism, </w:t>
      </w:r>
      <w:r w:rsidR="00E462F4" w:rsidRPr="00602FA5">
        <w:rPr>
          <w:rFonts w:ascii="Times New Roman" w:hAnsi="Times New Roman" w:cs="Times New Roman"/>
        </w:rPr>
        <w:t>we</w:t>
      </w:r>
      <w:r w:rsidR="00234813" w:rsidRPr="00602FA5">
        <w:rPr>
          <w:rFonts w:ascii="Times New Roman" w:hAnsi="Times New Roman" w:cs="Times New Roman"/>
        </w:rPr>
        <w:t xml:space="preserve"> created a computational model which connects</w:t>
      </w:r>
      <w:r w:rsidR="00AD7F58" w:rsidRPr="00602FA5">
        <w:rPr>
          <w:rFonts w:ascii="Times New Roman" w:hAnsi="Times New Roman" w:cs="Times New Roman"/>
        </w:rPr>
        <w:t xml:space="preserve"> the core </w:t>
      </w:r>
      <w:r w:rsidR="00E462F4" w:rsidRPr="00602FA5">
        <w:rPr>
          <w:rFonts w:ascii="Times New Roman" w:hAnsi="Times New Roman" w:cs="Times New Roman"/>
        </w:rPr>
        <w:t xml:space="preserve">gene regulatory </w:t>
      </w:r>
      <w:r w:rsidR="00AD7F58" w:rsidRPr="00602FA5">
        <w:rPr>
          <w:rFonts w:ascii="Times New Roman" w:hAnsi="Times New Roman" w:cs="Times New Roman"/>
        </w:rPr>
        <w:t xml:space="preserve">circuits of EMT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186588" w:rsidRPr="00186588">
            <w:rPr>
              <w:rFonts w:ascii="Times New Roman" w:eastAsia="Times New Roman" w:hAnsi="Times New Roman" w:cs="Times New Roman"/>
              <w:color w:val="000000"/>
            </w:rPr>
            <w:t>[7]</w:t>
          </w:r>
        </w:sdtContent>
      </w:sdt>
      <w:r w:rsidR="00E462F4" w:rsidRPr="00602FA5">
        <w:rPr>
          <w:rFonts w:ascii="Times New Roman" w:hAnsi="Times New Roman" w:cs="Times New Roman"/>
        </w:rPr>
        <w:t xml:space="preserve"> </w:t>
      </w:r>
      <w:r w:rsidR="00AD7F58" w:rsidRPr="00602FA5">
        <w:rPr>
          <w:rFonts w:ascii="Times New Roman" w:hAnsi="Times New Roman" w:cs="Times New Roman"/>
        </w:rPr>
        <w:t xml:space="preserve">and metabolic reprogramming </w:t>
      </w:r>
      <w:r w:rsidR="00963864" w:rsidRPr="00602FA5">
        <w:rPr>
          <w:rFonts w:ascii="Times New Roman" w:eastAsia="Times New Roman" w:hAnsi="Times New Roman" w:cs="Times New Roman"/>
          <w:color w:val="000000"/>
        </w:rPr>
        <w:t>[22]</w:t>
      </w:r>
      <w:r w:rsidR="00AD7F58" w:rsidRPr="00602FA5">
        <w:rPr>
          <w:rFonts w:ascii="Times New Roman" w:hAnsi="Times New Roman" w:cs="Times New Roman"/>
        </w:rPr>
        <w:t xml:space="preserve">. We found that ROS is a key </w:t>
      </w:r>
      <w:proofErr w:type="spellStart"/>
      <w:r w:rsidR="00AD7F58" w:rsidRPr="00602FA5">
        <w:rPr>
          <w:rFonts w:ascii="Times New Roman" w:hAnsi="Times New Roman" w:cs="Times New Roman"/>
        </w:rPr>
        <w:t>upregulator</w:t>
      </w:r>
      <w:proofErr w:type="spellEnd"/>
      <w:r w:rsidR="00AD7F58" w:rsidRPr="00602FA5">
        <w:rPr>
          <w:rFonts w:ascii="Times New Roman" w:hAnsi="Times New Roman" w:cs="Times New Roman"/>
        </w:rPr>
        <w:t xml:space="preserve"> of </w:t>
      </w:r>
      <w:r w:rsidR="00234813" w:rsidRPr="00602FA5">
        <w:rPr>
          <w:rFonts w:ascii="Times New Roman" w:hAnsi="Times New Roman" w:cs="Times New Roman"/>
        </w:rPr>
        <w:t>a possible “double-hybrid” state, namely</w:t>
      </w:r>
      <w:r w:rsidR="00AD7F58" w:rsidRPr="00602FA5">
        <w:rPr>
          <w:rFonts w:ascii="Times New Roman" w:hAnsi="Times New Roman" w:cs="Times New Roman"/>
        </w:rPr>
        <w:t xml:space="preserve"> </w:t>
      </w:r>
      <w:r w:rsidR="00F4492C" w:rsidRPr="00602FA5">
        <w:rPr>
          <w:rFonts w:ascii="Times New Roman" w:hAnsi="Times New Roman" w:cs="Times New Roman"/>
        </w:rPr>
        <w:t xml:space="preserve">hybrid E/M state coupled with </w:t>
      </w:r>
      <w:r w:rsidR="00234813" w:rsidRPr="00602FA5">
        <w:rPr>
          <w:rFonts w:ascii="Times New Roman" w:hAnsi="Times New Roman" w:cs="Times New Roman"/>
        </w:rPr>
        <w:t>a mixed</w:t>
      </w:r>
      <w:r w:rsidR="00F4492C" w:rsidRPr="00602FA5">
        <w:rPr>
          <w:rFonts w:ascii="Times New Roman" w:hAnsi="Times New Roman" w:cs="Times New Roman"/>
        </w:rPr>
        <w:t xml:space="preserve"> glycolysis/OXPHOS metabolic phenotype (</w:t>
      </w:r>
      <w:r w:rsidR="00AD7F58" w:rsidRPr="00602FA5">
        <w:rPr>
          <w:rFonts w:ascii="Times New Roman" w:hAnsi="Times New Roman" w:cs="Times New Roman"/>
        </w:rPr>
        <w:t>hybrid</w:t>
      </w:r>
      <w:r w:rsidR="0051473A" w:rsidRPr="00602FA5">
        <w:rPr>
          <w:rFonts w:ascii="Times New Roman" w:hAnsi="Times New Roman" w:cs="Times New Roman"/>
        </w:rPr>
        <w:t xml:space="preserve"> E</w:t>
      </w:r>
      <w:r w:rsidR="00AD7F58" w:rsidRPr="00602FA5">
        <w:rPr>
          <w:rFonts w:ascii="Times New Roman" w:hAnsi="Times New Roman" w:cs="Times New Roman"/>
        </w:rPr>
        <w:t>/</w:t>
      </w:r>
      <w:r w:rsidR="0051473A" w:rsidRPr="00602FA5">
        <w:rPr>
          <w:rFonts w:ascii="Times New Roman" w:hAnsi="Times New Roman" w:cs="Times New Roman"/>
        </w:rPr>
        <w:t>M</w:t>
      </w:r>
      <w:r w:rsidR="003B7C6B" w:rsidRPr="00602FA5">
        <w:rPr>
          <w:rFonts w:ascii="Times New Roman" w:hAnsi="Times New Roman" w:cs="Times New Roman"/>
        </w:rPr>
        <w:t>-W/O</w:t>
      </w:r>
      <w:r w:rsidR="00AD7F58" w:rsidRPr="00602FA5">
        <w:rPr>
          <w:rFonts w:ascii="Times New Roman" w:hAnsi="Times New Roman" w:cs="Times New Roman"/>
        </w:rPr>
        <w:t xml:space="preserve"> state</w:t>
      </w:r>
      <w:commentRangeStart w:id="30"/>
      <w:r w:rsidR="00F4492C" w:rsidRPr="00602FA5">
        <w:rPr>
          <w:rFonts w:ascii="Times New Roman" w:hAnsi="Times New Roman" w:cs="Times New Roman"/>
        </w:rPr>
        <w:t>)</w:t>
      </w:r>
      <w:ins w:id="31" w:author="Madeline Galbraith" w:date="2022-04-11T12:44:00Z">
        <w:r w:rsidR="00D071D4">
          <w:rPr>
            <w:rFonts w:ascii="Times New Roman" w:hAnsi="Times New Roman" w:cs="Times New Roman"/>
          </w:rPr>
          <w:t>. Additionally,</w:t>
        </w:r>
      </w:ins>
      <w:ins w:id="32" w:author="Madeline Galbraith" w:date="2022-04-11T12:45:00Z">
        <w:r w:rsidR="00D071D4">
          <w:rPr>
            <w:rFonts w:ascii="Times New Roman" w:hAnsi="Times New Roman" w:cs="Times New Roman"/>
          </w:rPr>
          <w:t xml:space="preserve"> Hif-1 may play a more central role in metabolic reprogramming driving EMT than AMPK.</w:t>
        </w:r>
      </w:ins>
      <w:del w:id="33" w:author="Madeline Galbraith" w:date="2022-04-11T12:45:00Z">
        <w:r w:rsidR="00AD7F58" w:rsidRPr="00602FA5" w:rsidDel="00D071D4">
          <w:rPr>
            <w:rFonts w:ascii="Times New Roman" w:hAnsi="Times New Roman" w:cs="Times New Roman"/>
          </w:rPr>
          <w:delText xml:space="preserve"> while Hif-1 may have slightly stronger affects than AMPK on the EMT network.</w:delText>
        </w:r>
        <w:commentRangeEnd w:id="30"/>
        <w:r w:rsidR="00234813" w:rsidRPr="00602FA5" w:rsidDel="00D071D4">
          <w:rPr>
            <w:rStyle w:val="CommentReference"/>
            <w:rFonts w:ascii="Times New Roman" w:hAnsi="Times New Roman" w:cs="Times New Roman"/>
            <w:sz w:val="24"/>
            <w:szCs w:val="24"/>
          </w:rPr>
          <w:commentReference w:id="30"/>
        </w:r>
      </w:del>
      <w:r w:rsidR="00AD7F58" w:rsidRPr="00602FA5">
        <w:rPr>
          <w:rFonts w:ascii="Times New Roman" w:hAnsi="Times New Roman" w:cs="Times New Roman"/>
        </w:rPr>
        <w:t xml:space="preserve"> </w:t>
      </w:r>
      <w:r w:rsidR="00234813" w:rsidRPr="00602FA5">
        <w:rPr>
          <w:rFonts w:ascii="Times New Roman" w:hAnsi="Times New Roman" w:cs="Times New Roman"/>
        </w:rPr>
        <w:t>Also, w</w:t>
      </w:r>
      <w:r w:rsidR="0048243F" w:rsidRPr="00602FA5">
        <w:rPr>
          <w:rFonts w:ascii="Times New Roman" w:hAnsi="Times New Roman" w:cs="Times New Roman"/>
        </w:rPr>
        <w:t xml:space="preserve">hen </w:t>
      </w:r>
      <w:proofErr w:type="spellStart"/>
      <w:r w:rsidR="0048243F" w:rsidRPr="00602FA5">
        <w:rPr>
          <w:rFonts w:ascii="Times New Roman" w:hAnsi="Times New Roman" w:cs="Times New Roman"/>
        </w:rPr>
        <w:t>crosstalks</w:t>
      </w:r>
      <w:proofErr w:type="spellEnd"/>
      <w:r w:rsidR="0048243F" w:rsidRPr="00602FA5">
        <w:rPr>
          <w:rFonts w:ascii="Times New Roman" w:hAnsi="Times New Roman" w:cs="Times New Roman"/>
        </w:rPr>
        <w:t xml:space="preserve"> between </w:t>
      </w:r>
      <w:r w:rsidR="005C1FA8" w:rsidRPr="00602FA5">
        <w:rPr>
          <w:rFonts w:ascii="Times New Roman" w:hAnsi="Times New Roman" w:cs="Times New Roman"/>
        </w:rPr>
        <w:t>the</w:t>
      </w:r>
      <w:r w:rsidR="0048243F" w:rsidRPr="00602FA5">
        <w:rPr>
          <w:rFonts w:ascii="Times New Roman" w:hAnsi="Times New Roman" w:cs="Times New Roman"/>
        </w:rPr>
        <w:t xml:space="preserve"> circuits are active</w:t>
      </w:r>
      <w:r w:rsidR="005C1FA8" w:rsidRPr="00602FA5">
        <w:rPr>
          <w:rFonts w:ascii="Times New Roman" w:hAnsi="Times New Roman" w:cs="Times New Roman"/>
        </w:rPr>
        <w:t xml:space="preserve"> in both directions (EMT regulating metabolism, and vice versa)</w:t>
      </w:r>
      <w:r w:rsidR="0048243F" w:rsidRPr="00602FA5">
        <w:rPr>
          <w:rFonts w:ascii="Times New Roman" w:hAnsi="Times New Roman" w:cs="Times New Roman"/>
        </w:rPr>
        <w:t>,</w:t>
      </w:r>
      <w:r w:rsidR="00AD7F58" w:rsidRPr="00602FA5">
        <w:rPr>
          <w:rFonts w:ascii="Times New Roman" w:hAnsi="Times New Roman" w:cs="Times New Roman"/>
        </w:rPr>
        <w:t xml:space="preserve"> there </w:t>
      </w:r>
      <w:r w:rsidR="0048243F" w:rsidRPr="00602FA5">
        <w:rPr>
          <w:rFonts w:ascii="Times New Roman" w:hAnsi="Times New Roman" w:cs="Times New Roman"/>
        </w:rPr>
        <w:t>a</w:t>
      </w:r>
      <w:r w:rsidR="00AD7F58" w:rsidRPr="00602FA5">
        <w:rPr>
          <w:rFonts w:ascii="Times New Roman" w:hAnsi="Times New Roman" w:cs="Times New Roman"/>
        </w:rPr>
        <w:t xml:space="preserve">re </w:t>
      </w:r>
      <w:r w:rsidR="00234813" w:rsidRPr="00602FA5">
        <w:rPr>
          <w:rFonts w:ascii="Times New Roman" w:hAnsi="Times New Roman" w:cs="Times New Roman"/>
        </w:rPr>
        <w:t xml:space="preserve">parameter space </w:t>
      </w:r>
      <w:r w:rsidR="00AD7F58" w:rsidRPr="00602FA5">
        <w:rPr>
          <w:rFonts w:ascii="Times New Roman" w:hAnsi="Times New Roman" w:cs="Times New Roman"/>
        </w:rPr>
        <w:t xml:space="preserve">regions </w:t>
      </w:r>
      <w:r w:rsidR="00234813" w:rsidRPr="00602FA5">
        <w:rPr>
          <w:rFonts w:ascii="Times New Roman" w:hAnsi="Times New Roman" w:cs="Times New Roman"/>
        </w:rPr>
        <w:t>for</w:t>
      </w:r>
      <w:r w:rsidR="00AD7F58" w:rsidRPr="00602FA5">
        <w:rPr>
          <w:rFonts w:ascii="Times New Roman" w:hAnsi="Times New Roman" w:cs="Times New Roman"/>
        </w:rPr>
        <w:t xml:space="preserve"> which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E/M-W/O</w:t>
      </w:r>
      <w:r w:rsidR="00E95E84" w:rsidRPr="00602FA5">
        <w:rPr>
          <w:rFonts w:ascii="Times New Roman" w:hAnsi="Times New Roman" w:cs="Times New Roman"/>
        </w:rPr>
        <w:t xml:space="preserve"> state</w:t>
      </w:r>
      <w:r w:rsidR="00AD7F58" w:rsidRPr="00602FA5">
        <w:rPr>
          <w:rFonts w:ascii="Times New Roman" w:hAnsi="Times New Roman" w:cs="Times New Roman"/>
        </w:rPr>
        <w:t xml:space="preserve"> </w:t>
      </w:r>
      <w:r w:rsidR="00234813" w:rsidRPr="00602FA5">
        <w:rPr>
          <w:rFonts w:ascii="Times New Roman" w:hAnsi="Times New Roman" w:cs="Times New Roman"/>
        </w:rPr>
        <w:t>i</w:t>
      </w:r>
      <w:r w:rsidR="00AD7F58" w:rsidRPr="00602FA5">
        <w:rPr>
          <w:rFonts w:ascii="Times New Roman" w:hAnsi="Times New Roman" w:cs="Times New Roman"/>
        </w:rPr>
        <w:t xml:space="preserve">s the only accessible state. </w:t>
      </w:r>
      <w:commentRangeStart w:id="34"/>
      <w:r w:rsidR="00BE7C78" w:rsidRPr="00602FA5">
        <w:rPr>
          <w:rFonts w:ascii="Times New Roman" w:hAnsi="Times New Roman" w:cs="Times New Roman"/>
        </w:rPr>
        <w:t xml:space="preserve">Interestingly, if the </w:t>
      </w:r>
      <w:r w:rsidR="00234813" w:rsidRPr="00602FA5">
        <w:rPr>
          <w:rFonts w:ascii="Times New Roman" w:hAnsi="Times New Roman" w:cs="Times New Roman"/>
        </w:rPr>
        <w:t xml:space="preserve">parameters of the </w:t>
      </w:r>
      <w:r w:rsidR="00BE7C78" w:rsidRPr="00602FA5">
        <w:rPr>
          <w:rFonts w:ascii="Times New Roman" w:hAnsi="Times New Roman" w:cs="Times New Roman"/>
        </w:rPr>
        <w:t>system w</w:t>
      </w:r>
      <w:r w:rsidR="00234813" w:rsidRPr="00602FA5">
        <w:rPr>
          <w:rFonts w:ascii="Times New Roman" w:hAnsi="Times New Roman" w:cs="Times New Roman"/>
        </w:rPr>
        <w:t>ere</w:t>
      </w:r>
      <w:r w:rsidR="00BE7C78" w:rsidRPr="00602FA5">
        <w:rPr>
          <w:rFonts w:ascii="Times New Roman" w:hAnsi="Times New Roman" w:cs="Times New Roman"/>
        </w:rPr>
        <w:t xml:space="preserve"> modified to exclude the hybrid states when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inactive (i.e., neither the E/M </w:t>
      </w:r>
      <w:proofErr w:type="gramStart"/>
      <w:r w:rsidR="00BE7C78" w:rsidRPr="00602FA5">
        <w:rPr>
          <w:rFonts w:ascii="Times New Roman" w:hAnsi="Times New Roman" w:cs="Times New Roman"/>
        </w:rPr>
        <w:t>or</w:t>
      </w:r>
      <w:proofErr w:type="gramEnd"/>
      <w:r w:rsidR="00BE7C78" w:rsidRPr="00602FA5">
        <w:rPr>
          <w:rFonts w:ascii="Times New Roman" w:hAnsi="Times New Roman" w:cs="Times New Roman"/>
        </w:rPr>
        <w:t xml:space="preserve"> W/O states are initially accessible), once active,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able to modulate the phase space to generate the hybrid states. In fact, </w:t>
      </w:r>
      <w:r w:rsidR="00574DFF" w:rsidRPr="00602FA5">
        <w:rPr>
          <w:rFonts w:ascii="Times New Roman" w:hAnsi="Times New Roman" w:cs="Times New Roman"/>
        </w:rPr>
        <w:t xml:space="preserve">a single crosstalk </w:t>
      </w:r>
      <w:r w:rsidR="00EA124F" w:rsidRPr="00602FA5">
        <w:rPr>
          <w:rFonts w:ascii="Times New Roman" w:hAnsi="Times New Roman" w:cs="Times New Roman"/>
        </w:rPr>
        <w:t xml:space="preserve">is sufficient for the </w:t>
      </w:r>
      <w:r w:rsidR="00A549A5" w:rsidRPr="00602FA5">
        <w:rPr>
          <w:rFonts w:ascii="Times New Roman" w:hAnsi="Times New Roman" w:cs="Times New Roman"/>
        </w:rPr>
        <w:t xml:space="preserve">metabolic or EMT circuits </w:t>
      </w:r>
      <w:r w:rsidR="00EA124F" w:rsidRPr="00602FA5">
        <w:rPr>
          <w:rFonts w:ascii="Times New Roman" w:hAnsi="Times New Roman" w:cs="Times New Roman"/>
        </w:rPr>
        <w:t xml:space="preserve">to gain </w:t>
      </w:r>
      <w:proofErr w:type="spellStart"/>
      <w:r w:rsidR="00EA124F" w:rsidRPr="00602FA5">
        <w:rPr>
          <w:rFonts w:ascii="Times New Roman" w:hAnsi="Times New Roman" w:cs="Times New Roman"/>
        </w:rPr>
        <w:t>tristability</w:t>
      </w:r>
      <w:proofErr w:type="spellEnd"/>
      <w:r w:rsidR="00574DFF" w:rsidRPr="00602FA5">
        <w:rPr>
          <w:rFonts w:ascii="Times New Roman" w:hAnsi="Times New Roman" w:cs="Times New Roman"/>
        </w:rPr>
        <w:t>.</w:t>
      </w:r>
      <w:r w:rsidR="00AC5605" w:rsidRPr="00602FA5">
        <w:rPr>
          <w:rFonts w:ascii="Times New Roman" w:hAnsi="Times New Roman" w:cs="Times New Roman"/>
        </w:rPr>
        <w:t xml:space="preserve"> </w:t>
      </w:r>
      <w:del w:id="35" w:author="Levine, Herbert" w:date="2022-04-05T15:03:00Z">
        <w:r w:rsidR="00AC5605" w:rsidRPr="00602FA5" w:rsidDel="00234813">
          <w:rPr>
            <w:rFonts w:ascii="Times New Roman" w:hAnsi="Times New Roman" w:cs="Times New Roman"/>
          </w:rPr>
          <w:delText>Further, activating multiple crosstalks is sufficient to drive the system fully towards the E/M-W/O state and suppress all other coupled phenotypes suggesting EMT and metabolic reprogramming are strong coupled</w:delText>
        </w:r>
        <w:r w:rsidR="00455A36" w:rsidRPr="00602FA5" w:rsidDel="00234813">
          <w:rPr>
            <w:rFonts w:ascii="Times New Roman" w:hAnsi="Times New Roman" w:cs="Times New Roman"/>
          </w:rPr>
          <w:delText xml:space="preserve"> and </w:delText>
        </w:r>
        <w:r w:rsidR="00A34002" w:rsidRPr="00602FA5" w:rsidDel="00234813">
          <w:rPr>
            <w:rFonts w:ascii="Times New Roman" w:hAnsi="Times New Roman" w:cs="Times New Roman"/>
          </w:rPr>
          <w:delText>mutually drive the system towards a highly aggressive cancer phenotype</w:delText>
        </w:r>
        <w:r w:rsidR="00AC5605" w:rsidRPr="00602FA5" w:rsidDel="00234813">
          <w:rPr>
            <w:rFonts w:ascii="Times New Roman" w:hAnsi="Times New Roman" w:cs="Times New Roman"/>
          </w:rPr>
          <w:delText>.</w:delText>
        </w:r>
        <w:r w:rsidR="00D46407" w:rsidRPr="00602FA5" w:rsidDel="00234813">
          <w:rPr>
            <w:rFonts w:ascii="Times New Roman" w:hAnsi="Times New Roman" w:cs="Times New Roman"/>
          </w:rPr>
          <w:delText xml:space="preserve"> </w:delText>
        </w:r>
        <w:commentRangeEnd w:id="34"/>
        <w:r w:rsidR="00E462F4" w:rsidRPr="00602FA5" w:rsidDel="00234813">
          <w:rPr>
            <w:rStyle w:val="CommentReference"/>
            <w:rFonts w:ascii="Times New Roman" w:hAnsi="Times New Roman" w:cs="Times New Roman"/>
            <w:sz w:val="24"/>
            <w:szCs w:val="24"/>
          </w:rPr>
          <w:commentReference w:id="34"/>
        </w:r>
      </w:del>
      <w:r w:rsidR="00AD7F58" w:rsidRPr="00602FA5">
        <w:rPr>
          <w:rFonts w:ascii="Times New Roman" w:hAnsi="Times New Roman" w:cs="Times New Roman"/>
        </w:rPr>
        <w:t xml:space="preserve">We also confirmed </w:t>
      </w:r>
      <w:r w:rsidR="00234813" w:rsidRPr="00602FA5">
        <w:rPr>
          <w:rFonts w:ascii="Times New Roman" w:hAnsi="Times New Roman" w:cs="Times New Roman"/>
        </w:rPr>
        <w:t xml:space="preserve">that </w:t>
      </w:r>
      <w:r w:rsidR="00AD7F58" w:rsidRPr="00602FA5">
        <w:rPr>
          <w:rFonts w:ascii="Times New Roman" w:hAnsi="Times New Roman" w:cs="Times New Roman"/>
        </w:rPr>
        <w:t xml:space="preserve">stabilizing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t>
      </w:r>
      <w:r w:rsidR="00E95E84" w:rsidRPr="00602FA5">
        <w:rPr>
          <w:rFonts w:ascii="Times New Roman" w:hAnsi="Times New Roman" w:cs="Times New Roman"/>
        </w:rPr>
        <w:t xml:space="preserve"> state</w:t>
      </w:r>
      <w:r w:rsidR="003B5B63" w:rsidRPr="00602FA5">
        <w:rPr>
          <w:rFonts w:ascii="Times New Roman" w:hAnsi="Times New Roman" w:cs="Times New Roman"/>
        </w:rPr>
        <w:t>,</w:t>
      </w:r>
      <w:r w:rsidR="00AD7F58" w:rsidRPr="00602FA5">
        <w:rPr>
          <w:rFonts w:ascii="Times New Roman" w:hAnsi="Times New Roman" w:cs="Times New Roman"/>
        </w:rPr>
        <w:t xml:space="preserve"> using the </w:t>
      </w:r>
      <w:r w:rsidR="00A95ABB" w:rsidRPr="00602FA5">
        <w:rPr>
          <w:rFonts w:ascii="Times New Roman" w:hAnsi="Times New Roman" w:cs="Times New Roman"/>
        </w:rPr>
        <w:t>phenotypic</w:t>
      </w:r>
      <w:r w:rsidR="006D0BDD" w:rsidRPr="00602FA5">
        <w:rPr>
          <w:rFonts w:ascii="Times New Roman" w:hAnsi="Times New Roman" w:cs="Times New Roman"/>
        </w:rPr>
        <w:t xml:space="preserve"> stability factors (</w:t>
      </w:r>
      <w:commentRangeStart w:id="36"/>
      <w:r w:rsidR="00AD7F58" w:rsidRPr="00602FA5">
        <w:rPr>
          <w:rFonts w:ascii="Times New Roman" w:hAnsi="Times New Roman" w:cs="Times New Roman"/>
        </w:rPr>
        <w:t>PSFs</w:t>
      </w:r>
      <w:r w:rsidR="006D0BDD" w:rsidRPr="00602FA5">
        <w:rPr>
          <w:rFonts w:ascii="Times New Roman" w:hAnsi="Times New Roman" w:cs="Times New Roman"/>
        </w:rPr>
        <w:t>)</w:t>
      </w:r>
      <w:r w:rsidR="00AD7F58" w:rsidRPr="00602FA5">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186588" w:rsidRPr="00186588">
            <w:rPr>
              <w:rFonts w:ascii="Times New Roman" w:eastAsia="Times New Roman" w:hAnsi="Times New Roman" w:cs="Times New Roman"/>
              <w:color w:val="000000"/>
            </w:rPr>
            <w:t>[14,42]</w:t>
          </w:r>
        </w:sdtContent>
      </w:sdt>
      <w:r w:rsidR="00AD7F58" w:rsidRPr="00602FA5">
        <w:rPr>
          <w:rFonts w:ascii="Times New Roman" w:hAnsi="Times New Roman" w:cs="Times New Roman"/>
        </w:rPr>
        <w:t xml:space="preserve">and </w:t>
      </w:r>
      <w:r w:rsidR="00234813" w:rsidRPr="00602FA5">
        <w:rPr>
          <w:rFonts w:ascii="Times New Roman" w:hAnsi="Times New Roman" w:cs="Times New Roman"/>
        </w:rPr>
        <w:t xml:space="preserve">simultaneously </w:t>
      </w:r>
      <w:r w:rsidR="00AD7F58" w:rsidRPr="00602FA5">
        <w:rPr>
          <w:rFonts w:ascii="Times New Roman" w:hAnsi="Times New Roman" w:cs="Times New Roman"/>
        </w:rPr>
        <w:t>upregulating the W/O state</w:t>
      </w:r>
      <w:r w:rsidR="003B5B63" w:rsidRPr="00602FA5">
        <w:rPr>
          <w:rFonts w:ascii="Times New Roman" w:hAnsi="Times New Roman" w:cs="Times New Roman"/>
        </w:rPr>
        <w:t>,</w:t>
      </w:r>
      <w:r w:rsidR="00AD7F58" w:rsidRPr="00602FA5">
        <w:rPr>
          <w:rFonts w:ascii="Times New Roman" w:hAnsi="Times New Roman" w:cs="Times New Roman"/>
        </w:rPr>
        <w:t xml:space="preserve"> using GRHL2</w:t>
      </w:r>
      <w:commentRangeEnd w:id="36"/>
      <w:r w:rsidR="00E462F4" w:rsidRPr="00602FA5">
        <w:rPr>
          <w:rStyle w:val="CommentReference"/>
          <w:rFonts w:ascii="Times New Roman" w:hAnsi="Times New Roman" w:cs="Times New Roman"/>
          <w:sz w:val="24"/>
          <w:szCs w:val="24"/>
        </w:rPr>
        <w:commentReference w:id="36"/>
      </w:r>
      <w:r w:rsidR="009B29FD"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ad5815e-ab05-4a20-b8ab-777ad78c1b1a+"/>
          <w:id w:val="-1285964016"/>
          <w:placeholder>
            <w:docPart w:val="DefaultPlaceholder_-1854013440"/>
          </w:placeholder>
        </w:sdtPr>
        <w:sdtEndPr/>
        <w:sdtContent>
          <w:r w:rsidR="00186588" w:rsidRPr="00186588">
            <w:rPr>
              <w:rFonts w:ascii="Times New Roman" w:eastAsia="Times New Roman" w:hAnsi="Times New Roman" w:cs="Times New Roman"/>
              <w:color w:val="000000"/>
            </w:rPr>
            <w:t>[43]</w:t>
          </w:r>
        </w:sdtContent>
      </w:sdt>
      <w:r w:rsidR="00AD7F58" w:rsidRPr="00602FA5">
        <w:rPr>
          <w:rFonts w:ascii="Times New Roman" w:hAnsi="Times New Roman" w:cs="Times New Roman"/>
        </w:rPr>
        <w:t xml:space="preserve">, further stabilized the E/M-W/O state for all sets of active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w:t>
      </w:r>
      <w:r w:rsidR="00234813" w:rsidRPr="00602FA5">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602FA5">
        <w:rPr>
          <w:rFonts w:ascii="Times New Roman" w:hAnsi="Times New Roman" w:cs="Times New Roman"/>
        </w:rPr>
        <w:t>be critical for the metastatic process.</w:t>
      </w:r>
    </w:p>
    <w:p w14:paraId="4CF7543D" w14:textId="77777777" w:rsidR="00E469AE" w:rsidRPr="00602FA5" w:rsidRDefault="00AD7F58" w:rsidP="006464B4">
      <w:pPr>
        <w:pStyle w:val="BodyText"/>
        <w:spacing w:line="480" w:lineRule="auto"/>
        <w:jc w:val="center"/>
        <w:rPr>
          <w:rFonts w:ascii="Times New Roman" w:hAnsi="Times New Roman" w:cs="Times New Roman"/>
          <w:b/>
          <w:bCs/>
        </w:rPr>
      </w:pPr>
      <w:bookmarkStart w:id="37" w:name="model"/>
      <w:r w:rsidRPr="00602FA5">
        <w:rPr>
          <w:rFonts w:ascii="Times New Roman" w:hAnsi="Times New Roman" w:cs="Times New Roman"/>
          <w:b/>
          <w:bCs/>
        </w:rPr>
        <w:t>Model</w:t>
      </w:r>
      <w:bookmarkEnd w:id="37"/>
    </w:p>
    <w:p w14:paraId="046E2C63" w14:textId="2307038B" w:rsidR="00C3332F" w:rsidRPr="00602FA5" w:rsidRDefault="00AD7F58" w:rsidP="00C31DA0">
      <w:pPr>
        <w:pStyle w:val="FirstParagraph"/>
        <w:spacing w:line="480" w:lineRule="auto"/>
        <w:ind w:firstLine="720"/>
        <w:rPr>
          <w:rFonts w:ascii="Times New Roman" w:hAnsi="Times New Roman" w:cs="Times New Roman"/>
        </w:rPr>
      </w:pPr>
      <w:r w:rsidRPr="00602FA5">
        <w:rPr>
          <w:rFonts w:ascii="Times New Roman" w:hAnsi="Times New Roman" w:cs="Times New Roman"/>
        </w:rPr>
        <w:t>While the mechanism</w:t>
      </w:r>
      <w:r w:rsidR="00FD13AF" w:rsidRPr="00602FA5">
        <w:rPr>
          <w:rFonts w:ascii="Times New Roman" w:hAnsi="Times New Roman" w:cs="Times New Roman"/>
        </w:rPr>
        <w:t>s</w:t>
      </w:r>
      <w:r w:rsidRPr="00602FA5">
        <w:rPr>
          <w:rFonts w:ascii="Times New Roman" w:hAnsi="Times New Roman" w:cs="Times New Roman"/>
        </w:rPr>
        <w:t xml:space="preserve"> of EMT and cancer metabolism have been investigated individually, the crosstalk between the two circuits and how the phenotypes are correlated is still largely unknown.</w:t>
      </w:r>
      <w:r w:rsidR="00C31DA0" w:rsidRPr="00602FA5">
        <w:rPr>
          <w:rFonts w:ascii="Times New Roman" w:hAnsi="Times New Roman" w:cs="Times New Roman"/>
        </w:rPr>
        <w:t xml:space="preserve"> </w:t>
      </w:r>
      <w:r w:rsidRPr="00602FA5">
        <w:rPr>
          <w:rFonts w:ascii="Times New Roman" w:hAnsi="Times New Roman" w:cs="Times New Roman"/>
        </w:rPr>
        <w:t xml:space="preserve">Here we couple </w:t>
      </w:r>
      <w:r w:rsidR="00EA60C8" w:rsidRPr="00602FA5">
        <w:rPr>
          <w:rFonts w:ascii="Times New Roman" w:hAnsi="Times New Roman" w:cs="Times New Roman"/>
        </w:rPr>
        <w:t>previously studied</w:t>
      </w:r>
      <w:r w:rsidRPr="00602FA5">
        <w:rPr>
          <w:rFonts w:ascii="Times New Roman" w:hAnsi="Times New Roman" w:cs="Times New Roman"/>
        </w:rPr>
        <w:t xml:space="preserve"> </w:t>
      </w:r>
      <w:r w:rsidR="00EA60C8" w:rsidRPr="00602FA5">
        <w:rPr>
          <w:rFonts w:ascii="Times New Roman" w:hAnsi="Times New Roman" w:cs="Times New Roman"/>
        </w:rPr>
        <w:t xml:space="preserve">computational models for </w:t>
      </w:r>
      <w:r w:rsidRPr="00602FA5">
        <w:rPr>
          <w:rFonts w:ascii="Times New Roman" w:hAnsi="Times New Roman" w:cs="Times New Roman"/>
        </w:rPr>
        <w:t xml:space="preserve">EMT </w:t>
      </w:r>
      <w:sdt>
        <w:sdtPr>
          <w:rPr>
            <w:rFonts w:ascii="Times New Roman" w:hAnsi="Times New Roman" w:cs="Times New Roman"/>
          </w:rPr>
          <w:alias w:val="SmartCite Citation"/>
          <w:tag w:val="703cb261-b0c2-4f52-8c43-8dc408bf3954:d7b35800-2b6c-4cd5-9775-c0b5d70ef46b+"/>
          <w:id w:val="-706639852"/>
          <w:placeholder>
            <w:docPart w:val="DefaultPlaceholder_-1854013440"/>
          </w:placeholder>
        </w:sdtPr>
        <w:sdtEndPr/>
        <w:sdtContent>
          <w:r w:rsidR="00186588" w:rsidRPr="00186588">
            <w:rPr>
              <w:rFonts w:ascii="Times New Roman" w:eastAsia="Times New Roman" w:hAnsi="Times New Roman" w:cs="Times New Roman"/>
              <w:color w:val="000000"/>
            </w:rPr>
            <w:t>[7]</w:t>
          </w:r>
        </w:sdtContent>
      </w:sdt>
      <w:r w:rsidRPr="00602FA5">
        <w:rPr>
          <w:rFonts w:ascii="Times New Roman" w:hAnsi="Times New Roman" w:cs="Times New Roman"/>
        </w:rPr>
        <w:t xml:space="preserve"> and metabolic </w:t>
      </w:r>
      <w:sdt>
        <w:sdtPr>
          <w:rPr>
            <w:rFonts w:ascii="Times New Roman" w:hAnsi="Times New Roman" w:cs="Times New Roman"/>
          </w:rPr>
          <w:alias w:val="SmartCite Citation"/>
          <w:tag w:val="703cb261-b0c2-4f52-8c43-8dc408bf3954:d5724ee6-b340-42d8-b869-732dfea60463+"/>
          <w:id w:val="-765544284"/>
          <w:placeholder>
            <w:docPart w:val="DefaultPlaceholder_-1854013440"/>
          </w:placeholder>
        </w:sdtPr>
        <w:sdtEndPr/>
        <w:sdtContent>
          <w:r w:rsidR="00186588" w:rsidRPr="00186588">
            <w:rPr>
              <w:rFonts w:ascii="Times New Roman" w:eastAsia="Times New Roman" w:hAnsi="Times New Roman" w:cs="Times New Roman"/>
              <w:color w:val="000000"/>
            </w:rPr>
            <w:t>[25]</w:t>
          </w:r>
        </w:sdtContent>
      </w:sdt>
      <w:r w:rsidR="00376A9D" w:rsidRPr="00602FA5">
        <w:rPr>
          <w:rFonts w:ascii="Times New Roman" w:hAnsi="Times New Roman" w:cs="Times New Roman"/>
        </w:rPr>
        <w:t xml:space="preserve"> </w:t>
      </w:r>
      <w:r w:rsidRPr="00602FA5">
        <w:rPr>
          <w:rFonts w:ascii="Times New Roman" w:hAnsi="Times New Roman" w:cs="Times New Roman"/>
        </w:rPr>
        <w:t>regulatory networks</w:t>
      </w:r>
      <w:r w:rsidR="00EA60C8" w:rsidRPr="00602FA5">
        <w:rPr>
          <w:rFonts w:ascii="Times New Roman" w:hAnsi="Times New Roman" w:cs="Times New Roman"/>
        </w:rPr>
        <w:t>;</w:t>
      </w:r>
      <w:r w:rsidRPr="00602FA5">
        <w:rPr>
          <w:rFonts w:ascii="Times New Roman" w:hAnsi="Times New Roman" w:cs="Times New Roman"/>
        </w:rPr>
        <w:t xml:space="preserve"> see Figure 1A for the coupled network. Our </w:t>
      </w:r>
      <w:r w:rsidR="00EA60C8" w:rsidRPr="00602FA5">
        <w:rPr>
          <w:rFonts w:ascii="Times New Roman" w:hAnsi="Times New Roman" w:cs="Times New Roman"/>
        </w:rPr>
        <w:t xml:space="preserve">combined </w:t>
      </w:r>
      <w:r w:rsidRPr="00602FA5">
        <w:rPr>
          <w:rFonts w:ascii="Times New Roman" w:hAnsi="Times New Roman" w:cs="Times New Roman"/>
        </w:rPr>
        <w:t>model inclu</w:t>
      </w:r>
      <w:r w:rsidR="00FD13AF" w:rsidRPr="00602FA5">
        <w:rPr>
          <w:rFonts w:ascii="Times New Roman" w:hAnsi="Times New Roman" w:cs="Times New Roman"/>
        </w:rPr>
        <w:t>d</w:t>
      </w:r>
      <w:r w:rsidRPr="00602FA5">
        <w:rPr>
          <w:rFonts w:ascii="Times New Roman" w:hAnsi="Times New Roman" w:cs="Times New Roman"/>
        </w:rPr>
        <w:t>es the production, degr</w:t>
      </w:r>
      <w:r w:rsidR="00FD13AF" w:rsidRPr="00602FA5">
        <w:rPr>
          <w:rFonts w:ascii="Times New Roman" w:hAnsi="Times New Roman" w:cs="Times New Roman"/>
        </w:rPr>
        <w:t>a</w:t>
      </w:r>
      <w:r w:rsidRPr="00602FA5">
        <w:rPr>
          <w:rFonts w:ascii="Times New Roman" w:hAnsi="Times New Roman" w:cs="Times New Roman"/>
        </w:rPr>
        <w:t xml:space="preserve">dation, and regulatory terms of the two individual networks and introduces </w:t>
      </w:r>
      <w:r w:rsidR="00EA60C8" w:rsidRPr="00602FA5">
        <w:rPr>
          <w:rFonts w:ascii="Times New Roman" w:hAnsi="Times New Roman" w:cs="Times New Roman"/>
        </w:rPr>
        <w:t xml:space="preserve">links that enable </w:t>
      </w:r>
      <w:r w:rsidRPr="00602FA5">
        <w:rPr>
          <w:rFonts w:ascii="Times New Roman" w:hAnsi="Times New Roman" w:cs="Times New Roman"/>
        </w:rPr>
        <w:t xml:space="preserve">crosstalk between them. </w:t>
      </w:r>
      <w:r w:rsidR="00EA60C8" w:rsidRPr="00602FA5">
        <w:rPr>
          <w:rFonts w:ascii="Times New Roman" w:hAnsi="Times New Roman" w:cs="Times New Roman"/>
        </w:rPr>
        <w:t xml:space="preserve">These links may be either direct or indirect, the latter arising because our formulation focuses only on a few core components and effective interactions between them that occur via intermediate reactants. </w:t>
      </w:r>
    </w:p>
    <w:p w14:paraId="68F30BAB" w14:textId="2B8E06E9" w:rsidR="00E469AE" w:rsidRPr="00037377" w:rsidRDefault="00AD7F58" w:rsidP="0093369B">
      <w:pPr>
        <w:pStyle w:val="FirstParagraph"/>
        <w:spacing w:line="480" w:lineRule="auto"/>
        <w:ind w:firstLine="720"/>
        <w:rPr>
          <w:rFonts w:ascii="Times New Roman" w:hAnsi="Times New Roman" w:cs="Times New Roman"/>
        </w:rPr>
      </w:pPr>
      <w:r w:rsidRPr="00602FA5">
        <w:rPr>
          <w:rFonts w:ascii="Times New Roman" w:hAnsi="Times New Roman" w:cs="Times New Roman"/>
        </w:rPr>
        <w:t>Starting with the miRNA</w:t>
      </w:r>
      <w:r w:rsidR="00DE7FA5" w:rsidRPr="00602FA5">
        <w:rPr>
          <w:rFonts w:ascii="Times New Roman" w:hAnsi="Times New Roman" w:cs="Times New Roman"/>
        </w:rPr>
        <w:t>-based</w:t>
      </w:r>
      <w:r w:rsidRPr="00602FA5">
        <w:rPr>
          <w:rFonts w:ascii="Times New Roman" w:hAnsi="Times New Roman" w:cs="Times New Roman"/>
        </w:rPr>
        <w:t xml:space="preserve"> crosstalk</w:t>
      </w:r>
      <w:r w:rsidR="00DE7FA5" w:rsidRPr="00602FA5">
        <w:rPr>
          <w:rFonts w:ascii="Times New Roman" w:hAnsi="Times New Roman" w:cs="Times New Roman"/>
        </w:rPr>
        <w:t xml:space="preserve"> links</w:t>
      </w:r>
      <w:r w:rsidRPr="00602FA5">
        <w:rPr>
          <w:rFonts w:ascii="Times New Roman" w:hAnsi="Times New Roman" w:cs="Times New Roman"/>
        </w:rPr>
        <w:t xml:space="preserve">, </w:t>
      </w:r>
      <w:r w:rsidR="00DE7FA5" w:rsidRPr="00602FA5">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602FA5">
        <w:rPr>
          <w:rFonts w:ascii="Times New Roman" w:hAnsi="Times New Roman" w:cs="Times New Roman"/>
        </w:rPr>
        <w:t xml:space="preserve">  via</w:t>
      </w:r>
      <w:r w:rsidRPr="00602FA5">
        <w:rPr>
          <w:rFonts w:ascii="Times New Roman" w:hAnsi="Times New Roman" w:cs="Times New Roman"/>
        </w:rPr>
        <w:t xml:space="preserve"> targeting and downregulating </w:t>
      </w:r>
      <w:r w:rsidR="00DE7FA5" w:rsidRPr="00602FA5">
        <w:rPr>
          <w:rFonts w:ascii="Times New Roman" w:hAnsi="Times New Roman" w:cs="Times New Roman"/>
        </w:rPr>
        <w:t xml:space="preserve">the </w:t>
      </w:r>
      <w:r w:rsidRPr="00602FA5">
        <w:rPr>
          <w:rFonts w:ascii="Times New Roman" w:hAnsi="Times New Roman" w:cs="Times New Roman"/>
        </w:rPr>
        <w:t>NRF2</w:t>
      </w:r>
      <w:r w:rsidR="00DE7FA5" w:rsidRPr="00602FA5">
        <w:rPr>
          <w:rFonts w:ascii="Times New Roman" w:hAnsi="Times New Roman" w:cs="Times New Roman"/>
        </w:rPr>
        <w:t xml:space="preserve">-dependent </w:t>
      </w:r>
      <w:r w:rsidR="00B82959" w:rsidRPr="00602FA5">
        <w:rPr>
          <w:rFonts w:ascii="Times New Roman" w:hAnsi="Times New Roman" w:cs="Times New Roman"/>
        </w:rPr>
        <w:t>antioxidant</w:t>
      </w:r>
      <w:r w:rsidR="00DE7FA5" w:rsidRPr="00602FA5">
        <w:rPr>
          <w:rFonts w:ascii="Times New Roman" w:hAnsi="Times New Roman" w:cs="Times New Roman"/>
        </w:rPr>
        <w:t xml:space="preserve"> capability</w:t>
      </w:r>
      <w:r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186588" w:rsidRPr="00186588">
            <w:rPr>
              <w:rFonts w:ascii="Times New Roman" w:eastAsia="Times New Roman" w:hAnsi="Times New Roman" w:cs="Times New Roman"/>
              <w:color w:val="000000"/>
            </w:rPr>
            <w:t>[44–46]</w:t>
          </w:r>
        </w:sdtContent>
      </w:sdt>
      <w:r w:rsidRPr="00602FA5">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downregulating </w:t>
      </w:r>
      <w:r w:rsidR="00DE7FA5" w:rsidRPr="00602FA5">
        <w:rPr>
          <w:rFonts w:ascii="Times New Roman" w:hAnsi="Times New Roman" w:cs="Times New Roman"/>
        </w:rPr>
        <w:t xml:space="preserve">of </w:t>
      </w:r>
      <w:r w:rsidRPr="00602FA5">
        <w:rPr>
          <w:rFonts w:ascii="Times New Roman" w:hAnsi="Times New Roman" w:cs="Times New Roman"/>
        </w:rPr>
        <w:t>SOD2</w:t>
      </w:r>
      <w:r w:rsidR="00006416"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186588" w:rsidRPr="00186588">
            <w:rPr>
              <w:rFonts w:ascii="Times New Roman" w:eastAsia="Times New Roman" w:hAnsi="Times New Roman" w:cs="Times New Roman"/>
              <w:color w:val="000000"/>
            </w:rPr>
            <w:t>[47]</w:t>
          </w:r>
        </w:sdtContent>
      </w:sdt>
      <w:r w:rsidRPr="00602FA5">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186588" w:rsidRPr="00186588">
            <w:rPr>
              <w:rFonts w:ascii="Times New Roman" w:eastAsia="Times New Roman" w:hAnsi="Times New Roman" w:cs="Times New Roman"/>
              <w:color w:val="000000"/>
            </w:rPr>
            <w:t>[48,49]</w:t>
          </w:r>
        </w:sdtContent>
      </w:sdt>
      <w:r w:rsidRPr="00602FA5">
        <w:rPr>
          <w:rFonts w:ascii="Times New Roman" w:hAnsi="Times New Roman" w:cs="Times New Roman"/>
        </w:rPr>
        <w:t xml:space="preserve">. This increase in ROS levels is potentially more pronounced </w:t>
      </w:r>
      <w:r w:rsidR="00DE7FA5" w:rsidRPr="00602FA5">
        <w:rPr>
          <w:rFonts w:ascii="Times New Roman" w:hAnsi="Times New Roman" w:cs="Times New Roman"/>
        </w:rPr>
        <w:t>for</w:t>
      </w:r>
      <w:r w:rsidRPr="00602FA5">
        <w:rPr>
          <w:rFonts w:ascii="Times New Roman" w:hAnsi="Times New Roman" w:cs="Times New Roman"/>
        </w:rPr>
        <w:t xml:space="preserve"> mitochondrial ROS (mtROS) </w:t>
      </w:r>
      <w:r w:rsidR="00DE7FA5" w:rsidRPr="00602FA5">
        <w:rPr>
          <w:rFonts w:ascii="Times New Roman" w:hAnsi="Times New Roman" w:cs="Times New Roman"/>
        </w:rPr>
        <w:t>versus</w:t>
      </w:r>
      <w:r w:rsidRPr="00602FA5">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186588" w:rsidRPr="00186588">
            <w:rPr>
              <w:rFonts w:ascii="Times New Roman" w:eastAsia="Times New Roman" w:hAnsi="Times New Roman" w:cs="Times New Roman"/>
              <w:color w:val="000000"/>
            </w:rPr>
            <w:t>[44]</w:t>
          </w:r>
        </w:sdtContent>
      </w:sdt>
      <w:r w:rsidRPr="00602FA5">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186588" w:rsidRPr="00186588">
            <w:rPr>
              <w:rFonts w:ascii="Times New Roman" w:eastAsia="Times New Roman" w:hAnsi="Times New Roman" w:cs="Times New Roman"/>
              <w:color w:val="000000"/>
            </w:rPr>
            <w:t>[50]</w:t>
          </w:r>
        </w:sdtContent>
      </w:sdt>
      <w:r w:rsidRPr="00602FA5">
        <w:rPr>
          <w:rFonts w:ascii="Times New Roman" w:hAnsi="Times New Roman" w:cs="Times New Roman"/>
        </w:rPr>
        <w:t xml:space="preserve">. </w:t>
      </w:r>
      <w:r w:rsidR="00DE7FA5" w:rsidRPr="00602FA5">
        <w:rPr>
          <w:rFonts w:ascii="Times New Roman" w:hAnsi="Times New Roman" w:cs="Times New Roman"/>
        </w:rPr>
        <w:t xml:space="preserve">Next, </w:t>
      </w:r>
      <w:r w:rsidRPr="00602FA5">
        <w:rPr>
          <w:rFonts w:ascii="Times New Roman" w:hAnsi="Times New Roman" w:cs="Times New Roman"/>
        </w:rPr>
        <w:t xml:space="preserve">crosstalk between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family members can either upregulate or downregulate Hif1 expression</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186588" w:rsidRPr="00186588">
            <w:rPr>
              <w:rFonts w:ascii="Times New Roman" w:eastAsia="Times New Roman" w:hAnsi="Times New Roman" w:cs="Times New Roman"/>
              <w:color w:val="000000"/>
            </w:rPr>
            <w:t>[51]</w:t>
          </w:r>
        </w:sdtContent>
      </w:sdt>
      <w:r w:rsidRPr="00602FA5">
        <w:rPr>
          <w:rFonts w:ascii="Times New Roman" w:hAnsi="Times New Roman" w:cs="Times New Roman"/>
        </w:rPr>
        <w:t>. While mir-429 upregulates Hif1, both mir-200b</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186588" w:rsidRPr="00186588">
            <w:rPr>
              <w:rFonts w:ascii="Times New Roman" w:eastAsia="Times New Roman" w:hAnsi="Times New Roman" w:cs="Times New Roman"/>
              <w:color w:val="000000"/>
            </w:rPr>
            <w:t>[52]</w:t>
          </w:r>
        </w:sdtContent>
      </w:sdt>
      <w:r w:rsidRPr="00602FA5">
        <w:rPr>
          <w:rFonts w:ascii="Times New Roman" w:hAnsi="Times New Roman" w:cs="Times New Roman"/>
        </w:rPr>
        <w:t xml:space="preserve"> and mir-200c</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186588" w:rsidRPr="00186588">
            <w:rPr>
              <w:rFonts w:ascii="Times New Roman" w:eastAsia="Times New Roman" w:hAnsi="Times New Roman" w:cs="Times New Roman"/>
              <w:color w:val="000000"/>
            </w:rPr>
            <w:t>[53]</w:t>
          </w:r>
        </w:sdtContent>
      </w:sdt>
      <w:r w:rsidRPr="00602FA5">
        <w:rPr>
          <w:rFonts w:ascii="Times New Roman" w:hAnsi="Times New Roman" w:cs="Times New Roman"/>
        </w:rPr>
        <w:t xml:space="preserve"> downregulate Hif1 expression. Further</w:t>
      </w:r>
      <w:r w:rsidR="00DE7FA5" w:rsidRPr="00602FA5">
        <w:rPr>
          <w:rFonts w:ascii="Times New Roman" w:hAnsi="Times New Roman" w:cs="Times New Roman"/>
        </w:rPr>
        <w:t>more</w:t>
      </w:r>
      <w:r w:rsidRPr="00602FA5">
        <w:rPr>
          <w:rFonts w:ascii="Times New Roman" w:hAnsi="Times New Roman" w:cs="Times New Roman"/>
        </w:rPr>
        <w:t>, there is a negative regulatory feedback loop between mir-200b and Hif1</w:t>
      </w:r>
      <w:r w:rsidR="00DE7FA5"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186588" w:rsidRPr="00186588">
            <w:rPr>
              <w:rFonts w:ascii="Times New Roman" w:eastAsia="Times New Roman" w:hAnsi="Times New Roman" w:cs="Times New Roman"/>
              <w:color w:val="000000"/>
            </w:rPr>
            <w:t>[52]</w:t>
          </w:r>
        </w:sdtContent>
      </w:sdt>
      <w:r w:rsidRPr="00602FA5">
        <w:rPr>
          <w:rFonts w:ascii="Times New Roman" w:hAnsi="Times New Roman" w:cs="Times New Roman"/>
        </w:rPr>
        <w:t>. The inhibition of mir-200b by Hif-1 is indirect</w:t>
      </w:r>
      <w:r w:rsidR="00DE7FA5" w:rsidRPr="00602FA5">
        <w:rPr>
          <w:rFonts w:ascii="Times New Roman" w:hAnsi="Times New Roman" w:cs="Times New Roman"/>
        </w:rPr>
        <w:t>, acting</w:t>
      </w:r>
      <w:r w:rsidRPr="00602FA5">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186588" w:rsidRPr="00186588">
            <w:rPr>
              <w:rFonts w:ascii="Times New Roman" w:eastAsia="Times New Roman" w:hAnsi="Times New Roman" w:cs="Times New Roman"/>
              <w:color w:val="000000"/>
            </w:rPr>
            <w:t>[52]</w:t>
          </w:r>
        </w:sdtContent>
      </w:sdt>
      <w:r w:rsidRPr="00602FA5">
        <w:rPr>
          <w:rFonts w:ascii="Times New Roman" w:hAnsi="Times New Roman" w:cs="Times New Roman"/>
        </w:rPr>
        <w:t xml:space="preserve">. </w:t>
      </w:r>
      <w:r w:rsidR="00006416" w:rsidRPr="00602FA5">
        <w:rPr>
          <w:rFonts w:ascii="Times New Roman" w:hAnsi="Times New Roman" w:cs="Times New Roman"/>
        </w:rPr>
        <w:t xml:space="preserve">Our coupled model </w:t>
      </w:r>
      <w:r w:rsidR="008659D6" w:rsidRPr="00602FA5">
        <w:rPr>
          <w:rFonts w:ascii="Times New Roman" w:hAnsi="Times New Roman" w:cs="Times New Roman"/>
        </w:rPr>
        <w:t xml:space="preserve">includes </w:t>
      </w:r>
      <w:proofErr w:type="gramStart"/>
      <w:r w:rsidR="008659D6" w:rsidRPr="00602FA5">
        <w:rPr>
          <w:rFonts w:ascii="Times New Roman" w:hAnsi="Times New Roman" w:cs="Times New Roman"/>
        </w:rPr>
        <w:t>a</w:t>
      </w:r>
      <w:r w:rsidR="00006416" w:rsidRPr="00602FA5">
        <w:rPr>
          <w:rFonts w:ascii="Times New Roman" w:hAnsi="Times New Roman" w:cs="Times New Roman"/>
        </w:rPr>
        <w:t xml:space="preserve"> mutual inhibitory feedback</w:t>
      </w:r>
      <w:proofErr w:type="gramEnd"/>
      <w:r w:rsidR="00006416" w:rsidRPr="00602FA5">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602FA5">
        <w:rPr>
          <w:rFonts w:ascii="Times New Roman" w:eastAsiaTheme="minorEastAsia" w:hAnsi="Times New Roman" w:cs="Times New Roman"/>
        </w:rPr>
        <w:t xml:space="preserve"> and H</w:t>
      </w:r>
      <w:r w:rsidR="00A533E1" w:rsidRPr="00602FA5">
        <w:rPr>
          <w:rFonts w:ascii="Times New Roman" w:eastAsiaTheme="minorEastAsia" w:hAnsi="Times New Roman" w:cs="Times New Roman"/>
        </w:rPr>
        <w:t>i</w:t>
      </w:r>
      <w:r w:rsidR="00006416" w:rsidRPr="00602FA5">
        <w:rPr>
          <w:rFonts w:ascii="Times New Roman" w:eastAsiaTheme="minorEastAsia" w:hAnsi="Times New Roman" w:cs="Times New Roman"/>
        </w:rPr>
        <w:t>f1.</w:t>
      </w:r>
      <w:r w:rsidR="00006416" w:rsidRPr="00602FA5">
        <w:rPr>
          <w:rFonts w:ascii="Times New Roman" w:hAnsi="Times New Roman" w:cs="Times New Roman"/>
        </w:rPr>
        <w:t xml:space="preserve"> </w:t>
      </w:r>
      <w:r w:rsidRPr="00602FA5">
        <w:rPr>
          <w:rFonts w:ascii="Times New Roman" w:hAnsi="Times New Roman" w:cs="Times New Roman"/>
        </w:rPr>
        <w:t>Additionally, HIF1 can upregulate Snail</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186588" w:rsidRPr="00186588">
            <w:rPr>
              <w:rFonts w:ascii="Times New Roman" w:eastAsia="Times New Roman" w:hAnsi="Times New Roman" w:cs="Times New Roman"/>
              <w:color w:val="000000"/>
            </w:rPr>
            <w:t>[54]</w:t>
          </w:r>
        </w:sdtContent>
      </w:sdt>
      <w:r w:rsidRPr="00602FA5">
        <w:rPr>
          <w:rFonts w:ascii="Times New Roman" w:hAnsi="Times New Roman" w:cs="Times New Roman"/>
        </w:rPr>
        <w:t xml:space="preserve">. The production of Snail is also regulated by AMPK through an inhibitory </w:t>
      </w:r>
      <w:r w:rsidR="00DE7FA5" w:rsidRPr="00602FA5">
        <w:rPr>
          <w:rFonts w:ascii="Times New Roman" w:hAnsi="Times New Roman" w:cs="Times New Roman"/>
        </w:rPr>
        <w:t>link</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186588" w:rsidRPr="00186588">
            <w:rPr>
              <w:rFonts w:ascii="Times New Roman" w:eastAsia="Times New Roman" w:hAnsi="Times New Roman" w:cs="Times New Roman"/>
              <w:color w:val="000000"/>
            </w:rPr>
            <w:t>[55]</w:t>
          </w:r>
        </w:sdtContent>
      </w:sdt>
      <w:r w:rsidRPr="00602FA5">
        <w:rPr>
          <w:rFonts w:ascii="Times New Roman" w:hAnsi="Times New Roman" w:cs="Times New Roman"/>
        </w:rPr>
        <w:t>. AMPK also represses the production of Zeb1</w:t>
      </w:r>
      <w:r w:rsidR="00B03A6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
          <w:id w:val="-853800490"/>
          <w:placeholder>
            <w:docPart w:val="DefaultPlaceholder_-1854013440"/>
          </w:placeholder>
        </w:sdtPr>
        <w:sdtEndPr/>
        <w:sdtContent>
          <w:r w:rsidR="00186588" w:rsidRPr="00186588">
            <w:rPr>
              <w:rFonts w:ascii="Times New Roman" w:eastAsia="Times New Roman" w:hAnsi="Times New Roman" w:cs="Times New Roman"/>
              <w:color w:val="000000"/>
            </w:rPr>
            <w:t>[56]</w:t>
          </w:r>
        </w:sdtContent>
      </w:sdt>
      <w:r w:rsidRPr="00602FA5">
        <w:rPr>
          <w:rFonts w:ascii="Times New Roman" w:hAnsi="Times New Roman" w:cs="Times New Roman"/>
        </w:rPr>
        <w:t>. Additionally,</w:t>
      </w:r>
      <w:del w:id="38" w:author="Madeline Galbraith" w:date="2022-04-11T14:54:00Z">
        <w:r w:rsidRPr="00602FA5" w:rsidDel="00186588">
          <w:rPr>
            <w:rFonts w:ascii="Times New Roman" w:hAnsi="Times New Roman" w:cs="Times New Roman"/>
          </w:rPr>
          <w:delText xml:space="preserve"> AMPK indirectly increases the production of </w:delText>
        </w:r>
      </w:del>
      <m:oMath>
        <m:sSub>
          <m:sSubPr>
            <m:ctrlPr>
              <w:del w:id="39" w:author="Madeline Galbraith" w:date="2022-04-11T14:54:00Z">
                <w:rPr>
                  <w:rFonts w:ascii="Cambria Math" w:hAnsi="Cambria Math" w:cs="Times New Roman"/>
                </w:rPr>
              </w:del>
            </m:ctrlPr>
          </m:sSubPr>
          <m:e>
            <m:r>
              <w:del w:id="40" w:author="Madeline Galbraith" w:date="2022-04-11T14:54:00Z">
                <w:rPr>
                  <w:rFonts w:ascii="Cambria Math" w:hAnsi="Cambria Math" w:cs="Times New Roman"/>
                </w:rPr>
                <m:t>μ</m:t>
              </w:del>
            </m:r>
          </m:e>
          <m:sub>
            <m:r>
              <w:del w:id="41" w:author="Madeline Galbraith" w:date="2022-04-11T14:54:00Z">
                <w:rPr>
                  <w:rFonts w:ascii="Cambria Math" w:hAnsi="Cambria Math" w:cs="Times New Roman"/>
                </w:rPr>
                <m:t>200</m:t>
              </w:del>
            </m:r>
          </m:sub>
        </m:sSub>
      </m:oMath>
      <w:del w:id="42" w:author="Madeline Galbraith" w:date="2022-04-11T14:54:00Z">
        <w:r w:rsidRPr="00602FA5" w:rsidDel="00186588">
          <w:rPr>
            <w:rFonts w:ascii="Times New Roman" w:hAnsi="Times New Roman" w:cs="Times New Roman"/>
          </w:rPr>
          <w:delText xml:space="preserve"> </w:delText>
        </w:r>
      </w:del>
      <w:ins w:id="43" w:author="Madeline Galbraith" w:date="2022-04-11T14:52:00Z">
        <w:r w:rsidR="00254C7F">
          <w:rPr>
            <w:rFonts w:ascii="Times New Roman" w:hAnsi="Times New Roman" w:cs="Times New Roman"/>
          </w:rPr>
          <w:t xml:space="preserve"> CREB transcribes </w:t>
        </w:r>
      </w:ins>
      <m:oMath>
        <m:sSub>
          <m:sSubPr>
            <m:ctrlPr>
              <w:ins w:id="44" w:author="Madeline Galbraith" w:date="2022-04-11T14:53:00Z">
                <w:rPr>
                  <w:rFonts w:ascii="Cambria Math" w:hAnsi="Cambria Math" w:cs="Times New Roman"/>
                </w:rPr>
              </w:ins>
            </m:ctrlPr>
          </m:sSubPr>
          <m:e>
            <m:r>
              <w:ins w:id="45" w:author="Madeline Galbraith" w:date="2022-04-11T14:53:00Z">
                <w:rPr>
                  <w:rFonts w:ascii="Cambria Math" w:hAnsi="Cambria Math" w:cs="Times New Roman"/>
                </w:rPr>
                <m:t>μ</m:t>
              </w:ins>
            </m:r>
          </m:e>
          <m:sub>
            <m:r>
              <w:ins w:id="46" w:author="Madeline Galbraith" w:date="2022-04-11T14:53:00Z">
                <w:rPr>
                  <w:rFonts w:ascii="Cambria Math" w:hAnsi="Cambria Math" w:cs="Times New Roman"/>
                </w:rPr>
                <m:t>200</m:t>
              </w:ins>
            </m:r>
          </m:sub>
        </m:sSub>
      </m:oMath>
      <w:ins w:id="47" w:author="Madeline Galbraith" w:date="2022-04-11T14:52:00Z">
        <w:r w:rsidR="00254C7F">
          <w:rPr>
            <w:rFonts w:ascii="Times New Roman" w:hAnsi="Times New Roman" w:cs="Times New Roman"/>
          </w:rPr>
          <w:t>after being activate</w:t>
        </w:r>
      </w:ins>
      <w:ins w:id="48" w:author="Madeline Galbraith" w:date="2022-04-11T14:53:00Z">
        <w:r w:rsidR="00254C7F">
          <w:rPr>
            <w:rFonts w:ascii="Times New Roman" w:hAnsi="Times New Roman" w:cs="Times New Roman"/>
          </w:rPr>
          <w:t>d by AMPK via phosphorylation</w:t>
        </w:r>
      </w:ins>
      <w:ins w:id="49" w:author="Madeline Galbraith" w:date="2022-04-11T14:54:00Z">
        <w:r w:rsidR="00186588">
          <w:rPr>
            <w:rFonts w:ascii="Times New Roman" w:hAnsi="Times New Roman" w:cs="Times New Roman"/>
          </w:rPr>
          <w:t xml:space="preserve">, resulting in the upregulation of </w:t>
        </w:r>
      </w:ins>
      <m:oMath>
        <m:sSub>
          <m:sSubPr>
            <m:ctrlPr>
              <w:ins w:id="50" w:author="Madeline Galbraith" w:date="2022-04-11T14:54:00Z">
                <w:rPr>
                  <w:rFonts w:ascii="Cambria Math" w:hAnsi="Cambria Math" w:cs="Times New Roman"/>
                </w:rPr>
              </w:ins>
            </m:ctrlPr>
          </m:sSubPr>
          <m:e>
            <m:r>
              <w:ins w:id="51" w:author="Madeline Galbraith" w:date="2022-04-11T14:54:00Z">
                <w:rPr>
                  <w:rFonts w:ascii="Cambria Math" w:hAnsi="Cambria Math" w:cs="Times New Roman"/>
                </w:rPr>
                <m:t>μ</m:t>
              </w:ins>
            </m:r>
          </m:e>
          <m:sub>
            <m:r>
              <w:ins w:id="52" w:author="Madeline Galbraith" w:date="2022-04-11T14:54:00Z">
                <w:rPr>
                  <w:rFonts w:ascii="Cambria Math" w:hAnsi="Cambria Math" w:cs="Times New Roman"/>
                </w:rPr>
                <m:t>200</m:t>
              </w:ins>
            </m:r>
          </m:sub>
        </m:sSub>
      </m:oMath>
      <w:ins w:id="53" w:author="Madeline Galbraith" w:date="2022-04-11T14:54:00Z">
        <w:r w:rsidR="00186588">
          <w:rPr>
            <w:rFonts w:ascii="Times New Roman" w:eastAsiaTheme="minorEastAsia" w:hAnsi="Times New Roman" w:cs="Times New Roman"/>
          </w:rPr>
          <w:t xml:space="preserve"> by AMPK</w:t>
        </w:r>
      </w:ins>
      <w:del w:id="54" w:author="Madeline Galbraith" w:date="2022-04-11T14:53:00Z">
        <w:r w:rsidRPr="00602FA5" w:rsidDel="00254C7F">
          <w:rPr>
            <w:rFonts w:ascii="Times New Roman" w:hAnsi="Times New Roman" w:cs="Times New Roman"/>
          </w:rPr>
          <w:delText xml:space="preserve">by upregulating Sirt1 which </w:delText>
        </w:r>
        <w:commentRangeStart w:id="55"/>
        <w:r w:rsidRPr="00602FA5" w:rsidDel="00254C7F">
          <w:rPr>
            <w:rFonts w:ascii="Times New Roman" w:hAnsi="Times New Roman" w:cs="Times New Roman"/>
          </w:rPr>
          <w:delText xml:space="preserve">downregulates </w:delText>
        </w:r>
      </w:del>
      <w:ins w:id="56" w:author="Levine, Herbert" w:date="2022-04-05T21:18:00Z">
        <w:del w:id="57" w:author="Madeline Galbraith" w:date="2022-04-11T14:53:00Z">
          <w:r w:rsidR="00DE7FA5" w:rsidRPr="00602FA5" w:rsidDel="00254C7F">
            <w:rPr>
              <w:rFonts w:ascii="Times New Roman" w:hAnsi="Times New Roman" w:cs="Times New Roman"/>
            </w:rPr>
            <w:delText>CREB</w:delText>
          </w:r>
        </w:del>
      </w:ins>
      <w:del w:id="58" w:author="Madeline Galbraith" w:date="2022-04-11T14:53:00Z">
        <w:r w:rsidRPr="00602FA5" w:rsidDel="00254C7F">
          <w:rPr>
            <w:rFonts w:ascii="Times New Roman" w:hAnsi="Times New Roman" w:cs="Times New Roman"/>
          </w:rPr>
          <w:delText xml:space="preserve">the creb cycle and therefore </w:delText>
        </w:r>
      </w:del>
      <m:oMath>
        <m:sSub>
          <m:sSubPr>
            <m:ctrlPr>
              <w:del w:id="59" w:author="Madeline Galbraith" w:date="2022-04-11T14:53:00Z">
                <w:rPr>
                  <w:rFonts w:ascii="Cambria Math" w:hAnsi="Cambria Math" w:cs="Times New Roman"/>
                </w:rPr>
              </w:del>
            </m:ctrlPr>
          </m:sSubPr>
          <m:e>
            <m:r>
              <w:del w:id="60" w:author="Madeline Galbraith" w:date="2022-04-11T14:53:00Z">
                <w:rPr>
                  <w:rFonts w:ascii="Cambria Math" w:hAnsi="Cambria Math" w:cs="Times New Roman"/>
                </w:rPr>
                <m:t>μ</m:t>
              </w:del>
            </m:r>
          </m:e>
          <m:sub>
            <m:r>
              <w:del w:id="61" w:author="Madeline Galbraith" w:date="2022-04-11T14:53:00Z">
                <w:rPr>
                  <w:rFonts w:ascii="Cambria Math" w:hAnsi="Cambria Math" w:cs="Times New Roman"/>
                </w:rPr>
                <m:t>200</m:t>
              </w:del>
            </m:r>
          </m:sub>
        </m:sSub>
      </m:oMath>
      <w:del w:id="62" w:author="Madeline Galbraith" w:date="2022-04-11T14:53:00Z">
        <w:r w:rsidR="00B03A60" w:rsidRPr="00602FA5" w:rsidDel="00254C7F">
          <w:rPr>
            <w:rFonts w:ascii="Times New Roman" w:hAnsi="Times New Roman" w:cs="Times New Roman"/>
          </w:rPr>
          <w:delText xml:space="preserve"> </w:delText>
        </w:r>
        <w:commentRangeEnd w:id="55"/>
        <w:r w:rsidR="00DE7FA5" w:rsidRPr="00602FA5" w:rsidDel="00254C7F">
          <w:rPr>
            <w:rStyle w:val="CommentReference"/>
            <w:rFonts w:ascii="Times New Roman" w:hAnsi="Times New Roman" w:cs="Times New Roman"/>
            <w:sz w:val="24"/>
            <w:szCs w:val="24"/>
          </w:rPr>
          <w:commentReference w:id="55"/>
        </w:r>
      </w:del>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186588" w:rsidRPr="00186588">
            <w:rPr>
              <w:rFonts w:ascii="Times New Roman" w:eastAsia="Times New Roman" w:hAnsi="Times New Roman" w:cs="Times New Roman"/>
              <w:color w:val="000000"/>
            </w:rPr>
            <w:t>[57–61]</w:t>
          </w:r>
        </w:sdtContent>
      </w:sdt>
      <w:r w:rsidRPr="00602FA5">
        <w:rPr>
          <w:rFonts w:ascii="Times New Roman" w:hAnsi="Times New Roman" w:cs="Times New Roman"/>
        </w:rPr>
        <w:t>.</w:t>
      </w:r>
    </w:p>
    <w:p w14:paraId="4F139EE0" w14:textId="3E545855" w:rsidR="00E469AE" w:rsidRPr="00602FA5" w:rsidRDefault="00AD7F58" w:rsidP="00DE2325">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The </w:t>
      </w:r>
      <w:r w:rsidR="00DE7FA5" w:rsidRPr="00602FA5">
        <w:rPr>
          <w:rFonts w:ascii="Times New Roman" w:hAnsi="Times New Roman" w:cs="Times New Roman"/>
        </w:rPr>
        <w:t xml:space="preserve">new </w:t>
      </w:r>
      <w:r w:rsidRPr="00602FA5">
        <w:rPr>
          <w:rFonts w:ascii="Times New Roman" w:hAnsi="Times New Roman" w:cs="Times New Roman"/>
        </w:rPr>
        <w:t xml:space="preserve">model </w:t>
      </w:r>
      <w:r w:rsidR="00DE7FA5" w:rsidRPr="00602FA5">
        <w:rPr>
          <w:rFonts w:ascii="Times New Roman" w:hAnsi="Times New Roman" w:cs="Times New Roman"/>
        </w:rPr>
        <w:t xml:space="preserve">we propose here is built by including these crosstalk links </w:t>
      </w:r>
      <w:proofErr w:type="gramStart"/>
      <w:r w:rsidR="00DE7FA5" w:rsidRPr="00602FA5">
        <w:rPr>
          <w:rFonts w:ascii="Times New Roman" w:hAnsi="Times New Roman" w:cs="Times New Roman"/>
        </w:rPr>
        <w:t>so as to</w:t>
      </w:r>
      <w:proofErr w:type="gramEnd"/>
      <w:r w:rsidR="00DE7FA5" w:rsidRPr="00602FA5">
        <w:rPr>
          <w:rFonts w:ascii="Times New Roman" w:hAnsi="Times New Roman" w:cs="Times New Roman"/>
        </w:rPr>
        <w:t xml:space="preserve"> couple </w:t>
      </w:r>
      <w:r w:rsidRPr="00602FA5">
        <w:rPr>
          <w:rFonts w:ascii="Times New Roman" w:hAnsi="Times New Roman" w:cs="Times New Roman"/>
        </w:rPr>
        <w:t>the two core circuits</w:t>
      </w:r>
      <w:r w:rsidR="00DE7FA5" w:rsidRPr="00602FA5">
        <w:rPr>
          <w:rFonts w:ascii="Times New Roman" w:hAnsi="Times New Roman" w:cs="Times New Roman"/>
        </w:rPr>
        <w:t xml:space="preserve"> of EMT and metabolic control respectively</w:t>
      </w:r>
      <w:r w:rsidRPr="00602FA5">
        <w:rPr>
          <w:rFonts w:ascii="Times New Roman" w:hAnsi="Times New Roman" w:cs="Times New Roman"/>
        </w:rPr>
        <w:t xml:space="preserve">. </w:t>
      </w:r>
      <w:r w:rsidR="00DE7FA5" w:rsidRPr="00602FA5">
        <w:rPr>
          <w:rFonts w:ascii="Times New Roman" w:hAnsi="Times New Roman" w:cs="Times New Roman"/>
        </w:rPr>
        <w:t>Dynamics of t</w:t>
      </w:r>
      <w:r w:rsidRPr="00602FA5">
        <w:rPr>
          <w:rFonts w:ascii="Times New Roman" w:hAnsi="Times New Roman" w:cs="Times New Roman"/>
        </w:rPr>
        <w:t>he coupled network is</w:t>
      </w:r>
      <w:r w:rsidR="00DE7FA5" w:rsidRPr="00602FA5">
        <w:rPr>
          <w:rFonts w:ascii="Times New Roman" w:hAnsi="Times New Roman" w:cs="Times New Roman"/>
        </w:rPr>
        <w:t xml:space="preserve"> determined by a</w:t>
      </w:r>
      <w:r w:rsidRPr="00602FA5">
        <w:rPr>
          <w:rFonts w:ascii="Times New Roman" w:hAnsi="Times New Roman" w:cs="Times New Roman"/>
        </w:rPr>
        <w:t xml:space="preserve"> set of ordinary differential equations (ODEs). </w:t>
      </w:r>
      <w:commentRangeStart w:id="63"/>
      <w:r w:rsidRPr="00602FA5">
        <w:rPr>
          <w:rFonts w:ascii="Times New Roman" w:hAnsi="Times New Roman" w:cs="Times New Roman"/>
        </w:rPr>
        <w:t>Transcriptional regulation</w:t>
      </w:r>
      <w:commentRangeEnd w:id="63"/>
      <w:r w:rsidR="00246E2C" w:rsidRPr="00602FA5">
        <w:rPr>
          <w:rStyle w:val="CommentReference"/>
          <w:rFonts w:ascii="Times New Roman" w:hAnsi="Times New Roman" w:cs="Times New Roman"/>
          <w:sz w:val="24"/>
          <w:szCs w:val="24"/>
        </w:rPr>
        <w:commentReference w:id="63"/>
      </w:r>
      <w:r w:rsidRPr="00602FA5">
        <w:rPr>
          <w:rFonts w:ascii="Times New Roman" w:hAnsi="Times New Roman" w:cs="Times New Roman"/>
        </w:rPr>
        <w:t xml:space="preserve"> (represented as solid lines in Figure 1A) are </w:t>
      </w:r>
      <w:r w:rsidR="001817B5" w:rsidRPr="00602FA5">
        <w:rPr>
          <w:rFonts w:ascii="Times New Roman" w:hAnsi="Times New Roman" w:cs="Times New Roman"/>
        </w:rPr>
        <w:t>mathematically represented</w:t>
      </w:r>
      <w:r w:rsidRPr="00602FA5">
        <w:rPr>
          <w:rFonts w:ascii="Times New Roman" w:hAnsi="Times New Roman" w:cs="Times New Roman"/>
        </w:rPr>
        <w:t xml:space="preserve"> as a shifted Hill function that up/downregulates either the </w:t>
      </w:r>
      <w:commentRangeStart w:id="64"/>
      <w:r w:rsidRPr="00602FA5">
        <w:rPr>
          <w:rFonts w:ascii="Times New Roman" w:hAnsi="Times New Roman" w:cs="Times New Roman"/>
        </w:rPr>
        <w:t>production or degr</w:t>
      </w:r>
      <w:r w:rsidR="00CA6BF8" w:rsidRPr="00602FA5">
        <w:rPr>
          <w:rFonts w:ascii="Times New Roman" w:hAnsi="Times New Roman" w:cs="Times New Roman"/>
        </w:rPr>
        <w:t>a</w:t>
      </w:r>
      <w:r w:rsidRPr="00602FA5">
        <w:rPr>
          <w:rFonts w:ascii="Times New Roman" w:hAnsi="Times New Roman" w:cs="Times New Roman"/>
        </w:rPr>
        <w:t xml:space="preserve">dation </w:t>
      </w:r>
      <w:commentRangeEnd w:id="64"/>
      <w:r w:rsidR="001817B5" w:rsidRPr="00602FA5">
        <w:rPr>
          <w:rStyle w:val="CommentReference"/>
          <w:rFonts w:ascii="Times New Roman" w:hAnsi="Times New Roman" w:cs="Times New Roman"/>
          <w:sz w:val="24"/>
          <w:szCs w:val="24"/>
        </w:rPr>
        <w:commentReference w:id="64"/>
      </w:r>
      <w:r w:rsidRPr="00602FA5">
        <w:rPr>
          <w:rFonts w:ascii="Times New Roman" w:hAnsi="Times New Roman" w:cs="Times New Roman"/>
        </w:rPr>
        <w:t xml:space="preserve">term based on experimental results. For the shifted Hill function, once the threshold of the regulator is </w:t>
      </w:r>
      <w:r w:rsidR="00E467B2" w:rsidRPr="00602FA5">
        <w:rPr>
          <w:rFonts w:ascii="Times New Roman" w:hAnsi="Times New Roman" w:cs="Times New Roman"/>
        </w:rPr>
        <w:t>achieved</w:t>
      </w:r>
      <w:r w:rsidRPr="00602FA5">
        <w:rPr>
          <w:rFonts w:ascii="Times New Roman" w:hAnsi="Times New Roman" w:cs="Times New Roman"/>
        </w:rPr>
        <w:t>, the fold</w:t>
      </w:r>
      <w:r w:rsidR="001817B5" w:rsidRPr="00602FA5">
        <w:rPr>
          <w:rFonts w:ascii="Times New Roman" w:hAnsi="Times New Roman" w:cs="Times New Roman"/>
        </w:rPr>
        <w:t xml:space="preserve"> </w:t>
      </w:r>
      <w:r w:rsidRPr="00602FA5">
        <w:rPr>
          <w:rFonts w:ascii="Times New Roman" w:hAnsi="Times New Roman" w:cs="Times New Roman"/>
        </w:rPr>
        <w:t>change (</w:t>
      </w:r>
      <m:oMath>
        <m:r>
          <w:rPr>
            <w:rFonts w:ascii="Cambria Math" w:hAnsi="Cambria Math" w:cs="Times New Roman"/>
          </w:rPr>
          <m:t>λ</m:t>
        </m:r>
      </m:oMath>
      <w:r w:rsidRPr="00602FA5">
        <w:rPr>
          <w:rFonts w:ascii="Times New Roman" w:hAnsi="Times New Roman" w:cs="Times New Roman"/>
        </w:rPr>
        <w:t xml:space="preserve">) essentially becomes a multiplier of the production or degradation </w:t>
      </w:r>
      <w:r w:rsidR="00D26C5C" w:rsidRPr="00602FA5">
        <w:rPr>
          <w:rFonts w:ascii="Times New Roman" w:hAnsi="Times New Roman" w:cs="Times New Roman"/>
        </w:rPr>
        <w:t>rate</w:t>
      </w:r>
      <w:r w:rsidRPr="00602FA5">
        <w:rPr>
          <w:rFonts w:ascii="Times New Roman" w:hAnsi="Times New Roman" w:cs="Times New Roman"/>
        </w:rPr>
        <w:t xml:space="preserve"> (details in SI section 1.1</w:t>
      </w:r>
      <w:r w:rsidR="00B0149B" w:rsidRPr="00602FA5">
        <w:rPr>
          <w:rFonts w:ascii="Times New Roman" w:hAnsi="Times New Roman" w:cs="Times New Roman"/>
        </w:rPr>
        <w:t>, Fig</w:t>
      </w:r>
      <w:r w:rsidR="006165D3" w:rsidRPr="00602FA5">
        <w:rPr>
          <w:rFonts w:ascii="Times New Roman" w:hAnsi="Times New Roman" w:cs="Times New Roman"/>
        </w:rPr>
        <w:t>.</w:t>
      </w:r>
      <w:r w:rsidR="00B0149B" w:rsidRPr="00602FA5">
        <w:rPr>
          <w:rFonts w:ascii="Times New Roman" w:hAnsi="Times New Roman" w:cs="Times New Roman"/>
        </w:rPr>
        <w:t xml:space="preserve"> S1</w:t>
      </w:r>
      <w:r w:rsidRPr="00602FA5">
        <w:rPr>
          <w:rFonts w:ascii="Times New Roman" w:hAnsi="Times New Roman" w:cs="Times New Roman"/>
        </w:rPr>
        <w:t xml:space="preserve">). The miRNA regulatory links (represented as dashed lines in Figure 1A) are modeled </w:t>
      </w:r>
      <w:r w:rsidR="00D26C5C" w:rsidRPr="00602FA5">
        <w:rPr>
          <w:rFonts w:ascii="Times New Roman" w:hAnsi="Times New Roman" w:cs="Times New Roman"/>
        </w:rPr>
        <w:t xml:space="preserve">via the use of </w:t>
      </w:r>
      <w:r w:rsidRPr="00602FA5">
        <w:rPr>
          <w:rFonts w:ascii="Times New Roman" w:hAnsi="Times New Roman" w:cs="Times New Roman"/>
        </w:rPr>
        <w:t>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Pr="00602FA5">
        <w:rPr>
          <w:rFonts w:ascii="Times New Roman" w:hAnsi="Times New Roman" w:cs="Times New Roman"/>
        </w:rPr>
        <w:t xml:space="preserve">, and </w:t>
      </w:r>
      <m:oMath>
        <m:r>
          <w:rPr>
            <w:rFonts w:ascii="Cambria Math" w:hAnsi="Cambria Math" w:cs="Times New Roman"/>
          </w:rPr>
          <m:t>L</m:t>
        </m:r>
      </m:oMath>
      <w:r w:rsidRPr="00602FA5">
        <w:rPr>
          <w:rFonts w:ascii="Times New Roman" w:hAnsi="Times New Roman" w:cs="Times New Roman"/>
        </w:rPr>
        <w:t xml:space="preserve"> </w:t>
      </w:r>
      <w:r w:rsidR="00D26C5C" w:rsidRPr="00602FA5">
        <w:rPr>
          <w:rFonts w:ascii="Times New Roman" w:hAnsi="Times New Roman" w:cs="Times New Roman"/>
        </w:rPr>
        <w:t xml:space="preserve">which </w:t>
      </w:r>
      <w:r w:rsidRPr="00602FA5">
        <w:rPr>
          <w:rFonts w:ascii="Times New Roman" w:hAnsi="Times New Roman" w:cs="Times New Roman"/>
        </w:rPr>
        <w:t xml:space="preserve">represent </w:t>
      </w:r>
      <w:r w:rsidR="00D26C5C" w:rsidRPr="00602FA5">
        <w:rPr>
          <w:rFonts w:ascii="Times New Roman" w:hAnsi="Times New Roman" w:cs="Times New Roman"/>
        </w:rPr>
        <w:t xml:space="preserve">respectively </w:t>
      </w:r>
      <w:r w:rsidRPr="00602FA5">
        <w:rPr>
          <w:rFonts w:ascii="Times New Roman" w:hAnsi="Times New Roman" w:cs="Times New Roman"/>
        </w:rPr>
        <w:t>the active miRNA degr</w:t>
      </w:r>
      <w:r w:rsidR="00F241D3" w:rsidRPr="00602FA5">
        <w:rPr>
          <w:rFonts w:ascii="Times New Roman" w:hAnsi="Times New Roman" w:cs="Times New Roman"/>
        </w:rPr>
        <w:t>a</w:t>
      </w:r>
      <w:r w:rsidRPr="00602FA5">
        <w:rPr>
          <w:rFonts w:ascii="Times New Roman" w:hAnsi="Times New Roman" w:cs="Times New Roman"/>
        </w:rPr>
        <w:t>dation rate, active mRNA degr</w:t>
      </w:r>
      <w:r w:rsidR="00252902" w:rsidRPr="00602FA5">
        <w:rPr>
          <w:rFonts w:ascii="Times New Roman" w:hAnsi="Times New Roman" w:cs="Times New Roman"/>
        </w:rPr>
        <w:t>a</w:t>
      </w:r>
      <w:r w:rsidRPr="00602FA5">
        <w:rPr>
          <w:rFonts w:ascii="Times New Roman" w:hAnsi="Times New Roman" w:cs="Times New Roman"/>
        </w:rPr>
        <w:t>dation rate, and translation rate (details in SI section 1.2</w:t>
      </w:r>
      <w:r w:rsidR="00B0149B" w:rsidRPr="00602FA5">
        <w:rPr>
          <w:rFonts w:ascii="Times New Roman" w:hAnsi="Times New Roman" w:cs="Times New Roman"/>
        </w:rPr>
        <w:t>, Fig. S2</w:t>
      </w:r>
      <w:r w:rsidR="007B1AF8" w:rsidRPr="00602FA5">
        <w:rPr>
          <w:rFonts w:ascii="Times New Roman" w:hAnsi="Times New Roman" w:cs="Times New Roman"/>
        </w:rPr>
        <w:t>-S4</w:t>
      </w:r>
      <w:r w:rsidRPr="00602FA5">
        <w:rPr>
          <w:rFonts w:ascii="Times New Roman" w:hAnsi="Times New Roman" w:cs="Times New Roman"/>
        </w:rPr>
        <w:t>). Lastly, within the metaboli</w:t>
      </w:r>
      <w:r w:rsidR="00252902" w:rsidRPr="00602FA5">
        <w:rPr>
          <w:rFonts w:ascii="Times New Roman" w:hAnsi="Times New Roman" w:cs="Times New Roman"/>
        </w:rPr>
        <w:t>c regulatory</w:t>
      </w:r>
      <w:r w:rsidRPr="00602FA5">
        <w:rPr>
          <w:rFonts w:ascii="Times New Roman" w:hAnsi="Times New Roman" w:cs="Times New Roman"/>
        </w:rPr>
        <w:t xml:space="preserve"> network</w:t>
      </w:r>
      <w:r w:rsidR="00D26C5C" w:rsidRPr="00602FA5">
        <w:rPr>
          <w:rFonts w:ascii="Times New Roman" w:hAnsi="Times New Roman" w:cs="Times New Roman"/>
        </w:rPr>
        <w:t>,</w:t>
      </w:r>
      <w:r w:rsidRPr="00602FA5">
        <w:rPr>
          <w:rFonts w:ascii="Times New Roman" w:hAnsi="Times New Roman" w:cs="Times New Roman"/>
        </w:rPr>
        <w:t xml:space="preserve"> there is competitive regulation of ROS by Hif1 and AMPK which is modeled by a competition function </w:t>
      </w:r>
      <w:proofErr w:type="gramStart"/>
      <w:r w:rsidRPr="00602FA5">
        <w:rPr>
          <w:rFonts w:ascii="Times New Roman" w:hAnsi="Times New Roman" w:cs="Times New Roman"/>
        </w:rPr>
        <w:t>similar to</w:t>
      </w:r>
      <w:proofErr w:type="gramEnd"/>
      <w:r w:rsidRPr="00602FA5">
        <w:rPr>
          <w:rFonts w:ascii="Times New Roman" w:hAnsi="Times New Roman" w:cs="Times New Roman"/>
        </w:rPr>
        <w:t xml:space="preserve"> the shifted Hill function (details in SI section 1.3). The full equations for all components of the circuit are given in SI Section 1.4 and the parameters along with a brief explanation are given in SI Section 1.5. Unless specified,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assumed to be in the inactive state</w:t>
      </w:r>
      <w:r w:rsidR="00D26C5C" w:rsidRPr="00602FA5">
        <w:rPr>
          <w:rFonts w:ascii="Times New Roman" w:hAnsi="Times New Roman" w:cs="Times New Roman"/>
        </w:rPr>
        <w:t xml:space="preserve">; inactive means specifically that </w:t>
      </w:r>
      <w:r w:rsidRPr="00602FA5">
        <w:rPr>
          <w:rFonts w:ascii="Times New Roman" w:hAnsi="Times New Roman" w:cs="Times New Roman"/>
        </w:rPr>
        <w:t>the fold</w:t>
      </w:r>
      <w:r w:rsidR="00D26C5C" w:rsidRPr="00602FA5">
        <w:rPr>
          <w:rFonts w:ascii="Times New Roman" w:hAnsi="Times New Roman" w:cs="Times New Roman"/>
        </w:rPr>
        <w:t xml:space="preserve"> </w:t>
      </w:r>
      <w:r w:rsidRPr="00602FA5">
        <w:rPr>
          <w:rFonts w:ascii="Times New Roman" w:hAnsi="Times New Roman" w:cs="Times New Roman"/>
        </w:rPr>
        <w:t xml:space="preserve">change, </w:t>
      </w:r>
      <m:oMath>
        <m:r>
          <w:rPr>
            <w:rFonts w:ascii="Cambria Math" w:hAnsi="Cambria Math" w:cs="Times New Roman"/>
          </w:rPr>
          <m:t>λ</m:t>
        </m:r>
      </m:oMath>
      <w:r w:rsidRPr="00602FA5">
        <w:rPr>
          <w:rFonts w:ascii="Times New Roman" w:hAnsi="Times New Roman" w:cs="Times New Roman"/>
        </w:rPr>
        <w:t xml:space="preserve">, of </w:t>
      </w:r>
      <w:r w:rsidR="00D26C5C" w:rsidRPr="00602FA5">
        <w:rPr>
          <w:rFonts w:ascii="Times New Roman" w:hAnsi="Times New Roman" w:cs="Times New Roman"/>
        </w:rPr>
        <w:t>all</w:t>
      </w:r>
      <w:r w:rsidRPr="00602FA5">
        <w:rPr>
          <w:rFonts w:ascii="Times New Roman" w:hAnsi="Times New Roman" w:cs="Times New Roman"/>
        </w:rPr>
        <w:t xml:space="preserve"> </w:t>
      </w:r>
      <w:proofErr w:type="spellStart"/>
      <w:r w:rsidRPr="00602FA5">
        <w:rPr>
          <w:rFonts w:ascii="Times New Roman" w:hAnsi="Times New Roman" w:cs="Times New Roman"/>
        </w:rPr>
        <w:t>crosstalk</w:t>
      </w:r>
      <w:r w:rsidR="00D26C5C" w:rsidRPr="00602FA5">
        <w:rPr>
          <w:rFonts w:ascii="Times New Roman" w:hAnsi="Times New Roman" w:cs="Times New Roman"/>
        </w:rPr>
        <w:t>s</w:t>
      </w:r>
      <w:proofErr w:type="spellEnd"/>
      <w:r w:rsidRPr="00602FA5">
        <w:rPr>
          <w:rFonts w:ascii="Times New Roman" w:hAnsi="Times New Roman" w:cs="Times New Roman"/>
        </w:rPr>
        <w:t xml:space="preserve"> </w:t>
      </w:r>
      <w:r w:rsidR="00D26C5C" w:rsidRPr="00602FA5">
        <w:rPr>
          <w:rFonts w:ascii="Times New Roman" w:hAnsi="Times New Roman" w:cs="Times New Roman"/>
        </w:rPr>
        <w:t>are</w:t>
      </w:r>
      <w:r w:rsidRPr="00602FA5">
        <w:rPr>
          <w:rFonts w:ascii="Times New Roman" w:hAnsi="Times New Roman" w:cs="Times New Roman"/>
        </w:rPr>
        <w:t xml:space="preserve"> equal to one </w:t>
      </w:r>
      <w:r w:rsidR="004E0DF6" w:rsidRPr="00602FA5">
        <w:rPr>
          <w:rFonts w:ascii="Times New Roman" w:hAnsi="Times New Roman" w:cs="Times New Roman"/>
        </w:rPr>
        <w:t>and the</w:t>
      </w:r>
      <w:r w:rsidR="00D26C5C" w:rsidRPr="00602FA5">
        <w:rPr>
          <w:rFonts w:ascii="Times New Roman" w:hAnsi="Times New Roman" w:cs="Times New Roman"/>
        </w:rPr>
        <w:t xml:space="preserve"> absence of</w:t>
      </w:r>
      <w:r w:rsidR="004E0DF6" w:rsidRPr="00602FA5">
        <w:rPr>
          <w:rFonts w:ascii="Times New Roman" w:hAnsi="Times New Roman" w:cs="Times New Roman"/>
        </w:rPr>
        <w:t xml:space="preserv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E0DF6" w:rsidRPr="00602FA5">
        <w:rPr>
          <w:rFonts w:ascii="Times New Roman" w:eastAsiaTheme="minorEastAsia" w:hAnsi="Times New Roman" w:cs="Times New Roman"/>
        </w:rPr>
        <w:t xml:space="preserve"> </w:t>
      </w:r>
      <w:r w:rsidR="00D26C5C" w:rsidRPr="00602FA5">
        <w:rPr>
          <w:rFonts w:ascii="Times New Roman" w:eastAsiaTheme="minorEastAsia" w:hAnsi="Times New Roman" w:cs="Times New Roman"/>
        </w:rPr>
        <w:t xml:space="preserve">is obtained </w:t>
      </w:r>
      <w:r w:rsidR="004E0DF6" w:rsidRPr="00602FA5">
        <w:rPr>
          <w:rFonts w:ascii="Times New Roman" w:eastAsiaTheme="minorEastAsia" w:hAnsi="Times New Roman" w:cs="Times New Roman"/>
        </w:rPr>
        <w:t>by setting the</w:t>
      </w:r>
      <w:commentRangeStart w:id="65"/>
      <w:commentRangeStart w:id="66"/>
      <w:r w:rsidRPr="00602FA5">
        <w:rPr>
          <w:rFonts w:ascii="Times New Roman" w:hAnsi="Times New Roman" w:cs="Times New Roman"/>
        </w:rPr>
        <w:t xml:space="preserve"> </w:t>
      </w:r>
      <w:commentRangeStart w:id="67"/>
      <w:r w:rsidRPr="00602FA5">
        <w:rPr>
          <w:rFonts w:ascii="Times New Roman" w:hAnsi="Times New Roman" w:cs="Times New Roman"/>
        </w:rPr>
        <w:t xml:space="preserve">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=0</m:t>
        </m:r>
      </m:oMath>
      <w:r w:rsidRPr="00602FA5">
        <w:rPr>
          <w:rFonts w:ascii="Times New Roman" w:hAnsi="Times New Roman" w:cs="Times New Roman"/>
        </w:rPr>
        <w:t xml:space="preserve"> </w:t>
      </w:r>
      <w:commentRangeEnd w:id="67"/>
      <w:r w:rsidR="00D26C5C" w:rsidRPr="00602FA5">
        <w:rPr>
          <w:rStyle w:val="CommentReference"/>
          <w:rFonts w:ascii="Times New Roman" w:hAnsi="Times New Roman" w:cs="Times New Roman"/>
          <w:sz w:val="24"/>
          <w:szCs w:val="24"/>
        </w:rPr>
        <w:commentReference w:id="67"/>
      </w:r>
      <w:r w:rsidRPr="00602FA5">
        <w:rPr>
          <w:rFonts w:ascii="Times New Roman" w:hAnsi="Times New Roman" w:cs="Times New Roman"/>
        </w:rPr>
        <w:t xml:space="preserve"> </w:t>
      </w:r>
      <w:commentRangeEnd w:id="65"/>
      <w:commentRangeEnd w:id="66"/>
      <w:ins w:id="68" w:author="Madeline Galbraith" w:date="2022-03-07T11:24:00Z">
        <w:r w:rsidR="00DE2325" w:rsidRPr="00602FA5">
          <w:rPr>
            <w:rFonts w:ascii="Times New Roman" w:hAnsi="Times New Roman" w:cs="Times New Roman"/>
          </w:rPr>
          <w:t>such that</w:t>
        </w:r>
      </w:ins>
      <w:r w:rsidR="00E462F4" w:rsidRPr="00602FA5">
        <w:rPr>
          <w:rStyle w:val="CommentReference"/>
          <w:rFonts w:ascii="Times New Roman" w:hAnsi="Times New Roman" w:cs="Times New Roman"/>
          <w:sz w:val="24"/>
          <w:szCs w:val="24"/>
        </w:rPr>
        <w:commentReference w:id="65"/>
      </w:r>
      <w:r w:rsidR="002A29C2" w:rsidRPr="00602FA5">
        <w:rPr>
          <w:rStyle w:val="CommentReference"/>
          <w:rFonts w:ascii="Times New Roman" w:hAnsi="Times New Roman" w:cs="Times New Roman"/>
          <w:sz w:val="24"/>
          <w:szCs w:val="24"/>
        </w:rPr>
        <w:commentReference w:id="66"/>
      </w:r>
      <w:del w:id="69" w:author="Madeline Galbraith" w:date="2022-03-07T11:24:00Z">
        <w:r w:rsidR="00DE2325" w:rsidRPr="00602FA5" w:rsidDel="00DE2325">
          <w:rPr>
            <w:rFonts w:ascii="Times New Roman" w:hAnsi="Times New Roman" w:cs="Times New Roman"/>
          </w:rPr>
          <w:delText xml:space="preserve"> </w:delText>
        </w:r>
      </w:del>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d>
          <m:dPr>
            <m:ctrlPr>
              <w:ins w:id="70" w:author="Madeline Galbraith" w:date="2022-03-07T11:24:00Z">
                <w:rPr>
                  <w:rFonts w:ascii="Cambria Math" w:hAnsi="Cambria Math" w:cs="Times New Roman"/>
                  <w:i/>
                </w:rPr>
              </w:ins>
            </m:ctrlPr>
          </m:dPr>
          <m:e>
            <m:sSub>
              <m:sSubPr>
                <m:ctrlPr>
                  <w:ins w:id="71" w:author="Madeline Galbraith" w:date="2022-03-07T11:24:00Z">
                    <w:rPr>
                      <w:rFonts w:ascii="Cambria Math" w:hAnsi="Cambria Math" w:cs="Times New Roman"/>
                      <w:i/>
                    </w:rPr>
                  </w:ins>
                </m:ctrlPr>
              </m:sSubPr>
              <m:e>
                <m:r>
                  <w:rPr>
                    <w:rFonts w:ascii="Cambria Math" w:hAnsi="Cambria Math" w:cs="Times New Roman"/>
                  </w:rPr>
                  <m:t>μ</m:t>
                </m:r>
              </m:e>
              <m:sub>
                <m:r>
                  <w:ins w:id="72" w:author="Madeline Galbraith" w:date="2022-03-07T11:24:00Z">
                    <w:rPr>
                      <w:rFonts w:ascii="Cambria Math" w:hAnsi="Cambria Math" w:cs="Times New Roman"/>
                    </w:rPr>
                    <m:t>200</m:t>
                  </w:ins>
                </m:r>
              </m:sub>
            </m:sSub>
            <m:r>
              <w:ins w:id="73" w:author="Madeline Galbraith" w:date="2022-03-07T11:24:00Z">
                <w:rPr>
                  <w:rFonts w:ascii="Cambria Math" w:hAnsi="Cambria Math" w:cs="Times New Roman"/>
                </w:rPr>
                <m:t>=0</m:t>
              </w:ins>
            </m:r>
          </m:e>
        </m:d>
        <m:r>
          <w:ins w:id="74" w:author="Madeline Galbraith" w:date="2022-03-07T11:24:00Z">
            <w:rPr>
              <w:rFonts w:ascii="Cambria Math" w:hAnsi="Cambria Math" w:cs="Times New Roman"/>
            </w:rPr>
            <m:t>=1</m:t>
          </w:ins>
        </m:r>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m,h</m:t>
            </m:r>
          </m:sub>
        </m:sSub>
        <m:d>
          <m:dPr>
            <m:ctrlPr>
              <w:ins w:id="75" w:author="Madeline Galbraith" w:date="2022-03-07T11:25:00Z">
                <w:rPr>
                  <w:rFonts w:ascii="Cambria Math" w:hAnsi="Cambria Math" w:cs="Times New Roman"/>
                  <w:i/>
                </w:rPr>
              </w:ins>
            </m:ctrlPr>
          </m:dPr>
          <m:e>
            <m:sSub>
              <m:sSubPr>
                <m:ctrlPr>
                  <w:ins w:id="76" w:author="Madeline Galbraith" w:date="2022-03-07T11:25:00Z">
                    <w:rPr>
                      <w:rFonts w:ascii="Cambria Math" w:hAnsi="Cambria Math" w:cs="Times New Roman"/>
                      <w:i/>
                    </w:rPr>
                  </w:ins>
                </m:ctrlPr>
              </m:sSubPr>
              <m:e>
                <m:r>
                  <w:ins w:id="77" w:author="Madeline Galbraith" w:date="2022-03-07T11:25:00Z">
                    <w:rPr>
                      <w:rFonts w:ascii="Cambria Math" w:hAnsi="Cambria Math" w:cs="Times New Roman"/>
                    </w:rPr>
                    <m:t>μ</m:t>
                  </w:ins>
                </m:r>
              </m:e>
              <m:sub>
                <m:r>
                  <w:ins w:id="78" w:author="Madeline Galbraith" w:date="2022-03-07T11:25:00Z">
                    <w:rPr>
                      <w:rFonts w:ascii="Cambria Math" w:hAnsi="Cambria Math" w:cs="Times New Roman"/>
                    </w:rPr>
                    <m:t>200</m:t>
                  </w:ins>
                </m:r>
              </m:sub>
            </m:sSub>
            <m:r>
              <w:ins w:id="79" w:author="Madeline Galbraith" w:date="2022-03-07T11:25:00Z">
                <w:rPr>
                  <w:rFonts w:ascii="Cambria Math" w:hAnsi="Cambria Math" w:cs="Times New Roman"/>
                </w:rPr>
                <m:t>=0</m:t>
              </w:ins>
            </m:r>
          </m:e>
        </m:d>
        <m:r>
          <w:ins w:id="80" w:author="Madeline Galbraith" w:date="2022-03-07T11:25:00Z">
            <w:rPr>
              <w:rFonts w:ascii="Cambria Math" w:hAnsi="Cambria Math" w:cs="Times New Roman"/>
            </w:rPr>
            <m:t>=0</m:t>
          </w:ins>
        </m:r>
      </m:oMath>
      <w:r w:rsidRPr="00602FA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μ,h</m:t>
            </m:r>
          </m:sub>
        </m:sSub>
        <m:d>
          <m:dPr>
            <m:ctrlPr>
              <w:ins w:id="81" w:author="Madeline Galbraith" w:date="2022-03-07T11:25:00Z">
                <w:rPr>
                  <w:rFonts w:ascii="Cambria Math" w:hAnsi="Cambria Math" w:cs="Times New Roman"/>
                  <w:i/>
                </w:rPr>
              </w:ins>
            </m:ctrlPr>
          </m:dPr>
          <m:e>
            <m:sSub>
              <m:sSubPr>
                <m:ctrlPr>
                  <w:ins w:id="82" w:author="Madeline Galbraith" w:date="2022-03-07T11:25:00Z">
                    <w:rPr>
                      <w:rFonts w:ascii="Cambria Math" w:hAnsi="Cambria Math" w:cs="Times New Roman"/>
                      <w:i/>
                    </w:rPr>
                  </w:ins>
                </m:ctrlPr>
              </m:sSubPr>
              <m:e>
                <m:r>
                  <w:ins w:id="83" w:author="Madeline Galbraith" w:date="2022-03-07T11:25:00Z">
                    <w:rPr>
                      <w:rFonts w:ascii="Cambria Math" w:hAnsi="Cambria Math" w:cs="Times New Roman"/>
                    </w:rPr>
                    <m:t>μ</m:t>
                  </w:ins>
                </m:r>
              </m:e>
              <m:sub>
                <m:r>
                  <w:ins w:id="84" w:author="Madeline Galbraith" w:date="2022-03-07T11:25:00Z">
                    <w:rPr>
                      <w:rFonts w:ascii="Cambria Math" w:hAnsi="Cambria Math" w:cs="Times New Roman"/>
                    </w:rPr>
                    <m:t>200</m:t>
                  </w:ins>
                </m:r>
              </m:sub>
            </m:sSub>
            <m:r>
              <w:ins w:id="85" w:author="Madeline Galbraith" w:date="2022-03-07T11:25:00Z">
                <w:rPr>
                  <w:rFonts w:ascii="Cambria Math" w:hAnsi="Cambria Math" w:cs="Times New Roman"/>
                </w:rPr>
                <m:t>=0</m:t>
              </w:ins>
            </m:r>
          </m:e>
        </m:d>
        <m:r>
          <w:ins w:id="86" w:author="Madeline Galbraith" w:date="2022-03-07T11:25:00Z">
            <w:rPr>
              <w:rFonts w:ascii="Cambria Math" w:hAnsi="Cambria Math" w:cs="Times New Roman"/>
            </w:rPr>
            <m:t>=0</m:t>
          </w:ins>
        </m:r>
      </m:oMath>
      <w:del w:id="87" w:author="Madeline Galbraith" w:date="2022-03-07T11:25:00Z">
        <w:r w:rsidRPr="00602FA5" w:rsidDel="00136A64">
          <w:rPr>
            <w:rFonts w:ascii="Times New Roman" w:hAnsi="Times New Roman" w:cs="Times New Roman"/>
          </w:rPr>
          <w:delText xml:space="preserve"> equations</w:delText>
        </w:r>
      </w:del>
      <w:r w:rsidRPr="00602FA5">
        <w:rPr>
          <w:rFonts w:ascii="Times New Roman" w:hAnsi="Times New Roman" w:cs="Times New Roman"/>
        </w:rPr>
        <w:t>).</w:t>
      </w:r>
    </w:p>
    <w:p w14:paraId="3EC2C59A" w14:textId="0621029F" w:rsidR="00E469AE" w:rsidRPr="00602FA5" w:rsidRDefault="00AD7F58" w:rsidP="009D5E9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We initially </w:t>
      </w:r>
      <w:r w:rsidR="00D26C5C" w:rsidRPr="00602FA5">
        <w:rPr>
          <w:rFonts w:ascii="Times New Roman" w:hAnsi="Times New Roman" w:cs="Times New Roman"/>
        </w:rPr>
        <w:t>focus</w:t>
      </w:r>
      <w:r w:rsidRPr="00602FA5">
        <w:rPr>
          <w:rFonts w:ascii="Times New Roman" w:hAnsi="Times New Roman" w:cs="Times New Roman"/>
        </w:rPr>
        <w:t xml:space="preserve"> </w:t>
      </w:r>
      <w:r w:rsidR="00D26C5C" w:rsidRPr="00602FA5">
        <w:rPr>
          <w:rFonts w:ascii="Times New Roman" w:hAnsi="Times New Roman" w:cs="Times New Roman"/>
        </w:rPr>
        <w:t xml:space="preserve">on </w:t>
      </w:r>
      <w:r w:rsidRPr="00602FA5">
        <w:rPr>
          <w:rFonts w:ascii="Times New Roman" w:hAnsi="Times New Roman" w:cs="Times New Roman"/>
        </w:rPr>
        <w:t xml:space="preserve">the core </w:t>
      </w:r>
      <w:proofErr w:type="gramStart"/>
      <w:r w:rsidRPr="00602FA5">
        <w:rPr>
          <w:rFonts w:ascii="Times New Roman" w:hAnsi="Times New Roman" w:cs="Times New Roman"/>
        </w:rPr>
        <w:t xml:space="preserve">networks, </w:t>
      </w:r>
      <w:r w:rsidR="00D26C5C" w:rsidRPr="00602FA5">
        <w:rPr>
          <w:rFonts w:ascii="Times New Roman" w:hAnsi="Times New Roman" w:cs="Times New Roman"/>
        </w:rPr>
        <w:t>and</w:t>
      </w:r>
      <w:proofErr w:type="gramEnd"/>
      <w:r w:rsidRPr="00602FA5">
        <w:rPr>
          <w:rFonts w:ascii="Times New Roman" w:hAnsi="Times New Roman" w:cs="Times New Roman"/>
        </w:rPr>
        <w:t xml:space="preserve"> investigate </w:t>
      </w:r>
      <w:r w:rsidR="00D26C5C" w:rsidRPr="00602FA5">
        <w:rPr>
          <w:rFonts w:ascii="Times New Roman" w:hAnsi="Times New Roman" w:cs="Times New Roman"/>
        </w:rPr>
        <w:t xml:space="preserve">the role </w:t>
      </w:r>
      <w:r w:rsidR="006F17C0">
        <w:rPr>
          <w:rFonts w:ascii="Times New Roman" w:hAnsi="Times New Roman" w:cs="Times New Roman"/>
        </w:rPr>
        <w:t xml:space="preserve">of </w:t>
      </w:r>
      <w:r w:rsidR="00D26C5C" w:rsidRPr="00602FA5">
        <w:rPr>
          <w:rFonts w:ascii="Times New Roman" w:hAnsi="Times New Roman" w:cs="Times New Roman"/>
        </w:rPr>
        <w:t xml:space="preserve">crosstalk. One question of interest is </w:t>
      </w:r>
      <w:r w:rsidRPr="00602FA5">
        <w:rPr>
          <w:rFonts w:ascii="Times New Roman" w:hAnsi="Times New Roman" w:cs="Times New Roman"/>
        </w:rPr>
        <w:t xml:space="preserve">whether these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sufficient to generate hybrid states (</w:t>
      </w:r>
      <w:commentRangeStart w:id="88"/>
      <w:r w:rsidRPr="00602FA5">
        <w:rPr>
          <w:rFonts w:ascii="Times New Roman" w:hAnsi="Times New Roman" w:cs="Times New Roman"/>
        </w:rPr>
        <w:t>details in SI Section 1.6</w:t>
      </w:r>
      <w:commentRangeEnd w:id="88"/>
      <w:r w:rsidR="00D26C5C" w:rsidRPr="00602FA5">
        <w:rPr>
          <w:rStyle w:val="CommentReference"/>
          <w:rFonts w:ascii="Times New Roman" w:hAnsi="Times New Roman" w:cs="Times New Roman"/>
          <w:sz w:val="24"/>
          <w:szCs w:val="24"/>
        </w:rPr>
        <w:commentReference w:id="88"/>
      </w:r>
      <w:r w:rsidRPr="00602FA5">
        <w:rPr>
          <w:rFonts w:ascii="Times New Roman" w:hAnsi="Times New Roman" w:cs="Times New Roman"/>
        </w:rPr>
        <w:t xml:space="preserve">). Lastly, we </w:t>
      </w:r>
      <w:r w:rsidR="00E462F4" w:rsidRPr="00602FA5">
        <w:rPr>
          <w:rFonts w:ascii="Times New Roman" w:hAnsi="Times New Roman" w:cs="Times New Roman"/>
        </w:rPr>
        <w:t xml:space="preserve">evaluate </w:t>
      </w:r>
      <w:r w:rsidRPr="00602FA5">
        <w:rPr>
          <w:rFonts w:ascii="Times New Roman" w:hAnsi="Times New Roman" w:cs="Times New Roman"/>
        </w:rPr>
        <w:t xml:space="preserve">the </w:t>
      </w:r>
      <w:r w:rsidR="00D26C5C" w:rsidRPr="00602FA5">
        <w:rPr>
          <w:rFonts w:ascii="Times New Roman" w:hAnsi="Times New Roman" w:cs="Times New Roman"/>
        </w:rPr>
        <w:t xml:space="preserve">role of </w:t>
      </w:r>
      <w:r w:rsidRPr="00602FA5">
        <w:rPr>
          <w:rFonts w:ascii="Times New Roman" w:hAnsi="Times New Roman" w:cs="Times New Roman"/>
        </w:rPr>
        <w:t xml:space="preserve">PSFs OVOL and GRHL2 to </w:t>
      </w:r>
      <w:r w:rsidR="00D26C5C" w:rsidRPr="00602FA5">
        <w:rPr>
          <w:rFonts w:ascii="Times New Roman" w:hAnsi="Times New Roman" w:cs="Times New Roman"/>
        </w:rPr>
        <w:t xml:space="preserve">investigate their effect on the </w:t>
      </w:r>
      <w:r w:rsidRPr="00602FA5">
        <w:rPr>
          <w:rFonts w:ascii="Times New Roman" w:hAnsi="Times New Roman" w:cs="Times New Roman"/>
        </w:rPr>
        <w:t>stability of the E/M-W/O state (details and rate equations in SI Section 1.7).</w:t>
      </w:r>
    </w:p>
    <w:p w14:paraId="512370B2" w14:textId="77777777" w:rsidR="00E469AE" w:rsidRPr="00602FA5" w:rsidRDefault="00AD7F58" w:rsidP="006464B4">
      <w:pPr>
        <w:pStyle w:val="BodyText"/>
        <w:spacing w:line="480" w:lineRule="auto"/>
        <w:jc w:val="center"/>
        <w:rPr>
          <w:rFonts w:ascii="Times New Roman" w:hAnsi="Times New Roman" w:cs="Times New Roman"/>
          <w:b/>
          <w:bCs/>
        </w:rPr>
      </w:pPr>
      <w:bookmarkStart w:id="89" w:name="results"/>
      <w:r w:rsidRPr="00602FA5">
        <w:rPr>
          <w:rFonts w:ascii="Times New Roman" w:hAnsi="Times New Roman" w:cs="Times New Roman"/>
          <w:b/>
          <w:bCs/>
        </w:rPr>
        <w:t>Results</w:t>
      </w:r>
      <w:bookmarkEnd w:id="89"/>
    </w:p>
    <w:p w14:paraId="57A74F01" w14:textId="532FD0E5" w:rsidR="00E469AE" w:rsidRPr="00602FA5" w:rsidRDefault="00AD7F58" w:rsidP="006464B4">
      <w:pPr>
        <w:pStyle w:val="BodyText"/>
        <w:spacing w:line="480" w:lineRule="auto"/>
        <w:rPr>
          <w:rFonts w:ascii="Times New Roman" w:hAnsi="Times New Roman" w:cs="Times New Roman"/>
          <w:b/>
          <w:bCs/>
        </w:rPr>
      </w:pPr>
      <w:bookmarkStart w:id="90" w:name="coupling-the-emt-and-metabolic-regulator"/>
      <w:r w:rsidRPr="00602FA5">
        <w:rPr>
          <w:rFonts w:ascii="Times New Roman" w:hAnsi="Times New Roman" w:cs="Times New Roman"/>
          <w:b/>
          <w:bCs/>
        </w:rPr>
        <w:t>Coupling the EMT and metabolic regulatory networks results in nine possible states</w:t>
      </w:r>
      <w:bookmarkEnd w:id="90"/>
    </w:p>
    <w:p w14:paraId="488EBA3F" w14:textId="2AC1E2B8" w:rsidR="00E469AE" w:rsidRPr="00602FA5" w:rsidRDefault="00AD7F58" w:rsidP="00C6162E">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Individually, the EMT and metabolic regulatory networks </w:t>
      </w:r>
      <w:r w:rsidR="00324A40" w:rsidRPr="00602FA5">
        <w:rPr>
          <w:rFonts w:ascii="Times New Roman" w:hAnsi="Times New Roman" w:cs="Times New Roman"/>
        </w:rPr>
        <w:t>can support a variety of possible phenotypes and</w:t>
      </w:r>
      <w:r w:rsidR="00956AC0" w:rsidRPr="00602FA5">
        <w:rPr>
          <w:rFonts w:ascii="Times New Roman" w:hAnsi="Times New Roman" w:cs="Times New Roman"/>
        </w:rPr>
        <w:t>,</w:t>
      </w:r>
      <w:r w:rsidR="00324A40" w:rsidRPr="00602FA5">
        <w:rPr>
          <w:rFonts w:ascii="Times New Roman" w:hAnsi="Times New Roman" w:cs="Times New Roman"/>
        </w:rPr>
        <w:t xml:space="preserve"> in some parameter ranges</w:t>
      </w:r>
      <w:r w:rsidR="00956AC0" w:rsidRPr="00602FA5">
        <w:rPr>
          <w:rFonts w:ascii="Times New Roman" w:hAnsi="Times New Roman" w:cs="Times New Roman"/>
        </w:rPr>
        <w:t>,</w:t>
      </w:r>
      <w:r w:rsidR="00324A40" w:rsidRPr="00602FA5">
        <w:rPr>
          <w:rFonts w:ascii="Times New Roman" w:hAnsi="Times New Roman" w:cs="Times New Roman"/>
        </w:rPr>
        <w:t xml:space="preserve"> are </w:t>
      </w:r>
      <w:r w:rsidR="0003710F" w:rsidRPr="00602FA5">
        <w:rPr>
          <w:rFonts w:ascii="Times New Roman" w:hAnsi="Times New Roman" w:cs="Times New Roman"/>
        </w:rPr>
        <w:t>both</w:t>
      </w:r>
      <w:r w:rsidRPr="00602FA5">
        <w:rPr>
          <w:rFonts w:ascii="Times New Roman" w:hAnsi="Times New Roman" w:cs="Times New Roman"/>
        </w:rPr>
        <w:t xml:space="preserv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with stable states (E, M, and E/M) and (W, O, and W/O), respectively (see Fig</w:t>
      </w:r>
      <w:r w:rsidR="006165D3" w:rsidRPr="00602FA5">
        <w:rPr>
          <w:rFonts w:ascii="Times New Roman" w:hAnsi="Times New Roman" w:cs="Times New Roman"/>
        </w:rPr>
        <w:t>.</w:t>
      </w:r>
      <w:r w:rsidRPr="00602FA5">
        <w:rPr>
          <w:rFonts w:ascii="Times New Roman" w:hAnsi="Times New Roman" w:cs="Times New Roman"/>
        </w:rPr>
        <w:t xml:space="preserve"> S</w:t>
      </w:r>
      <w:r w:rsidR="000D6AEB" w:rsidRPr="00602FA5">
        <w:rPr>
          <w:rFonts w:ascii="Times New Roman" w:hAnsi="Times New Roman" w:cs="Times New Roman"/>
        </w:rPr>
        <w:t>5</w:t>
      </w:r>
      <w:r w:rsidRPr="00602FA5">
        <w:rPr>
          <w:rFonts w:ascii="Times New Roman" w:hAnsi="Times New Roman" w:cs="Times New Roman"/>
        </w:rPr>
        <w:t xml:space="preserve"> for nullclines, section S2.5). </w:t>
      </w:r>
      <w:r w:rsidR="0003710F" w:rsidRPr="00602FA5">
        <w:rPr>
          <w:rFonts w:ascii="Times New Roman" w:hAnsi="Times New Roman" w:cs="Times New Roman"/>
        </w:rPr>
        <w:t xml:space="preserve">When the crosstalk links are inactive, there are nine possible couplings of the EMT and metabolic phenotypes: E-W, E-O, E-W/O, M-W, M-O, M-W/O, E/M-W, E/M-O, and E/M-W/O (Fig. 1B, details of simulation in section S2.1). </w:t>
      </w:r>
      <w:r w:rsidRPr="00602FA5">
        <w:rPr>
          <w:rFonts w:ascii="Times New Roman" w:hAnsi="Times New Roman" w:cs="Times New Roman"/>
        </w:rPr>
        <w:t xml:space="preserve">By including </w:t>
      </w:r>
      <w:r w:rsidR="0003710F" w:rsidRPr="00602FA5">
        <w:rPr>
          <w:rFonts w:ascii="Times New Roman" w:hAnsi="Times New Roman" w:cs="Times New Roman"/>
        </w:rPr>
        <w:t>active</w:t>
      </w:r>
      <w:r w:rsidRPr="00602FA5">
        <w:rPr>
          <w:rFonts w:ascii="Times New Roman" w:hAnsi="Times New Roman" w:cs="Times New Roman"/>
        </w:rPr>
        <w:t xml:space="preser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we </w:t>
      </w:r>
      <w:r w:rsidR="0003710F" w:rsidRPr="00602FA5">
        <w:rPr>
          <w:rFonts w:ascii="Times New Roman" w:hAnsi="Times New Roman" w:cs="Times New Roman"/>
        </w:rPr>
        <w:t xml:space="preserve">can </w:t>
      </w:r>
      <w:r w:rsidRPr="00602FA5">
        <w:rPr>
          <w:rFonts w:ascii="Times New Roman" w:hAnsi="Times New Roman" w:cs="Times New Roman"/>
        </w:rPr>
        <w:t xml:space="preserve">identify how the components of the networks interact and which states </w:t>
      </w:r>
      <w:r w:rsidR="0003710F" w:rsidRPr="00602FA5">
        <w:rPr>
          <w:rFonts w:ascii="Times New Roman" w:hAnsi="Times New Roman" w:cs="Times New Roman"/>
        </w:rPr>
        <w:t>become</w:t>
      </w:r>
      <w:r w:rsidRPr="00602FA5">
        <w:rPr>
          <w:rFonts w:ascii="Times New Roman" w:hAnsi="Times New Roman" w:cs="Times New Roman"/>
        </w:rPr>
        <w:t xml:space="preserve"> coupled. </w:t>
      </w:r>
    </w:p>
    <w:p w14:paraId="268BD768" w14:textId="0236EA30" w:rsidR="00E469AE" w:rsidRPr="00602FA5" w:rsidRDefault="00AD7F58" w:rsidP="00380C0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While the Warburg state is characterized as high/low Hif1/AMPK expression and the </w:t>
      </w:r>
      <w:r w:rsidR="00F56552" w:rsidRPr="00602FA5">
        <w:rPr>
          <w:rFonts w:ascii="Times New Roman" w:hAnsi="Times New Roman" w:cs="Times New Roman"/>
        </w:rPr>
        <w:t>e</w:t>
      </w:r>
      <w:r w:rsidRPr="00602FA5">
        <w:rPr>
          <w:rFonts w:ascii="Times New Roman" w:hAnsi="Times New Roman" w:cs="Times New Roman"/>
        </w:rPr>
        <w:t xml:space="preserve">pithelial state is characterized as high/low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/Zeb mRNA expression, </w:t>
      </w:r>
      <w:r w:rsidR="00F56552" w:rsidRPr="00602FA5">
        <w:rPr>
          <w:rFonts w:ascii="Times New Roman" w:hAnsi="Times New Roman" w:cs="Times New Roman"/>
        </w:rPr>
        <w:t xml:space="preserve">adding </w:t>
      </w:r>
      <w:r w:rsidRPr="00602FA5">
        <w:rPr>
          <w:rFonts w:ascii="Times New Roman" w:hAnsi="Times New Roman" w:cs="Times New Roman"/>
        </w:rPr>
        <w:t>the</w:t>
      </w:r>
      <w:r w:rsidR="00F56552" w:rsidRPr="00602FA5">
        <w:rPr>
          <w:rFonts w:ascii="Times New Roman" w:hAnsi="Times New Roman" w:cs="Times New Roman"/>
        </w:rPr>
        <w:t xml:space="preserve"> new links</w:t>
      </w:r>
      <w:r w:rsidRPr="00602FA5">
        <w:rPr>
          <w:rFonts w:ascii="Times New Roman" w:hAnsi="Times New Roman" w:cs="Times New Roman"/>
        </w:rPr>
        <w:t xml:space="preserve"> </w:t>
      </w:r>
      <w:r w:rsidR="00F56552" w:rsidRPr="00602FA5">
        <w:rPr>
          <w:rFonts w:ascii="Times New Roman" w:hAnsi="Times New Roman" w:cs="Times New Roman"/>
        </w:rPr>
        <w:t>will</w:t>
      </w:r>
      <w:r w:rsidRPr="00602FA5">
        <w:rPr>
          <w:rFonts w:ascii="Times New Roman" w:hAnsi="Times New Roman" w:cs="Times New Roman"/>
        </w:rPr>
        <w:t xml:space="preserve"> alter the expression profiles for the steady states</w:t>
      </w:r>
      <w:r w:rsidR="00F56552" w:rsidRPr="00602FA5">
        <w:rPr>
          <w:rFonts w:ascii="Times New Roman" w:hAnsi="Times New Roman" w:cs="Times New Roman"/>
        </w:rPr>
        <w:t>. This mean</w:t>
      </w:r>
      <w:r w:rsidR="00945DA7" w:rsidRPr="00602FA5">
        <w:rPr>
          <w:rFonts w:ascii="Times New Roman" w:hAnsi="Times New Roman" w:cs="Times New Roman"/>
        </w:rPr>
        <w:t>s</w:t>
      </w:r>
      <w:r w:rsidR="00F56552" w:rsidRPr="00602FA5">
        <w:rPr>
          <w:rFonts w:ascii="Times New Roman" w:hAnsi="Times New Roman" w:cs="Times New Roman"/>
        </w:rPr>
        <w:t xml:space="preserve"> that the use of </w:t>
      </w:r>
      <w:proofErr w:type="gramStart"/>
      <w:r w:rsidR="00F56552" w:rsidRPr="00602FA5">
        <w:rPr>
          <w:rFonts w:ascii="Times New Roman" w:hAnsi="Times New Roman" w:cs="Times New Roman"/>
        </w:rPr>
        <w:t>fixed</w:t>
      </w:r>
      <w:r w:rsidRPr="00602FA5">
        <w:rPr>
          <w:rFonts w:ascii="Times New Roman" w:hAnsi="Times New Roman" w:cs="Times New Roman"/>
        </w:rPr>
        <w:t xml:space="preserve">  thresholds</w:t>
      </w:r>
      <w:proofErr w:type="gramEnd"/>
      <w:r w:rsidRPr="00602FA5">
        <w:rPr>
          <w:rFonts w:ascii="Times New Roman" w:hAnsi="Times New Roman" w:cs="Times New Roman"/>
        </w:rPr>
        <w:t xml:space="preserve"> </w:t>
      </w:r>
      <w:r w:rsidR="00F56552" w:rsidRPr="00602FA5">
        <w:rPr>
          <w:rFonts w:ascii="Times New Roman" w:hAnsi="Times New Roman" w:cs="Times New Roman"/>
        </w:rPr>
        <w:t>to determine the state of the cell is no longer appropriate.</w:t>
      </w:r>
      <w:r w:rsidRPr="00602FA5">
        <w:rPr>
          <w:rFonts w:ascii="Times New Roman" w:hAnsi="Times New Roman" w:cs="Times New Roman"/>
        </w:rPr>
        <w:t xml:space="preserve"> Therefore, we use a distance metric normalized by the expression of the </w:t>
      </w:r>
      <w:r w:rsidR="00184A9E" w:rsidRPr="00602FA5">
        <w:rPr>
          <w:rFonts w:ascii="Times New Roman" w:hAnsi="Times New Roman" w:cs="Times New Roman"/>
        </w:rPr>
        <w:t>decoupled</w:t>
      </w:r>
      <w:r w:rsidRPr="00602FA5">
        <w:rPr>
          <w:rFonts w:ascii="Times New Roman" w:hAnsi="Times New Roman" w:cs="Times New Roman"/>
        </w:rPr>
        <w:t xml:space="preserve"> network to classify the generated expression profiles as one of the nine coupled states (see Section S2.2 for details). With our </w:t>
      </w:r>
      <w:r w:rsidR="00184A9E" w:rsidRPr="00602FA5">
        <w:rPr>
          <w:rFonts w:ascii="Times New Roman" w:hAnsi="Times New Roman" w:cs="Times New Roman"/>
        </w:rPr>
        <w:t>baseline de</w:t>
      </w:r>
      <w:r w:rsidRPr="00602FA5">
        <w:rPr>
          <w:rFonts w:ascii="Times New Roman" w:hAnsi="Times New Roman" w:cs="Times New Roman"/>
        </w:rPr>
        <w:t xml:space="preserve">coupled network parameters, the </w:t>
      </w:r>
      <w:r w:rsidR="00184A9E" w:rsidRPr="00602FA5">
        <w:rPr>
          <w:rFonts w:ascii="Times New Roman" w:hAnsi="Times New Roman" w:cs="Times New Roman"/>
        </w:rPr>
        <w:t xml:space="preserve">percentage population </w:t>
      </w:r>
      <w:r w:rsidRPr="00602FA5">
        <w:rPr>
          <w:rFonts w:ascii="Times New Roman" w:hAnsi="Times New Roman" w:cs="Times New Roman"/>
        </w:rPr>
        <w:t xml:space="preserve">results stabilize at 1000 initial conditions - the hybrid state is most populous (W/O and E/M) followed by the W and M phenotypes, with the fewest initial conditions leading to the </w:t>
      </w:r>
      <w:r w:rsidR="00600A3E" w:rsidRPr="00602FA5">
        <w:rPr>
          <w:rFonts w:ascii="Times New Roman" w:hAnsi="Times New Roman" w:cs="Times New Roman"/>
        </w:rPr>
        <w:t>O</w:t>
      </w:r>
      <w:r w:rsidRPr="00602FA5">
        <w:rPr>
          <w:rFonts w:ascii="Times New Roman" w:hAnsi="Times New Roman" w:cs="Times New Roman"/>
        </w:rPr>
        <w:t xml:space="preserve"> and </w:t>
      </w:r>
      <w:r w:rsidR="00600A3E" w:rsidRPr="00602FA5">
        <w:rPr>
          <w:rFonts w:ascii="Times New Roman" w:hAnsi="Times New Roman" w:cs="Times New Roman"/>
        </w:rPr>
        <w:t>E</w:t>
      </w:r>
      <w:r w:rsidRPr="00602FA5">
        <w:rPr>
          <w:rFonts w:ascii="Times New Roman" w:hAnsi="Times New Roman" w:cs="Times New Roman"/>
        </w:rPr>
        <w:t xml:space="preserve"> states (Fig</w:t>
      </w:r>
      <w:r w:rsidR="006165D3" w:rsidRPr="00602FA5">
        <w:rPr>
          <w:rFonts w:ascii="Times New Roman" w:hAnsi="Times New Roman" w:cs="Times New Roman"/>
        </w:rPr>
        <w:t>.</w:t>
      </w:r>
      <w:r w:rsidRPr="00602FA5">
        <w:rPr>
          <w:rFonts w:ascii="Times New Roman" w:hAnsi="Times New Roman" w:cs="Times New Roman"/>
        </w:rPr>
        <w:t xml:space="preserve"> S</w:t>
      </w:r>
      <w:r w:rsidR="000D6AEB" w:rsidRPr="00602FA5">
        <w:rPr>
          <w:rFonts w:ascii="Times New Roman" w:hAnsi="Times New Roman" w:cs="Times New Roman"/>
        </w:rPr>
        <w:t>6</w:t>
      </w:r>
      <w:r w:rsidRPr="00602FA5">
        <w:rPr>
          <w:rFonts w:ascii="Times New Roman" w:hAnsi="Times New Roman" w:cs="Times New Roman"/>
        </w:rPr>
        <w:t>-S</w:t>
      </w:r>
      <w:r w:rsidR="000D6AEB" w:rsidRPr="00602FA5">
        <w:rPr>
          <w:rFonts w:ascii="Times New Roman" w:hAnsi="Times New Roman" w:cs="Times New Roman"/>
        </w:rPr>
        <w:t>8</w:t>
      </w:r>
      <w:r w:rsidRPr="00602FA5">
        <w:rPr>
          <w:rFonts w:ascii="Times New Roman" w:hAnsi="Times New Roman" w:cs="Times New Roman"/>
        </w:rPr>
        <w:t xml:space="preserve">). This </w:t>
      </w:r>
      <w:r w:rsidR="00184A9E" w:rsidRPr="00602FA5">
        <w:rPr>
          <w:rFonts w:ascii="Times New Roman" w:hAnsi="Times New Roman" w:cs="Times New Roman"/>
        </w:rPr>
        <w:t xml:space="preserve">result </w:t>
      </w:r>
      <w:r w:rsidRPr="00602FA5">
        <w:rPr>
          <w:rFonts w:ascii="Times New Roman" w:hAnsi="Times New Roman" w:cs="Times New Roman"/>
        </w:rPr>
        <w:t xml:space="preserve">is just </w:t>
      </w:r>
      <w:r w:rsidR="00184A9E" w:rsidRPr="00602FA5">
        <w:rPr>
          <w:rFonts w:ascii="Times New Roman" w:hAnsi="Times New Roman" w:cs="Times New Roman"/>
        </w:rPr>
        <w:t xml:space="preserve">for </w:t>
      </w:r>
      <w:r w:rsidRPr="00602FA5">
        <w:rPr>
          <w:rFonts w:ascii="Times New Roman" w:hAnsi="Times New Roman" w:cs="Times New Roman"/>
        </w:rPr>
        <w:t>one set of parameters</w:t>
      </w:r>
      <w:r w:rsidR="004C7F90" w:rsidRPr="00602FA5">
        <w:rPr>
          <w:rFonts w:ascii="Times New Roman" w:hAnsi="Times New Roman" w:cs="Times New Roman"/>
        </w:rPr>
        <w:t xml:space="preserve"> and</w:t>
      </w:r>
      <w:r w:rsidRPr="00602FA5">
        <w:rPr>
          <w:rFonts w:ascii="Times New Roman" w:hAnsi="Times New Roman" w:cs="Times New Roman"/>
        </w:rPr>
        <w:t xml:space="preserve"> other</w:t>
      </w:r>
      <w:r w:rsidR="004C7F90" w:rsidRPr="00602FA5">
        <w:rPr>
          <w:rFonts w:ascii="Times New Roman" w:hAnsi="Times New Roman" w:cs="Times New Roman"/>
        </w:rPr>
        <w:t xml:space="preserve">s </w:t>
      </w:r>
      <w:r w:rsidRPr="00602FA5">
        <w:rPr>
          <w:rFonts w:ascii="Times New Roman" w:hAnsi="Times New Roman" w:cs="Times New Roman"/>
        </w:rPr>
        <w:t xml:space="preserve">may lead to a different fraction of initial conditions leading to these </w:t>
      </w:r>
      <w:r w:rsidR="00184A9E" w:rsidRPr="00602FA5">
        <w:rPr>
          <w:rFonts w:ascii="Times New Roman" w:hAnsi="Times New Roman" w:cs="Times New Roman"/>
        </w:rPr>
        <w:t xml:space="preserve">disparate </w:t>
      </w:r>
      <w:r w:rsidRPr="00602FA5">
        <w:rPr>
          <w:rFonts w:ascii="Times New Roman" w:hAnsi="Times New Roman" w:cs="Times New Roman"/>
        </w:rPr>
        <w:t>states.</w:t>
      </w:r>
    </w:p>
    <w:p w14:paraId="3CA488F6" w14:textId="77777777" w:rsidR="000F0C09" w:rsidRPr="00602FA5" w:rsidRDefault="00AD7F58" w:rsidP="000F0C09">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5AF8416B" wp14:editId="051E319D">
            <wp:extent cx="5334000" cy="33164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34000" cy="3316401"/>
                    </a:xfrm>
                    <a:prstGeom prst="rect">
                      <a:avLst/>
                    </a:prstGeom>
                    <a:noFill/>
                    <a:ln w="9525">
                      <a:noFill/>
                      <a:headEnd/>
                      <a:tailEnd/>
                    </a:ln>
                  </pic:spPr>
                </pic:pic>
              </a:graphicData>
            </a:graphic>
          </wp:inline>
        </w:drawing>
      </w:r>
    </w:p>
    <w:p w14:paraId="16D8CEAE" w14:textId="3BA962F4" w:rsidR="00E469AE" w:rsidRPr="00602FA5" w:rsidRDefault="000F0C09" w:rsidP="000F0C09">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1</w:t>
      </w:r>
      <w:r w:rsidRPr="00602FA5">
        <w:rPr>
          <w:rFonts w:ascii="Times New Roman" w:hAnsi="Times New Roman" w:cs="Times New Roman"/>
          <w:b/>
          <w:bCs/>
          <w:i w:val="0"/>
          <w:iCs/>
        </w:rPr>
        <w:fldChar w:fldCharType="end"/>
      </w:r>
      <w:r w:rsidRPr="00602FA5">
        <w:rPr>
          <w:rFonts w:ascii="Times New Roman" w:hAnsi="Times New Roman" w:cs="Times New Roman"/>
          <w:i w:val="0"/>
          <w:iCs/>
        </w:rPr>
        <w:t xml:space="preserve">. </w:t>
      </w:r>
      <w:r w:rsidR="00AD7F58" w:rsidRPr="00602FA5">
        <w:rPr>
          <w:rFonts w:ascii="Times New Roman" w:hAnsi="Times New Roman" w:cs="Times New Roman"/>
          <w:b/>
          <w:bCs/>
          <w:i w:val="0"/>
          <w:iCs/>
        </w:rPr>
        <w:t>The coupled EMT/MR circuit results in 9 coupled steady states.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(A)</w:t>
      </w:r>
      <w:r w:rsidR="00AD7F58" w:rsidRPr="00602FA5">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noted in red. The dashed lines denote miRNA regulation rather than transcriptional</w:t>
      </w:r>
      <w:r w:rsidR="00570DC7" w:rsidRPr="00602FA5">
        <w:rPr>
          <w:rFonts w:ascii="Times New Roman" w:hAnsi="Times New Roman" w:cs="Times New Roman"/>
          <w:i w:val="0"/>
          <w:iCs/>
        </w:rPr>
        <w:t xml:space="preserve"> regulation</w:t>
      </w:r>
      <w:r w:rsidR="009C393C" w:rsidRPr="00602FA5">
        <w:rPr>
          <w:rFonts w:ascii="Times New Roman" w:hAnsi="Times New Roman" w:cs="Times New Roman"/>
          <w:i w:val="0"/>
          <w:iCs/>
        </w:rPr>
        <w:t>. Regulatory links ending in bars represent inhibition while the arrows represent activation</w:t>
      </w:r>
      <w:r w:rsidR="00B70391" w:rsidRPr="00602FA5">
        <w:rPr>
          <w:rFonts w:ascii="Times New Roman" w:hAnsi="Times New Roman" w:cs="Times New Roman"/>
          <w:i w:val="0"/>
          <w:iCs/>
        </w:rPr>
        <w:t xml:space="preserve"> links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9 possible coupled states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602FA5">
        <w:rPr>
          <w:rFonts w:ascii="Times New Roman" w:hAnsi="Times New Roman" w:cs="Times New Roman"/>
          <w:i w:val="0"/>
          <w:iCs/>
        </w:rPr>
        <w:t>E/M-W/O</w:t>
      </w:r>
      <w:r w:rsidR="00AD7F58" w:rsidRPr="00602FA5">
        <w:rPr>
          <w:rFonts w:ascii="Times New Roman" w:hAnsi="Times New Roman" w:cs="Times New Roman"/>
          <w:i w:val="0"/>
          <w:iCs/>
        </w:rPr>
        <w:t xml:space="preserve"> state is therefore represented as a </w:t>
      </w:r>
      <w:r w:rsidR="000B485D" w:rsidRPr="00602FA5">
        <w:rPr>
          <w:rFonts w:ascii="Times New Roman" w:hAnsi="Times New Roman" w:cs="Times New Roman"/>
          <w:i w:val="0"/>
          <w:iCs/>
        </w:rPr>
        <w:t>purple</w:t>
      </w:r>
      <w:r w:rsidR="00AD7F58" w:rsidRPr="00602FA5">
        <w:rPr>
          <w:rFonts w:ascii="Times New Roman" w:hAnsi="Times New Roman" w:cs="Times New Roman"/>
          <w:i w:val="0"/>
          <w:iCs/>
        </w:rPr>
        <w:t xml:space="preserve"> </w:t>
      </w:r>
      <w:r w:rsidR="000B485D" w:rsidRPr="00602FA5">
        <w:rPr>
          <w:rFonts w:ascii="Times New Roman" w:hAnsi="Times New Roman" w:cs="Times New Roman"/>
          <w:i w:val="0"/>
          <w:iCs/>
        </w:rPr>
        <w:t>cross</w:t>
      </w:r>
      <w:r w:rsidR="00AD7F58" w:rsidRPr="00602FA5">
        <w:rPr>
          <w:rFonts w:ascii="Times New Roman" w:hAnsi="Times New Roman" w:cs="Times New Roman"/>
          <w:i w:val="0"/>
          <w:iCs/>
        </w:rPr>
        <w:t>.</w:t>
      </w:r>
    </w:p>
    <w:p w14:paraId="167D9CD7" w14:textId="2E6E4DC5" w:rsidR="00E469AE" w:rsidRPr="00602FA5" w:rsidRDefault="00AD7F58" w:rsidP="006464B4">
      <w:pPr>
        <w:pStyle w:val="BodyText"/>
        <w:spacing w:line="480" w:lineRule="auto"/>
        <w:rPr>
          <w:rFonts w:ascii="Times New Roman" w:hAnsi="Times New Roman" w:cs="Times New Roman"/>
          <w:b/>
          <w:bCs/>
        </w:rPr>
      </w:pPr>
      <w:bookmarkStart w:id="91" w:name="individual-crosstalks-push-regulated-hal"/>
      <w:r w:rsidRPr="00602FA5">
        <w:rPr>
          <w:rFonts w:ascii="Times New Roman" w:hAnsi="Times New Roman" w:cs="Times New Roman"/>
          <w:b/>
          <w:bCs/>
        </w:rPr>
        <w:t xml:space="preserve">Individual </w:t>
      </w:r>
      <w:proofErr w:type="spellStart"/>
      <w:r w:rsidRPr="00602FA5">
        <w:rPr>
          <w:rFonts w:ascii="Times New Roman" w:hAnsi="Times New Roman" w:cs="Times New Roman"/>
          <w:b/>
          <w:bCs/>
        </w:rPr>
        <w:t>crosstalks</w:t>
      </w:r>
      <w:proofErr w:type="spellEnd"/>
      <w:r w:rsidRPr="00602FA5">
        <w:rPr>
          <w:rFonts w:ascii="Times New Roman" w:hAnsi="Times New Roman" w:cs="Times New Roman"/>
          <w:b/>
          <w:bCs/>
        </w:rPr>
        <w:t xml:space="preserve"> </w:t>
      </w:r>
      <w:r w:rsidR="00813D67" w:rsidRPr="00602FA5">
        <w:rPr>
          <w:rFonts w:ascii="Times New Roman" w:hAnsi="Times New Roman" w:cs="Times New Roman"/>
          <w:b/>
          <w:bCs/>
        </w:rPr>
        <w:t xml:space="preserve">can </w:t>
      </w:r>
      <w:r w:rsidRPr="00602FA5">
        <w:rPr>
          <w:rFonts w:ascii="Times New Roman" w:hAnsi="Times New Roman" w:cs="Times New Roman"/>
          <w:b/>
          <w:bCs/>
        </w:rPr>
        <w:t xml:space="preserve">push </w:t>
      </w:r>
      <w:r w:rsidR="00813D67" w:rsidRPr="00602FA5">
        <w:rPr>
          <w:rFonts w:ascii="Times New Roman" w:hAnsi="Times New Roman" w:cs="Times New Roman"/>
          <w:b/>
          <w:bCs/>
        </w:rPr>
        <w:t>the</w:t>
      </w:r>
      <w:r w:rsidRPr="00602FA5">
        <w:rPr>
          <w:rFonts w:ascii="Times New Roman" w:hAnsi="Times New Roman" w:cs="Times New Roman"/>
          <w:b/>
          <w:bCs/>
        </w:rPr>
        <w:t xml:space="preserve"> </w:t>
      </w:r>
      <w:r w:rsidR="00813D67" w:rsidRPr="00602FA5">
        <w:rPr>
          <w:rFonts w:ascii="Times New Roman" w:hAnsi="Times New Roman" w:cs="Times New Roman"/>
          <w:b/>
          <w:bCs/>
        </w:rPr>
        <w:t>downstream</w:t>
      </w:r>
      <w:r w:rsidRPr="00602FA5">
        <w:rPr>
          <w:rFonts w:ascii="Times New Roman" w:hAnsi="Times New Roman" w:cs="Times New Roman"/>
          <w:b/>
          <w:bCs/>
        </w:rPr>
        <w:t xml:space="preserve"> circuit towards a single state</w:t>
      </w:r>
      <w:bookmarkEnd w:id="91"/>
    </w:p>
    <w:p w14:paraId="6BF69D59" w14:textId="4C0FC113" w:rsidR="00E469AE" w:rsidRPr="00602FA5" w:rsidRDefault="00992141" w:rsidP="003B5628">
      <w:pPr>
        <w:pStyle w:val="FirstParagraph"/>
        <w:spacing w:line="480" w:lineRule="auto"/>
        <w:ind w:firstLine="720"/>
        <w:rPr>
          <w:rFonts w:ascii="Times New Roman" w:hAnsi="Times New Roman" w:cs="Times New Roman"/>
        </w:rPr>
      </w:pPr>
      <w:ins w:id="92" w:author="Levine, Herbert" w:date="2022-04-06T14:38:00Z">
        <w:r w:rsidRPr="00602FA5">
          <w:rPr>
            <w:rFonts w:ascii="Times New Roman" w:hAnsi="Times New Roman" w:cs="Times New Roman"/>
          </w:rPr>
          <w:t>Let us sta</w:t>
        </w:r>
      </w:ins>
      <w:ins w:id="93" w:author="Levine, Herbert" w:date="2022-04-06T14:39:00Z">
        <w:r w:rsidRPr="00602FA5">
          <w:rPr>
            <w:rFonts w:ascii="Times New Roman" w:hAnsi="Times New Roman" w:cs="Times New Roman"/>
          </w:rPr>
          <w:t xml:space="preserve">rt by making just one link active. Now, there is a clearly an unaffected upstream </w:t>
        </w:r>
      </w:ins>
      <w:ins w:id="94" w:author="Levine, Herbert" w:date="2022-04-06T14:40:00Z">
        <w:r w:rsidRPr="00602FA5">
          <w:rPr>
            <w:rFonts w:ascii="Times New Roman" w:hAnsi="Times New Roman" w:cs="Times New Roman"/>
          </w:rPr>
          <w:t>sub</w:t>
        </w:r>
      </w:ins>
      <w:ins w:id="95" w:author="Levine, Herbert" w:date="2022-04-06T14:39:00Z">
        <w:r w:rsidRPr="00602FA5">
          <w:rPr>
            <w:rFonts w:ascii="Times New Roman" w:hAnsi="Times New Roman" w:cs="Times New Roman"/>
          </w:rPr>
          <w:t>network (</w:t>
        </w:r>
      </w:ins>
      <w:ins w:id="96" w:author="Levine, Herbert" w:date="2022-04-06T14:40:00Z">
        <w:r w:rsidRPr="00602FA5">
          <w:rPr>
            <w:rFonts w:ascii="Times New Roman" w:hAnsi="Times New Roman" w:cs="Times New Roman"/>
          </w:rPr>
          <w:t xml:space="preserve">either EMT or metabolism, </w:t>
        </w:r>
      </w:ins>
      <w:ins w:id="97" w:author="Levine, Herbert" w:date="2022-04-06T14:39:00Z">
        <w:r w:rsidRPr="00602FA5">
          <w:rPr>
            <w:rFonts w:ascii="Times New Roman" w:hAnsi="Times New Roman" w:cs="Times New Roman"/>
          </w:rPr>
          <w:t>from where the link originate</w:t>
        </w:r>
      </w:ins>
      <w:ins w:id="98" w:author="Levine, Herbert" w:date="2022-04-06T14:40:00Z">
        <w:r w:rsidRPr="00602FA5">
          <w:rPr>
            <w:rFonts w:ascii="Times New Roman" w:hAnsi="Times New Roman" w:cs="Times New Roman"/>
          </w:rPr>
          <w:t xml:space="preserve">s) and a regulated downstream one. </w:t>
        </w:r>
      </w:ins>
      <w:r w:rsidR="00AD7F58" w:rsidRPr="00602FA5">
        <w:rPr>
          <w:rFonts w:ascii="Times New Roman" w:hAnsi="Times New Roman" w:cs="Times New Roman"/>
        </w:rPr>
        <w:t>Based on the network in Fig</w:t>
      </w:r>
      <w:r w:rsidR="006165D3" w:rsidRPr="00602FA5">
        <w:rPr>
          <w:rFonts w:ascii="Times New Roman" w:hAnsi="Times New Roman" w:cs="Times New Roman"/>
        </w:rPr>
        <w:t>.</w:t>
      </w:r>
      <w:r w:rsidR="00AD7F58" w:rsidRPr="00602FA5">
        <w:rPr>
          <w:rFonts w:ascii="Times New Roman" w:hAnsi="Times New Roman" w:cs="Times New Roman"/>
        </w:rPr>
        <w:t xml:space="preserve"> 1A, </w:t>
      </w:r>
      <w:r w:rsidRPr="00602FA5">
        <w:rPr>
          <w:rFonts w:ascii="Times New Roman" w:hAnsi="Times New Roman" w:cs="Times New Roman"/>
        </w:rPr>
        <w:t xml:space="preserve">activating one of the crosstalk links emanating from </w:t>
      </w:r>
      <w:r w:rsidR="00AD7F58" w:rsidRPr="00602FA5">
        <w:rPr>
          <w:rFonts w:ascii="Times New Roman" w:hAnsi="Times New Roman" w:cs="Times New Roman"/>
        </w:rPr>
        <w:t>AMPK (</w:t>
      </w:r>
      <w:commentRangeStart w:id="99"/>
      <w:r w:rsidR="00AD7F58" w:rsidRPr="00602FA5">
        <w:rPr>
          <w:rFonts w:ascii="Times New Roman" w:hAnsi="Times New Roman" w:cs="Times New Roman"/>
        </w:rPr>
        <w:t xml:space="preserve">which downregulates Snail </w:t>
      </w:r>
      <w:proofErr w:type="spellStart"/>
      <w:ins w:id="100" w:author="Madeline Galbraith" w:date="2022-04-11T15:06:00Z">
        <w:r w:rsidR="00E42427">
          <w:rPr>
            <w:rFonts w:ascii="Times New Roman" w:hAnsi="Times New Roman" w:cs="Times New Roman"/>
          </w:rPr>
          <w:t>or</w:t>
        </w:r>
      </w:ins>
      <w:del w:id="101" w:author="Madeline Galbraith" w:date="2022-04-11T15:06:00Z">
        <w:r w:rsidR="00AD7F58" w:rsidRPr="00602FA5" w:rsidDel="00E42427">
          <w:rPr>
            <w:rFonts w:ascii="Times New Roman" w:hAnsi="Times New Roman" w:cs="Times New Roman"/>
          </w:rPr>
          <w:delText xml:space="preserve">and </w:delText>
        </w:r>
      </w:del>
      <w:r w:rsidR="00AD7F58" w:rsidRPr="00602FA5">
        <w:rPr>
          <w:rFonts w:ascii="Times New Roman" w:hAnsi="Times New Roman" w:cs="Times New Roman"/>
        </w:rPr>
        <w:t>Zeb</w:t>
      </w:r>
      <w:proofErr w:type="spellEnd"/>
      <w:r w:rsidR="00AD7F58" w:rsidRPr="00602FA5">
        <w:rPr>
          <w:rFonts w:ascii="Times New Roman" w:hAnsi="Times New Roman" w:cs="Times New Roman"/>
        </w:rPr>
        <w:t xml:space="preserve"> </w:t>
      </w:r>
      <w:del w:id="102" w:author="Madeline Galbraith" w:date="2022-04-11T15:06:00Z">
        <w:r w:rsidR="00AD7F58" w:rsidRPr="00602FA5" w:rsidDel="00E42427">
          <w:rPr>
            <w:rFonts w:ascii="Times New Roman" w:hAnsi="Times New Roman" w:cs="Times New Roman"/>
          </w:rPr>
          <w:delText>while</w:delText>
        </w:r>
      </w:del>
      <w:ins w:id="103" w:author="Madeline Galbraith" w:date="2022-04-11T15:06:00Z">
        <w:r w:rsidR="00E42427">
          <w:rPr>
            <w:rFonts w:ascii="Times New Roman" w:hAnsi="Times New Roman" w:cs="Times New Roman"/>
          </w:rPr>
          <w:t>or</w:t>
        </w:r>
      </w:ins>
      <w:r w:rsidR="00AD7F58" w:rsidRPr="00602FA5">
        <w:rPr>
          <w:rFonts w:ascii="Times New Roman" w:hAnsi="Times New Roman" w:cs="Times New Roman"/>
        </w:rPr>
        <w:t xml:space="preserve"> upregulat</w:t>
      </w:r>
      <w:ins w:id="104" w:author="Madeline Galbraith" w:date="2022-04-11T15:06:00Z">
        <w:r w:rsidR="00E42427">
          <w:rPr>
            <w:rFonts w:ascii="Times New Roman" w:hAnsi="Times New Roman" w:cs="Times New Roman"/>
          </w:rPr>
          <w:t>es</w:t>
        </w:r>
      </w:ins>
      <w:del w:id="105" w:author="Madeline Galbraith" w:date="2022-04-11T15:06:00Z">
        <w:r w:rsidR="00AD7F58" w:rsidRPr="00602FA5" w:rsidDel="00E42427">
          <w:rPr>
            <w:rFonts w:ascii="Times New Roman" w:hAnsi="Times New Roman" w:cs="Times New Roman"/>
          </w:rPr>
          <w:delText>ing</w:delText>
        </w:r>
      </w:del>
      <w:r w:rsidR="00AD7F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w:commentRangeEnd w:id="99"/>
      <w:r w:rsidRPr="00602FA5">
        <w:rPr>
          <w:rStyle w:val="CommentReference"/>
          <w:rFonts w:ascii="Times New Roman" w:hAnsi="Times New Roman" w:cs="Times New Roman"/>
          <w:sz w:val="24"/>
          <w:szCs w:val="24"/>
        </w:rPr>
        <w:commentReference w:id="99"/>
      </w:r>
      <w:r w:rsidR="00AD7F58" w:rsidRPr="00602FA5">
        <w:rPr>
          <w:rFonts w:ascii="Times New Roman" w:hAnsi="Times New Roman" w:cs="Times New Roman"/>
        </w:rPr>
        <w:t xml:space="preserve">should push the system towards epithelial while Hif1 (which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w:del w:id="106" w:author="Madeline Galbraith" w:date="2022-04-11T15:06:00Z">
        <w:r w:rsidR="00AD7F58" w:rsidRPr="00602FA5" w:rsidDel="00E42427">
          <w:rPr>
            <w:rFonts w:ascii="Times New Roman" w:hAnsi="Times New Roman" w:cs="Times New Roman"/>
          </w:rPr>
          <w:delText xml:space="preserve">and </w:delText>
        </w:r>
      </w:del>
      <w:ins w:id="107" w:author="Madeline Galbraith" w:date="2022-04-11T15:06:00Z">
        <w:r w:rsidR="00E42427">
          <w:rPr>
            <w:rFonts w:ascii="Times New Roman" w:hAnsi="Times New Roman" w:cs="Times New Roman"/>
          </w:rPr>
          <w:t>or</w:t>
        </w:r>
        <w:r w:rsidR="00E42427" w:rsidRPr="00602FA5">
          <w:rPr>
            <w:rFonts w:ascii="Times New Roman" w:hAnsi="Times New Roman" w:cs="Times New Roman"/>
          </w:rPr>
          <w:t xml:space="preserve"> </w:t>
        </w:r>
      </w:ins>
      <w:r w:rsidR="00AD7F58" w:rsidRPr="00602FA5">
        <w:rPr>
          <w:rFonts w:ascii="Times New Roman" w:hAnsi="Times New Roman" w:cs="Times New Roman"/>
        </w:rPr>
        <w:t xml:space="preserve">upregulates Snail) should push the system towards mesenchymal. Additionally,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should downregulate Hif1 resulting in an inhibition of the Warburg and hybrid W/O states. Lastly, </w:t>
      </w:r>
      <w:r w:rsidR="00813D67" w:rsidRPr="00602FA5">
        <w:rPr>
          <w:rFonts w:ascii="Times New Roman" w:hAnsi="Times New Roman" w:cs="Times New Roman"/>
        </w:rPr>
        <w:t xml:space="preserve">the effect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upregulating ROS is not as clear and may stabilize the hybrid W/O state. </w:t>
      </w:r>
      <w:commentRangeStart w:id="108"/>
      <w:r w:rsidR="00AD7F58" w:rsidRPr="00602FA5">
        <w:rPr>
          <w:rFonts w:ascii="Times New Roman" w:hAnsi="Times New Roman" w:cs="Times New Roman"/>
        </w:rPr>
        <w:t xml:space="preserve">If a single crosstalk is slowly increased/decreased, </w:t>
      </w:r>
      <w:ins w:id="109" w:author="Madeline Galbraith" w:date="2022-04-11T15:02:00Z">
        <w:r w:rsidR="00EF5FC1">
          <w:rPr>
            <w:rFonts w:ascii="Times New Roman" w:hAnsi="Times New Roman" w:cs="Times New Roman"/>
          </w:rPr>
          <w:t xml:space="preserve">we would expect at most six of the nine coupled </w:t>
        </w:r>
        <w:proofErr w:type="gramStart"/>
        <w:r w:rsidR="00EF5FC1">
          <w:rPr>
            <w:rFonts w:ascii="Times New Roman" w:hAnsi="Times New Roman" w:cs="Times New Roman"/>
          </w:rPr>
          <w:t>state</w:t>
        </w:r>
        <w:proofErr w:type="gramEnd"/>
        <w:r w:rsidR="00EF5FC1">
          <w:rPr>
            <w:rFonts w:ascii="Times New Roman" w:hAnsi="Times New Roman" w:cs="Times New Roman"/>
          </w:rPr>
          <w:t xml:space="preserve"> would vanish, but there are cases </w:t>
        </w:r>
      </w:ins>
      <w:ins w:id="110" w:author="Madeline Galbraith" w:date="2022-04-11T15:04:00Z">
        <w:r w:rsidR="00C733C8">
          <w:rPr>
            <w:rFonts w:ascii="Times New Roman" w:hAnsi="Times New Roman" w:cs="Times New Roman"/>
          </w:rPr>
          <w:t xml:space="preserve">in which the link is </w:t>
        </w:r>
      </w:ins>
      <w:ins w:id="111" w:author="Madeline Galbraith" w:date="2022-04-11T15:05:00Z">
        <w:r w:rsidR="00C733C8">
          <w:rPr>
            <w:rFonts w:ascii="Times New Roman" w:hAnsi="Times New Roman" w:cs="Times New Roman"/>
          </w:rPr>
          <w:t>essentially inactive unless the strength is very large.</w:t>
        </w:r>
        <w:r w:rsidR="00C733C8" w:rsidRPr="00602FA5" w:rsidDel="00EF5FC1">
          <w:rPr>
            <w:rFonts w:ascii="Times New Roman" w:hAnsi="Times New Roman" w:cs="Times New Roman"/>
          </w:rPr>
          <w:t xml:space="preserve"> </w:t>
        </w:r>
      </w:ins>
      <w:del w:id="112" w:author="Madeline Galbraith" w:date="2022-04-11T15:03:00Z">
        <w:r w:rsidR="00AD7F58" w:rsidRPr="00602FA5" w:rsidDel="00EF5FC1">
          <w:rPr>
            <w:rFonts w:ascii="Times New Roman" w:hAnsi="Times New Roman" w:cs="Times New Roman"/>
          </w:rPr>
          <w:delText>a</w:delText>
        </w:r>
      </w:del>
      <w:del w:id="113" w:author="Madeline Galbraith" w:date="2022-04-11T15:05:00Z">
        <w:r w:rsidR="00AD7F58" w:rsidRPr="00602FA5" w:rsidDel="00C733C8">
          <w:rPr>
            <w:rFonts w:ascii="Times New Roman" w:hAnsi="Times New Roman" w:cs="Times New Roman"/>
          </w:rPr>
          <w:delText xml:space="preserve"> clear progression from all nine coupled states to</w:delText>
        </w:r>
        <w:r w:rsidR="00516551" w:rsidRPr="00602FA5" w:rsidDel="00C733C8">
          <w:rPr>
            <w:rFonts w:ascii="Times New Roman" w:hAnsi="Times New Roman" w:cs="Times New Roman"/>
          </w:rPr>
          <w:delText xml:space="preserve"> the</w:delText>
        </w:r>
        <w:r w:rsidR="00AD7F58" w:rsidRPr="00602FA5" w:rsidDel="00C733C8">
          <w:rPr>
            <w:rFonts w:ascii="Times New Roman" w:hAnsi="Times New Roman" w:cs="Times New Roman"/>
          </w:rPr>
          <w:delText xml:space="preserve"> saturation of a single state is expected.</w:delText>
        </w:r>
        <w:commentRangeEnd w:id="108"/>
        <w:r w:rsidR="00813D67" w:rsidRPr="00602FA5" w:rsidDel="00C733C8">
          <w:rPr>
            <w:rStyle w:val="CommentReference"/>
            <w:rFonts w:ascii="Times New Roman" w:hAnsi="Times New Roman" w:cs="Times New Roman"/>
            <w:sz w:val="24"/>
            <w:szCs w:val="24"/>
          </w:rPr>
          <w:commentReference w:id="108"/>
        </w:r>
      </w:del>
    </w:p>
    <w:p w14:paraId="6EFF56D7" w14:textId="77777777" w:rsidR="00E469AE" w:rsidRPr="00602FA5" w:rsidRDefault="00AD7F58" w:rsidP="006464B4">
      <w:pPr>
        <w:pStyle w:val="BodyText"/>
        <w:spacing w:line="480" w:lineRule="auto"/>
        <w:rPr>
          <w:rFonts w:ascii="Times New Roman" w:hAnsi="Times New Roman" w:cs="Times New Roman"/>
          <w:b/>
          <w:bCs/>
        </w:rPr>
      </w:pPr>
      <w:bookmarkStart w:id="114" w:name="the-mirna-of-the-emt-network-can-stabili"/>
      <w:r w:rsidRPr="00602FA5">
        <w:rPr>
          <w:rFonts w:ascii="Times New Roman" w:hAnsi="Times New Roman" w:cs="Times New Roman"/>
          <w:b/>
          <w:bCs/>
        </w:rPr>
        <w:t>The miRNA of the EMT network can stabilize the W/O metabolic phenotype</w:t>
      </w:r>
      <w:bookmarkEnd w:id="114"/>
    </w:p>
    <w:p w14:paraId="57FD4003" w14:textId="77777777" w:rsidR="00BB2BB7" w:rsidRDefault="00AD7F58" w:rsidP="00476BDE">
      <w:pPr>
        <w:pStyle w:val="CaptionedFigure"/>
        <w:rPr>
          <w:ins w:id="115" w:author="Madeline Galbraith" w:date="2022-04-11T15:44:00Z"/>
          <w:rFonts w:ascii="Times New Roman" w:hAnsi="Times New Roman" w:cs="Times New Roman"/>
        </w:rPr>
      </w:pPr>
      <w:r w:rsidRPr="00602FA5">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(Fig</w:t>
      </w:r>
      <w:r w:rsidR="006165D3" w:rsidRPr="00602FA5">
        <w:rPr>
          <w:rFonts w:ascii="Times New Roman" w:hAnsi="Times New Roman" w:cs="Times New Roman"/>
        </w:rPr>
        <w:t>.</w:t>
      </w:r>
      <w:r w:rsidRPr="00602FA5">
        <w:rPr>
          <w:rFonts w:ascii="Times New Roman" w:hAnsi="Times New Roman" w:cs="Times New Roman"/>
        </w:rPr>
        <w:t xml:space="preserve"> 2A), the hybrid W/O state is upregulated along with the coupled E/M-W/O phenotype.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noxROS by reducing the degredation), the possible coupled states reduce from</w:t>
      </w:r>
      <w:r w:rsidR="003E647F" w:rsidRPr="00602FA5">
        <w:rPr>
          <w:rFonts w:ascii="Times New Roman" w:hAnsi="Times New Roman" w:cs="Times New Roman"/>
        </w:rPr>
        <w:t xml:space="preserve"> </w:t>
      </w:r>
      <w:r w:rsidRPr="00602FA5">
        <w:rPr>
          <w:rFonts w:ascii="Times New Roman" w:hAnsi="Times New Roman" w:cs="Times New Roman"/>
        </w:rPr>
        <w:t>nine</w:t>
      </w:r>
      <w:r w:rsidR="003E647F" w:rsidRPr="00602FA5">
        <w:rPr>
          <w:rFonts w:ascii="Times New Roman" w:hAnsi="Times New Roman" w:cs="Times New Roman"/>
        </w:rPr>
        <w:t xml:space="preserve"> to six</w:t>
      </w:r>
      <w:r w:rsidR="00995AED" w:rsidRPr="00602FA5">
        <w:rPr>
          <w:rFonts w:ascii="Times New Roman" w:hAnsi="Times New Roman" w:cs="Times New Roman"/>
        </w:rPr>
        <w:t>,</w:t>
      </w:r>
      <w:r w:rsidRPr="00602FA5">
        <w:rPr>
          <w:rFonts w:ascii="Times New Roman" w:hAnsi="Times New Roman" w:cs="Times New Roman"/>
        </w:rPr>
        <w:t xml:space="preserve"> losing first the E-W, then the E/M-W, and finally losing the M-W state (Fig</w:t>
      </w:r>
      <w:r w:rsidR="006165D3" w:rsidRPr="00602FA5">
        <w:rPr>
          <w:rFonts w:ascii="Times New Roman" w:hAnsi="Times New Roman" w:cs="Times New Roman"/>
        </w:rPr>
        <w:t>.</w:t>
      </w:r>
      <w:r w:rsidRPr="00602FA5">
        <w:rPr>
          <w:rFonts w:ascii="Times New Roman" w:hAnsi="Times New Roman" w:cs="Times New Roman"/>
        </w:rPr>
        <w:t xml:space="preserve"> 2B, section S2.4). </w:t>
      </w:r>
      <w:r w:rsidR="003E647F" w:rsidRPr="00602FA5">
        <w:rPr>
          <w:rFonts w:ascii="Times New Roman" w:hAnsi="Times New Roman" w:cs="Times New Roman"/>
        </w:rPr>
        <w:t>A</w:t>
      </w:r>
      <w:r w:rsidRPr="00602FA5">
        <w:rPr>
          <w:rFonts w:ascii="Times New Roman" w:hAnsi="Times New Roman" w:cs="Times New Roman"/>
        </w:rPr>
        <w:t xml:space="preserve">nalyzing the percent of initial conditions that lead to the </w:t>
      </w:r>
      <w:r w:rsidR="003E647F" w:rsidRPr="00602FA5">
        <w:rPr>
          <w:rFonts w:ascii="Times New Roman" w:hAnsi="Times New Roman" w:cs="Times New Roman"/>
        </w:rPr>
        <w:t xml:space="preserve">various </w:t>
      </w:r>
      <w:r w:rsidRPr="00602FA5">
        <w:rPr>
          <w:rFonts w:ascii="Times New Roman" w:hAnsi="Times New Roman" w:cs="Times New Roman"/>
        </w:rPr>
        <w:t>metabolic phenotype</w:t>
      </w:r>
      <w:r w:rsidR="003E647F" w:rsidRPr="00602FA5">
        <w:rPr>
          <w:rFonts w:ascii="Times New Roman" w:hAnsi="Times New Roman" w:cs="Times New Roman"/>
        </w:rPr>
        <w:t>s</w:t>
      </w:r>
      <w:r w:rsidRPr="00602FA5">
        <w:rPr>
          <w:rFonts w:ascii="Times New Roman" w:hAnsi="Times New Roman" w:cs="Times New Roman"/>
        </w:rPr>
        <w:t xml:space="preserve"> shows the lost coupled states associated with the W</w:t>
      </w:r>
      <w:r w:rsidR="00995AED" w:rsidRPr="00602FA5">
        <w:rPr>
          <w:rFonts w:ascii="Times New Roman" w:hAnsi="Times New Roman" w:cs="Times New Roman"/>
        </w:rPr>
        <w:t xml:space="preserve">arburg phenotype </w:t>
      </w:r>
      <w:r w:rsidRPr="00602FA5">
        <w:rPr>
          <w:rFonts w:ascii="Times New Roman" w:hAnsi="Times New Roman" w:cs="Times New Roman"/>
        </w:rPr>
        <w:t>are pushed towards the W/O phenotype</w:t>
      </w:r>
      <w:r w:rsidR="003E647F" w:rsidRPr="00602FA5">
        <w:rPr>
          <w:rFonts w:ascii="Times New Roman" w:hAnsi="Times New Roman" w:cs="Times New Roman"/>
        </w:rPr>
        <w:t xml:space="preserve"> with little</w:t>
      </w:r>
      <w:r w:rsidRPr="00602FA5">
        <w:rPr>
          <w:rFonts w:ascii="Times New Roman" w:hAnsi="Times New Roman" w:cs="Times New Roman"/>
        </w:rPr>
        <w:t xml:space="preserve"> change occur</w:t>
      </w:r>
      <w:r w:rsidR="00E8467D">
        <w:rPr>
          <w:rFonts w:ascii="Times New Roman" w:hAnsi="Times New Roman" w:cs="Times New Roman"/>
        </w:rPr>
        <w:t>r</w:t>
      </w:r>
      <w:r w:rsidR="003E647F" w:rsidRPr="00602FA5">
        <w:rPr>
          <w:rFonts w:ascii="Times New Roman" w:hAnsi="Times New Roman" w:cs="Times New Roman"/>
        </w:rPr>
        <w:t>ing</w:t>
      </w:r>
      <w:r w:rsidRPr="00602FA5">
        <w:rPr>
          <w:rFonts w:ascii="Times New Roman" w:hAnsi="Times New Roman" w:cs="Times New Roman"/>
        </w:rPr>
        <w:t xml:space="preserve"> for the O</w:t>
      </w:r>
      <w:r w:rsidR="00995AED" w:rsidRPr="00602FA5">
        <w:rPr>
          <w:rFonts w:ascii="Times New Roman" w:hAnsi="Times New Roman" w:cs="Times New Roman"/>
        </w:rPr>
        <w:t>XPHOS associated states</w:t>
      </w:r>
      <w:r w:rsidR="003E647F" w:rsidRPr="00602FA5">
        <w:rPr>
          <w:rFonts w:ascii="Times New Roman" w:hAnsi="Times New Roman" w:cs="Times New Roman"/>
        </w:rPr>
        <w:t xml:space="preserve">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2C). As there is no </w:t>
      </w:r>
      <w:r w:rsidR="003E647F" w:rsidRPr="00602FA5">
        <w:rPr>
          <w:rFonts w:ascii="Times New Roman" w:hAnsi="Times New Roman" w:cs="Times New Roman"/>
        </w:rPr>
        <w:t>feedback to</w:t>
      </w:r>
      <w:r w:rsidRPr="00602FA5">
        <w:rPr>
          <w:rFonts w:ascii="Times New Roman" w:hAnsi="Times New Roman" w:cs="Times New Roman"/>
        </w:rPr>
        <w:t xml:space="preserve"> the EMT network, the </w:t>
      </w:r>
      <w:r w:rsidR="003E647F" w:rsidRPr="00602FA5">
        <w:rPr>
          <w:rFonts w:ascii="Times New Roman" w:hAnsi="Times New Roman" w:cs="Times New Roman"/>
        </w:rPr>
        <w:t>percentage</w:t>
      </w:r>
      <w:r w:rsidRPr="00602FA5">
        <w:rPr>
          <w:rFonts w:ascii="Times New Roman" w:hAnsi="Times New Roman" w:cs="Times New Roman"/>
        </w:rPr>
        <w:t xml:space="preserve"> of E, E/M, and M states are </w:t>
      </w:r>
      <w:proofErr w:type="gramStart"/>
      <w:r w:rsidRPr="00602FA5">
        <w:rPr>
          <w:rFonts w:ascii="Times New Roman" w:hAnsi="Times New Roman" w:cs="Times New Roman"/>
        </w:rPr>
        <w:t>constant</w:t>
      </w:r>
      <w:proofErr w:type="gramEnd"/>
      <w:r w:rsidRPr="00602FA5">
        <w:rPr>
          <w:rFonts w:ascii="Times New Roman" w:hAnsi="Times New Roman" w:cs="Times New Roman"/>
        </w:rPr>
        <w:t xml:space="preserve"> but the E/M state </w:t>
      </w:r>
      <w:r w:rsidR="003E647F" w:rsidRPr="00602FA5">
        <w:rPr>
          <w:rFonts w:ascii="Times New Roman" w:hAnsi="Times New Roman" w:cs="Times New Roman"/>
        </w:rPr>
        <w:t>becomes</w:t>
      </w:r>
      <w:r w:rsidRPr="00602FA5">
        <w:rPr>
          <w:rFonts w:ascii="Times New Roman" w:hAnsi="Times New Roman" w:cs="Times New Roman"/>
        </w:rPr>
        <w:t xml:space="preserve"> more likely to be associated with the hybrid W/O metabolic phenotype (Fig</w:t>
      </w:r>
      <w:r w:rsidR="006165D3" w:rsidRPr="00602FA5">
        <w:rPr>
          <w:rFonts w:ascii="Times New Roman" w:hAnsi="Times New Roman" w:cs="Times New Roman"/>
        </w:rPr>
        <w:t>.</w:t>
      </w:r>
      <w:r w:rsidRPr="00602FA5">
        <w:rPr>
          <w:rFonts w:ascii="Times New Roman" w:hAnsi="Times New Roman" w:cs="Times New Roman"/>
        </w:rPr>
        <w:t xml:space="preserve"> 2D). Analyzing the states coupled with the Warburg phenotype, however, shows the mesenchymal phenotype (M-W) persists longer</w:t>
      </w:r>
      <w:r w:rsidR="003E647F" w:rsidRPr="00602FA5">
        <w:rPr>
          <w:rFonts w:ascii="Times New Roman" w:hAnsi="Times New Roman" w:cs="Times New Roman"/>
        </w:rPr>
        <w:t>,</w:t>
      </w:r>
      <w:r w:rsidRPr="00602FA5">
        <w:rPr>
          <w:rFonts w:ascii="Times New Roman" w:hAnsi="Times New Roman" w:cs="Times New Roman"/>
        </w:rPr>
        <w:t xml:space="preserve"> </w:t>
      </w:r>
      <w:r w:rsidR="003E647F" w:rsidRPr="00602FA5">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602FA5">
        <w:rPr>
          <w:rFonts w:ascii="Times New Roman" w:hAnsi="Times New Roman" w:cs="Times New Roman"/>
        </w:rPr>
        <w:t xml:space="preserve"> level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2E). Comparing to the upregulation of mtROS (Fig</w:t>
      </w:r>
      <w:r w:rsidR="006165D3" w:rsidRPr="00602FA5">
        <w:rPr>
          <w:rFonts w:ascii="Times New Roman" w:hAnsi="Times New Roman" w:cs="Times New Roman"/>
        </w:rPr>
        <w:t>.</w:t>
      </w:r>
      <w:r w:rsidRPr="00602FA5">
        <w:rPr>
          <w:rFonts w:ascii="Times New Roman" w:hAnsi="Times New Roman" w:cs="Times New Roman"/>
        </w:rPr>
        <w:t xml:space="preserve"> S</w:t>
      </w:r>
      <w:r w:rsidR="00D2603D" w:rsidRPr="00602FA5">
        <w:rPr>
          <w:rFonts w:ascii="Times New Roman" w:hAnsi="Times New Roman" w:cs="Times New Roman"/>
        </w:rPr>
        <w:t>9</w:t>
      </w:r>
      <w:r w:rsidRPr="00602FA5">
        <w:rPr>
          <w:rFonts w:ascii="Times New Roman" w:hAnsi="Times New Roman" w:cs="Times New Roman"/>
        </w:rPr>
        <w:t>), the E-W and E/M-W states are also the first suppressed states. Additionally, upregulating mtROS is also correlated to an upregulation of the E/M-W/O phenotype. Further, activation of mtROS results in a downregulation of the OXPHOS metabolic phenotype alongside</w:t>
      </w:r>
      <w:r w:rsidR="005F7BE6" w:rsidRPr="00602FA5">
        <w:rPr>
          <w:rFonts w:ascii="Times New Roman" w:hAnsi="Times New Roman" w:cs="Times New Roman"/>
        </w:rPr>
        <w:t xml:space="preserve"> downregulation of</w:t>
      </w:r>
      <w:r w:rsidRPr="00602FA5">
        <w:rPr>
          <w:rFonts w:ascii="Times New Roman" w:hAnsi="Times New Roman" w:cs="Times New Roman"/>
        </w:rPr>
        <w:t xml:space="preserve"> the Warburg phenotype. </w:t>
      </w:r>
      <w:commentRangeStart w:id="116"/>
      <w:commentRangeStart w:id="117"/>
      <w:r w:rsidRPr="00602FA5">
        <w:rPr>
          <w:rFonts w:ascii="Times New Roman" w:hAnsi="Times New Roman" w:cs="Times New Roman"/>
        </w:rPr>
        <w:t>Together, these results suggest ROS is critical to tumor progression, and mtROS may play a stronger role than noxROS.</w:t>
      </w:r>
      <w:commentRangeEnd w:id="116"/>
    </w:p>
    <w:p w14:paraId="1EED8C84" w14:textId="77777777" w:rsidR="00320BCE" w:rsidRDefault="009D32C4" w:rsidP="00476BDE">
      <w:pPr>
        <w:pStyle w:val="CaptionedFigure"/>
        <w:rPr>
          <w:rFonts w:ascii="Times New Roman" w:hAnsi="Times New Roman" w:cs="Times New Roman"/>
        </w:rPr>
      </w:pPr>
      <w:r w:rsidRPr="00602FA5">
        <w:rPr>
          <w:rStyle w:val="CommentReference"/>
          <w:rFonts w:ascii="Times New Roman" w:hAnsi="Times New Roman" w:cs="Times New Roman"/>
          <w:sz w:val="24"/>
          <w:szCs w:val="24"/>
        </w:rPr>
        <w:commentReference w:id="116"/>
      </w:r>
      <w:commentRangeEnd w:id="117"/>
      <w:r w:rsidR="00CA07F4">
        <w:rPr>
          <w:rStyle w:val="CommentReference"/>
        </w:rPr>
        <w:commentReference w:id="117"/>
      </w:r>
    </w:p>
    <w:p w14:paraId="4E4AA3A3" w14:textId="09911C0B" w:rsidR="00476BDE" w:rsidRPr="00602FA5" w:rsidRDefault="00476BDE" w:rsidP="00476BDE">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32BB123D" wp14:editId="4DB77A10">
            <wp:extent cx="5333998" cy="2508192"/>
            <wp:effectExtent l="0" t="0" r="635" b="6985"/>
            <wp:docPr id="8" name="Pictur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3998" cy="2508192"/>
                    </a:xfrm>
                    <a:prstGeom prst="rect">
                      <a:avLst/>
                    </a:prstGeom>
                    <a:noFill/>
                    <a:ln w="9525">
                      <a:noFill/>
                      <a:headEnd/>
                      <a:tailEnd/>
                    </a:ln>
                  </pic:spPr>
                </pic:pic>
              </a:graphicData>
            </a:graphic>
          </wp:inline>
        </w:drawing>
      </w:r>
    </w:p>
    <w:p w14:paraId="44EC961D" w14:textId="4C047552" w:rsidR="00802858" w:rsidRDefault="00476BDE" w:rsidP="00320BCE">
      <w:pPr>
        <w:pStyle w:val="FirstParagraph"/>
        <w:spacing w:line="276" w:lineRule="auto"/>
        <w:ind w:firstLine="720"/>
        <w:rPr>
          <w:ins w:id="118" w:author="Madeline Galbraith" w:date="2022-04-11T15:38:00Z"/>
          <w:rFonts w:ascii="Times New Roman" w:hAnsi="Times New Roman" w:cs="Times New Roman"/>
        </w:rPr>
      </w:pPr>
      <w:r w:rsidRPr="00602FA5">
        <w:rPr>
          <w:rFonts w:ascii="Times New Roman" w:hAnsi="Times New Roman" w:cs="Times New Roman"/>
          <w:b/>
          <w:bCs/>
          <w:iCs/>
        </w:rPr>
        <w:t xml:space="preserve">Figure </w:t>
      </w:r>
      <w:r w:rsidRPr="00602FA5">
        <w:rPr>
          <w:rFonts w:ascii="Times New Roman" w:hAnsi="Times New Roman" w:cs="Times New Roman"/>
          <w:b/>
          <w:bCs/>
          <w:i/>
          <w:iCs/>
        </w:rPr>
        <w:fldChar w:fldCharType="begin"/>
      </w:r>
      <w:r w:rsidRPr="00602FA5">
        <w:rPr>
          <w:rFonts w:ascii="Times New Roman" w:hAnsi="Times New Roman" w:cs="Times New Roman"/>
          <w:b/>
          <w:bCs/>
          <w:iCs/>
        </w:rPr>
        <w:instrText xml:space="preserve"> SEQ Figure \* ARABIC </w:instrText>
      </w:r>
      <w:r w:rsidRPr="00602FA5">
        <w:rPr>
          <w:rFonts w:ascii="Times New Roman" w:hAnsi="Times New Roman" w:cs="Times New Roman"/>
          <w:b/>
          <w:bCs/>
          <w:i/>
          <w:iCs/>
        </w:rPr>
        <w:fldChar w:fldCharType="separate"/>
      </w:r>
      <w:r w:rsidR="007809DA">
        <w:rPr>
          <w:rFonts w:ascii="Times New Roman" w:hAnsi="Times New Roman" w:cs="Times New Roman"/>
          <w:b/>
          <w:bCs/>
          <w:iCs/>
          <w:noProof/>
        </w:rPr>
        <w:t>2</w:t>
      </w:r>
      <w:r w:rsidRPr="00602FA5">
        <w:rPr>
          <w:rFonts w:ascii="Times New Roman" w:hAnsi="Times New Roman" w:cs="Times New Roman"/>
          <w:b/>
          <w:bCs/>
          <w:i/>
          <w:iCs/>
        </w:rPr>
        <w:fldChar w:fldCharType="end"/>
      </w:r>
      <w:r w:rsidRPr="00602FA5">
        <w:rPr>
          <w:rFonts w:ascii="Times New Roman" w:hAnsi="Times New Roman" w:cs="Times New Roman"/>
          <w:b/>
          <w:bCs/>
          <w:iCs/>
        </w:rPr>
        <w:t>. noxROS upregulated by mir34 results in upregulated W/O phenotype and associated with upregulated E/M-W/O phenotype.</w:t>
      </w:r>
      <w:r w:rsidRPr="00602FA5">
        <w:rPr>
          <w:rFonts w:ascii="Times New Roman" w:hAnsi="Times New Roman" w:cs="Times New Roman"/>
          <w:iCs/>
        </w:rPr>
        <w:t xml:space="preserve"> </w:t>
      </w:r>
      <w:r w:rsidRPr="00602FA5">
        <w:rPr>
          <w:rFonts w:ascii="Times New Roman" w:hAnsi="Times New Roman" w:cs="Times New Roman"/>
          <w:b/>
          <w:bCs/>
          <w:iCs/>
        </w:rPr>
        <w:t>(A)</w:t>
      </w:r>
      <w:r w:rsidRPr="00602FA5">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iCs/>
        </w:rPr>
        <w:t xml:space="preserve"> upregulating noxROS (red link representing transcriptional regulation). </w:t>
      </w:r>
      <w:r w:rsidRPr="00602FA5">
        <w:rPr>
          <w:rFonts w:ascii="Times New Roman" w:hAnsi="Times New Roman" w:cs="Times New Roman"/>
          <w:b/>
          <w:bCs/>
          <w:iCs/>
        </w:rPr>
        <w:t>(B)</w:t>
      </w:r>
      <w:r w:rsidRPr="00602FA5">
        <w:rPr>
          <w:rFonts w:ascii="Times New Roman" w:hAnsi="Times New Roman" w:cs="Times New Roman"/>
          <w:iCs/>
        </w:rPr>
        <w:t xml:space="preserve"> Of the nine possible coupled states, as noxROS is upregulated by mir34,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602FA5">
        <w:rPr>
          <w:rFonts w:ascii="Times New Roman" w:hAnsi="Times New Roman" w:cs="Times New Roman"/>
          <w:b/>
          <w:bCs/>
          <w:iCs/>
        </w:rPr>
        <w:t>(C)</w:t>
      </w:r>
      <w:r w:rsidRPr="00602FA5">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mir34. The W/O phenotype (blue) is upregulated, Warburg (green) phenotype is downregulated, and OXPHOS (black) is unchanged. </w:t>
      </w:r>
      <w:r w:rsidRPr="00602FA5">
        <w:rPr>
          <w:rFonts w:ascii="Times New Roman" w:hAnsi="Times New Roman" w:cs="Times New Roman"/>
          <w:b/>
          <w:bCs/>
          <w:iCs/>
        </w:rPr>
        <w:t>(D)</w:t>
      </w:r>
      <w:r w:rsidRPr="00602FA5">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602FA5">
        <w:rPr>
          <w:rFonts w:ascii="Times New Roman" w:eastAsiaTheme="minorEastAsia" w:hAnsi="Times New Roman" w:cs="Times New Roman"/>
          <w:iCs/>
        </w:rPr>
        <w:t>)</w:t>
      </w:r>
      <w:r w:rsidRPr="00602FA5">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eastAsiaTheme="minorEastAsia" w:hAnsi="Times New Roman" w:cs="Times New Roman"/>
          <w:iCs/>
        </w:rPr>
        <w:t xml:space="preserve">, </w:t>
      </w:r>
      <w:r w:rsidRPr="00602FA5">
        <w:rPr>
          <w:rFonts w:ascii="Times New Roman" w:hAnsi="Times New Roman" w:cs="Times New Roman"/>
          <w:iCs/>
        </w:rPr>
        <w:t xml:space="preserve">the M-W/O coupled state is slowly upregulated, and E-W/O is also upregulated. </w:t>
      </w:r>
      <w:r w:rsidRPr="00602FA5">
        <w:rPr>
          <w:rFonts w:ascii="Times New Roman" w:hAnsi="Times New Roman" w:cs="Times New Roman"/>
          <w:b/>
          <w:bCs/>
          <w:iCs/>
        </w:rPr>
        <w:t>(E)</w:t>
      </w:r>
      <w:r w:rsidRPr="00602FA5">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602FA5">
        <w:rPr>
          <w:rFonts w:ascii="Times New Roman" w:hAnsi="Times New Roman" w:cs="Times New Roman"/>
          <w:iCs/>
        </w:rPr>
        <w:t>.</w:t>
      </w:r>
    </w:p>
    <w:p w14:paraId="54B36B84" w14:textId="1CDC6983" w:rsidR="00E469AE" w:rsidRPr="00602FA5" w:rsidRDefault="00802858" w:rsidP="00C37D76">
      <w:pPr>
        <w:pStyle w:val="FirstParagraph"/>
        <w:spacing w:line="480" w:lineRule="auto"/>
        <w:ind w:firstLine="720"/>
        <w:rPr>
          <w:rFonts w:ascii="Times New Roman" w:hAnsi="Times New Roman" w:cs="Times New Roman"/>
        </w:rPr>
      </w:pPr>
      <w:ins w:id="119" w:author="Madeline Galbraith" w:date="2022-04-11T15:38:00Z">
        <w:r w:rsidRPr="00602FA5">
          <w:rPr>
            <w:rFonts w:ascii="Times New Roman" w:hAnsi="Times New Roman" w:cs="Times New Roman"/>
          </w:rPr>
          <w:t xml:space="preserve"> </w:t>
        </w:r>
        <w:r>
          <w:rPr>
            <w:rFonts w:ascii="Times New Roman" w:hAnsi="Times New Roman" w:cs="Times New Roman"/>
          </w:rPr>
          <w:t xml:space="preserve">The inhibition of Hif-1 by </w:t>
        </w:r>
      </w:ins>
      <m:oMath>
        <m:sSub>
          <m:sSubPr>
            <m:ctrlPr>
              <w:ins w:id="120" w:author="Madeline Galbraith" w:date="2022-04-11T15:38:00Z">
                <w:rPr>
                  <w:rFonts w:ascii="Cambria Math" w:hAnsi="Cambria Math" w:cs="Times New Roman"/>
                </w:rPr>
              </w:ins>
            </m:ctrlPr>
          </m:sSubPr>
          <m:e>
            <m:r>
              <w:ins w:id="121" w:author="Madeline Galbraith" w:date="2022-04-11T15:38:00Z">
                <w:rPr>
                  <w:rFonts w:ascii="Cambria Math" w:hAnsi="Cambria Math" w:cs="Times New Roman"/>
                </w:rPr>
                <m:t>μ</m:t>
              </w:ins>
            </m:r>
          </m:e>
          <m:sub>
            <m:r>
              <w:ins w:id="122" w:author="Madeline Galbraith" w:date="2022-04-11T15:38:00Z">
                <w:rPr>
                  <w:rFonts w:ascii="Cambria Math" w:hAnsi="Cambria Math" w:cs="Times New Roman"/>
                </w:rPr>
                <m:t>200</m:t>
              </w:ins>
            </m:r>
          </m:sub>
        </m:sSub>
      </m:oMath>
      <w:ins w:id="123" w:author="Madeline Galbraith" w:date="2022-04-11T15:38:00Z">
        <w:r>
          <w:rPr>
            <w:rFonts w:ascii="Times New Roman" w:hAnsi="Times New Roman" w:cs="Times New Roman"/>
          </w:rPr>
          <w:t xml:space="preserve">is miRNA regulation; therefore, the translation rate of Hif-1 changes and effects the metabolic circuit, but the translation also causes the degradation of </w:t>
        </w:r>
      </w:ins>
      <m:oMath>
        <m:sSub>
          <m:sSubPr>
            <m:ctrlPr>
              <w:ins w:id="124" w:author="Madeline Galbraith" w:date="2022-04-11T15:38:00Z">
                <w:rPr>
                  <w:rFonts w:ascii="Cambria Math" w:hAnsi="Cambria Math" w:cs="Times New Roman"/>
                </w:rPr>
              </w:ins>
            </m:ctrlPr>
          </m:sSubPr>
          <m:e>
            <m:r>
              <w:ins w:id="125" w:author="Madeline Galbraith" w:date="2022-04-11T15:38:00Z">
                <w:rPr>
                  <w:rFonts w:ascii="Cambria Math" w:hAnsi="Cambria Math" w:cs="Times New Roman"/>
                </w:rPr>
                <m:t>μ</m:t>
              </w:ins>
            </m:r>
          </m:e>
          <m:sub>
            <m:r>
              <w:ins w:id="126" w:author="Madeline Galbraith" w:date="2022-04-11T15:38:00Z">
                <w:rPr>
                  <w:rFonts w:ascii="Cambria Math" w:hAnsi="Cambria Math" w:cs="Times New Roman"/>
                </w:rPr>
                <m:t>200</m:t>
              </w:ins>
            </m:r>
          </m:sub>
        </m:sSub>
      </m:oMath>
      <w:ins w:id="127" w:author="Madeline Galbraith" w:date="2022-04-11T15:38:00Z">
        <w:r>
          <w:rPr>
            <w:rFonts w:ascii="Times New Roman" w:eastAsiaTheme="minorEastAsia" w:hAnsi="Times New Roman" w:cs="Times New Roman"/>
          </w:rPr>
          <w:t xml:space="preserve"> </w:t>
        </w:r>
        <w:proofErr w:type="gramStart"/>
        <w:r>
          <w:rPr>
            <w:rFonts w:ascii="Times New Roman" w:eastAsiaTheme="minorEastAsia" w:hAnsi="Times New Roman" w:cs="Times New Roman"/>
          </w:rPr>
          <w:t>and also</w:t>
        </w:r>
        <w:proofErr w:type="gramEnd"/>
        <w:r>
          <w:rPr>
            <w:rFonts w:ascii="Times New Roman" w:eastAsiaTheme="minorEastAsia" w:hAnsi="Times New Roman" w:cs="Times New Roman"/>
          </w:rPr>
          <w:t xml:space="preserve"> effects the EMT circuit.</w:t>
        </w:r>
        <w:r>
          <w:rPr>
            <w:rFonts w:ascii="Times New Roman" w:hAnsi="Times New Roman" w:cs="Times New Roman"/>
          </w:rPr>
          <w:t xml:space="preserve"> </w:t>
        </w:r>
        <w:r w:rsidRPr="00602FA5">
          <w:rPr>
            <w:rFonts w:ascii="Times New Roman" w:hAnsi="Times New Roman" w:cs="Times New Roman"/>
          </w:rPr>
          <w:t xml:space="preserve">While upregulating ROS pushes the system towards the </w:t>
        </w:r>
        <w:r>
          <w:rPr>
            <w:rFonts w:ascii="Times New Roman" w:hAnsi="Times New Roman" w:cs="Times New Roman"/>
          </w:rPr>
          <w:t>mixed</w:t>
        </w:r>
        <w:r w:rsidRPr="00602FA5">
          <w:rPr>
            <w:rFonts w:ascii="Times New Roman" w:hAnsi="Times New Roman" w:cs="Times New Roman"/>
          </w:rPr>
          <w:t xml:space="preserve"> W/O metabolic phenotype,</w:t>
        </w:r>
        <w:r>
          <w:rPr>
            <w:rFonts w:ascii="Times New Roman" w:hAnsi="Times New Roman" w:cs="Times New Roman"/>
          </w:rPr>
          <w:t xml:space="preserve"> when</w:t>
        </w:r>
        <w:r w:rsidRPr="00602FA5">
          <w:rPr>
            <w:rFonts w:ascii="Times New Roman" w:hAnsi="Times New Roman" w:cs="Times New Roman"/>
          </w:rPr>
          <w:t xml:space="preserve"> </w:t>
        </w:r>
      </w:ins>
      <m:oMath>
        <m:sSub>
          <m:sSubPr>
            <m:ctrlPr>
              <w:ins w:id="128" w:author="Madeline Galbraith" w:date="2022-04-11T15:38:00Z">
                <w:rPr>
                  <w:rFonts w:ascii="Cambria Math" w:hAnsi="Cambria Math" w:cs="Times New Roman"/>
                </w:rPr>
              </w:ins>
            </m:ctrlPr>
          </m:sSubPr>
          <m:e>
            <m:r>
              <w:ins w:id="129" w:author="Madeline Galbraith" w:date="2022-04-11T15:38:00Z">
                <w:rPr>
                  <w:rFonts w:ascii="Cambria Math" w:hAnsi="Cambria Math" w:cs="Times New Roman"/>
                </w:rPr>
                <m:t>μ</m:t>
              </w:ins>
            </m:r>
          </m:e>
          <m:sub>
            <m:r>
              <w:ins w:id="130" w:author="Madeline Galbraith" w:date="2022-04-11T15:38:00Z">
                <w:rPr>
                  <w:rFonts w:ascii="Cambria Math" w:hAnsi="Cambria Math" w:cs="Times New Roman"/>
                </w:rPr>
                <m:t>200</m:t>
              </w:ins>
            </m:r>
          </m:sub>
        </m:sSub>
      </m:oMath>
      <w:ins w:id="131" w:author="Madeline Galbraith" w:date="2022-04-11T15:38:00Z">
        <w:r w:rsidRPr="00602FA5">
          <w:rPr>
            <w:rFonts w:ascii="Times New Roman" w:hAnsi="Times New Roman" w:cs="Times New Roman"/>
          </w:rPr>
          <w:t xml:space="preserve"> </w:t>
        </w:r>
        <w:r>
          <w:rPr>
            <w:rFonts w:ascii="Times New Roman" w:hAnsi="Times New Roman" w:cs="Times New Roman"/>
          </w:rPr>
          <w:t>minimally silences</w:t>
        </w:r>
        <w:r w:rsidRPr="00602FA5">
          <w:rPr>
            <w:rFonts w:ascii="Times New Roman" w:hAnsi="Times New Roman" w:cs="Times New Roman"/>
          </w:rPr>
          <w:t xml:space="preserve"> Hif1 mRNA </w:t>
        </w:r>
        <w:r>
          <w:rPr>
            <w:rFonts w:ascii="Times New Roman" w:hAnsi="Times New Roman" w:cs="Times New Roman"/>
          </w:rPr>
          <w:t>(</w:t>
        </w:r>
      </w:ins>
      <m:oMath>
        <m:sSub>
          <m:sSubPr>
            <m:ctrlPr>
              <w:ins w:id="132" w:author="Madeline Galbraith" w:date="2022-04-11T15:38:00Z">
                <w:rPr>
                  <w:rFonts w:ascii="Cambria Math" w:hAnsi="Cambria Math" w:cs="Times New Roman"/>
                </w:rPr>
              </w:ins>
            </m:ctrlPr>
          </m:sSubPr>
          <m:e>
            <m:r>
              <w:ins w:id="133" w:author="Madeline Galbraith" w:date="2022-04-11T15:38:00Z">
                <w:rPr>
                  <w:rFonts w:ascii="Cambria Math" w:hAnsi="Cambria Math" w:cs="Times New Roman"/>
                </w:rPr>
                <m:t>P</m:t>
              </w:ins>
            </m:r>
          </m:e>
          <m:sub>
            <m:r>
              <w:ins w:id="134" w:author="Madeline Galbraith" w:date="2022-04-11T15:38:00Z">
                <w:rPr>
                  <w:rFonts w:ascii="Cambria Math" w:hAnsi="Cambria Math" w:cs="Times New Roman"/>
                </w:rPr>
                <m:t>H</m:t>
              </w:ins>
            </m:r>
          </m:sub>
        </m:sSub>
        <m:r>
          <w:ins w:id="135" w:author="Madeline Galbraith" w:date="2022-04-11T15:38:00Z">
            <w:rPr>
              <w:rFonts w:ascii="Cambria Math" w:hAnsi="Cambria Math" w:cs="Times New Roman"/>
            </w:rPr>
            <m:t xml:space="preserve">(μ) near 1) </m:t>
          </w:ins>
        </m:r>
      </m:oMath>
      <w:ins w:id="136" w:author="Madeline Galbraith" w:date="2022-04-11T15:38:00Z">
        <w:r>
          <w:rPr>
            <w:rFonts w:ascii="Times New Roman" w:eastAsiaTheme="minorEastAsia" w:hAnsi="Times New Roman" w:cs="Times New Roman"/>
          </w:rPr>
          <w:t>all the metabolic phenotypes are only coupled to the mesenchymal state but as the silencing increases the mixed W/O, W, and M states are suppressed leaving only the E-O and E/M-O coupled states when the Hif-1 mRNA is fully silenced</w:t>
        </w:r>
      </w:ins>
      <w:ins w:id="137" w:author="Madeline Galbraith" w:date="2022-04-11T15:39:00Z">
        <w:r w:rsidR="00476BDE">
          <w:rPr>
            <w:rFonts w:ascii="Times New Roman" w:eastAsiaTheme="minorEastAsia" w:hAnsi="Times New Roman" w:cs="Times New Roman"/>
          </w:rPr>
          <w:t xml:space="preserve"> </w:t>
        </w:r>
      </w:ins>
      <w:ins w:id="138" w:author="Madeline Galbraith" w:date="2022-04-11T15:38:00Z">
        <w:r w:rsidRPr="00602FA5">
          <w:rPr>
            <w:rFonts w:ascii="Times New Roman" w:hAnsi="Times New Roman" w:cs="Times New Roman"/>
          </w:rPr>
          <w:t xml:space="preserve">(Fig. 3A, detail of silencing function </w:t>
        </w:r>
      </w:ins>
      <m:oMath>
        <m:sSub>
          <m:sSubPr>
            <m:ctrlPr>
              <w:ins w:id="139" w:author="Madeline Galbraith" w:date="2022-04-11T15:38:00Z">
                <w:rPr>
                  <w:rFonts w:ascii="Cambria Math" w:hAnsi="Cambria Math" w:cs="Times New Roman"/>
                </w:rPr>
              </w:ins>
            </m:ctrlPr>
          </m:sSubPr>
          <m:e>
            <m:r>
              <w:ins w:id="140" w:author="Madeline Galbraith" w:date="2022-04-11T15:38:00Z">
                <w:rPr>
                  <w:rFonts w:ascii="Cambria Math" w:hAnsi="Cambria Math" w:cs="Times New Roman"/>
                </w:rPr>
                <m:t>P</m:t>
              </w:ins>
            </m:r>
          </m:e>
          <m:sub>
            <m:r>
              <w:ins w:id="141" w:author="Madeline Galbraith" w:date="2022-04-11T15:38:00Z">
                <w:rPr>
                  <w:rFonts w:ascii="Cambria Math" w:hAnsi="Cambria Math" w:cs="Times New Roman"/>
                </w:rPr>
                <m:t>H</m:t>
              </w:ins>
            </m:r>
          </m:sub>
        </m:sSub>
        <m:r>
          <w:ins w:id="142" w:author="Madeline Galbraith" w:date="2022-04-11T15:38:00Z">
            <w:rPr>
              <w:rFonts w:ascii="Cambria Math" w:hAnsi="Cambria Math" w:cs="Times New Roman"/>
            </w:rPr>
            <m:t>(μ)</m:t>
          </w:ins>
        </m:r>
      </m:oMath>
      <w:ins w:id="143" w:author="Madeline Galbraith" w:date="2022-04-11T15:38:00Z">
        <w:r w:rsidRPr="00602FA5">
          <w:rPr>
            <w:rFonts w:ascii="Times New Roman" w:hAnsi="Times New Roman" w:cs="Times New Roman"/>
          </w:rPr>
          <w:t xml:space="preserve"> in section S2.3). </w:t>
        </w:r>
        <w:r>
          <w:rPr>
            <w:rFonts w:ascii="Times New Roman" w:hAnsi="Times New Roman" w:cs="Times New Roman"/>
          </w:rPr>
          <w:t xml:space="preserve">Further, the hybrid E/M-W/O state is suppressed for all values of </w:t>
        </w:r>
      </w:ins>
      <m:oMath>
        <m:sSub>
          <m:sSubPr>
            <m:ctrlPr>
              <w:ins w:id="144" w:author="Madeline Galbraith" w:date="2022-04-11T15:38:00Z">
                <w:rPr>
                  <w:rFonts w:ascii="Cambria Math" w:hAnsi="Cambria Math" w:cs="Times New Roman"/>
                </w:rPr>
              </w:ins>
            </m:ctrlPr>
          </m:sSubPr>
          <m:e>
            <m:r>
              <w:ins w:id="145" w:author="Madeline Galbraith" w:date="2022-04-11T15:38:00Z">
                <w:rPr>
                  <w:rFonts w:ascii="Cambria Math" w:hAnsi="Cambria Math" w:cs="Times New Roman"/>
                </w:rPr>
                <m:t>μ</m:t>
              </w:ins>
            </m:r>
          </m:e>
          <m:sub>
            <m:r>
              <w:ins w:id="146" w:author="Madeline Galbraith" w:date="2022-04-11T15:38:00Z">
                <w:rPr>
                  <w:rFonts w:ascii="Cambria Math" w:hAnsi="Cambria Math" w:cs="Times New Roman"/>
                </w:rPr>
                <m:t>200</m:t>
              </w:ins>
            </m:r>
          </m:sub>
        </m:sSub>
      </m:oMath>
      <w:ins w:id="147" w:author="Madeline Galbraith" w:date="2022-04-11T15:38:00Z">
        <w:r>
          <w:rPr>
            <w:rFonts w:ascii="Times New Roman" w:eastAsiaTheme="minorEastAsia" w:hAnsi="Times New Roman" w:cs="Times New Roman"/>
          </w:rPr>
          <w:t xml:space="preserve"> silencing Hif-1 mRNA.</w:t>
        </w:r>
      </w:ins>
    </w:p>
    <w:p w14:paraId="79C3D140" w14:textId="77777777" w:rsidR="007809DA" w:rsidRDefault="00730DAF" w:rsidP="007809DA">
      <w:pPr>
        <w:pStyle w:val="Caption"/>
        <w:keepNext/>
        <w:jc w:val="center"/>
        <w:rPr>
          <w:ins w:id="148" w:author="Madeline Galbraith" w:date="2022-04-11T15:58:00Z"/>
        </w:rPr>
      </w:pPr>
      <w:ins w:id="149" w:author="Madeline Galbraith" w:date="2022-04-11T15:58:00Z">
        <w:r>
          <w:rPr>
            <w:rFonts w:ascii="Times New Roman" w:hAnsi="Times New Roman" w:cs="Times New Roman"/>
            <w:i w:val="0"/>
            <w:iCs/>
            <w:noProof/>
          </w:rPr>
          <w:drawing>
            <wp:inline distT="0" distB="0" distL="0" distR="0" wp14:anchorId="2A88A557" wp14:editId="6C588766">
              <wp:extent cx="3580784" cy="30784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3586094" cy="3083045"/>
                      </a:xfrm>
                      <a:prstGeom prst="rect">
                        <a:avLst/>
                      </a:prstGeom>
                    </pic:spPr>
                  </pic:pic>
                </a:graphicData>
              </a:graphic>
            </wp:inline>
          </w:drawing>
        </w:r>
      </w:ins>
    </w:p>
    <w:p w14:paraId="1D6D1385" w14:textId="00E348C6" w:rsidR="00E469AE" w:rsidRPr="007809DA" w:rsidRDefault="007809DA" w:rsidP="00B52736">
      <w:pPr>
        <w:pStyle w:val="Caption"/>
        <w:rPr>
          <w:rFonts w:ascii="Times New Roman" w:hAnsi="Times New Roman" w:cs="Times New Roman"/>
          <w:i w:val="0"/>
          <w:iCs/>
        </w:rPr>
      </w:pPr>
      <w:ins w:id="150" w:author="Madeline Galbraith" w:date="2022-04-11T15:58:00Z">
        <w:r w:rsidRPr="00B52736">
          <w:rPr>
            <w:rFonts w:ascii="Times New Roman" w:hAnsi="Times New Roman" w:cs="Times New Roman"/>
            <w:i w:val="0"/>
            <w:iCs/>
          </w:rPr>
          <w:t xml:space="preserve">Figure </w:t>
        </w:r>
        <w:r w:rsidRPr="00B52736">
          <w:rPr>
            <w:rFonts w:ascii="Times New Roman" w:hAnsi="Times New Roman" w:cs="Times New Roman"/>
            <w:i w:val="0"/>
            <w:iCs/>
          </w:rPr>
          <w:fldChar w:fldCharType="begin"/>
        </w:r>
        <w:r w:rsidRPr="00B52736">
          <w:rPr>
            <w:rFonts w:ascii="Times New Roman" w:hAnsi="Times New Roman" w:cs="Times New Roman"/>
            <w:i w:val="0"/>
            <w:iCs/>
          </w:rPr>
          <w:instrText xml:space="preserve"> SEQ Figure \* ARABIC </w:instrText>
        </w:r>
      </w:ins>
      <w:r w:rsidRPr="00B52736">
        <w:rPr>
          <w:rFonts w:ascii="Times New Roman" w:hAnsi="Times New Roman" w:cs="Times New Roman"/>
          <w:i w:val="0"/>
          <w:iCs/>
        </w:rPr>
        <w:fldChar w:fldCharType="separate"/>
      </w:r>
      <w:ins w:id="151" w:author="Madeline Galbraith" w:date="2022-04-11T15:58:00Z">
        <w:r w:rsidRPr="00B52736">
          <w:rPr>
            <w:rFonts w:ascii="Times New Roman" w:hAnsi="Times New Roman" w:cs="Times New Roman"/>
            <w:i w:val="0"/>
            <w:iCs/>
            <w:noProof/>
          </w:rPr>
          <w:t>3</w:t>
        </w:r>
        <w:r w:rsidRPr="00B52736">
          <w:rPr>
            <w:rFonts w:ascii="Times New Roman" w:hAnsi="Times New Roman" w:cs="Times New Roman"/>
            <w:i w:val="0"/>
            <w:iCs/>
          </w:rPr>
          <w:fldChar w:fldCharType="end"/>
        </w:r>
        <w:r>
          <w:rPr>
            <w:rFonts w:ascii="Times New Roman" w:hAnsi="Times New Roman" w:cs="Times New Roman"/>
            <w:i w:val="0"/>
            <w:iCs/>
          </w:rPr>
          <w:t xml:space="preserve">. </w:t>
        </w:r>
      </w:ins>
      <w:ins w:id="152" w:author="Madeline Galbraith" w:date="2022-04-11T15:59:00Z">
        <w:r w:rsidRPr="00602FA5">
          <w:rPr>
            <w:rFonts w:ascii="Times New Roman" w:hAnsi="Times New Roman" w:cs="Times New Roman"/>
            <w:i w:val="0"/>
            <w:iCs/>
          </w:rPr>
          <w:t xml:space="preserve">The </w:t>
        </w:r>
        <w:r>
          <w:rPr>
            <w:rFonts w:ascii="Times New Roman" w:hAnsi="Times New Roman" w:cs="Times New Roman"/>
            <w:i w:val="0"/>
            <w:iCs/>
          </w:rPr>
          <w:t>coupled</w:t>
        </w:r>
        <w:r w:rsidRPr="00602FA5">
          <w:rPr>
            <w:rFonts w:ascii="Times New Roman" w:hAnsi="Times New Roman" w:cs="Times New Roman"/>
            <w:i w:val="0"/>
            <w:iCs/>
          </w:rPr>
          <w:t xml:space="preserve"> phenotypes associated with increas</w:t>
        </w:r>
        <w:r>
          <w:rPr>
            <w:rFonts w:ascii="Times New Roman" w:hAnsi="Times New Roman" w:cs="Times New Roman"/>
            <w:i w:val="0"/>
            <w:iCs/>
          </w:rPr>
          <w:t>ed</w:t>
        </w:r>
        <w:r w:rsidRPr="00602FA5">
          <w:rPr>
            <w:rFonts w:ascii="Times New Roman" w:hAnsi="Times New Roman" w:cs="Times New Roman"/>
            <w:i w:val="0"/>
            <w:iCs/>
          </w:rPr>
          <w:t xml:space="preserve"> silencing of the Hif-1 mRNA by </w:t>
        </w:r>
      </w:ins>
      <m:oMath>
        <m:sSub>
          <m:sSubPr>
            <m:ctrlPr>
              <w:ins w:id="153" w:author="Madeline Galbraith" w:date="2022-04-11T15:59:00Z">
                <w:rPr>
                  <w:rFonts w:ascii="Cambria Math" w:hAnsi="Cambria Math" w:cs="Times New Roman"/>
                  <w:iCs/>
                </w:rPr>
              </w:ins>
            </m:ctrlPr>
          </m:sSubPr>
          <m:e>
            <m:r>
              <w:ins w:id="154" w:author="Madeline Galbraith" w:date="2022-04-11T15:59:00Z">
                <w:rPr>
                  <w:rFonts w:ascii="Cambria Math" w:hAnsi="Cambria Math" w:cs="Times New Roman"/>
                </w:rPr>
                <m:t>μ</m:t>
              </w:ins>
            </m:r>
            <m:ctrlPr>
              <w:ins w:id="155" w:author="Madeline Galbraith" w:date="2022-04-11T15:59:00Z">
                <w:rPr>
                  <w:rFonts w:ascii="Cambria Math" w:hAnsi="Cambria Math" w:cs="Times New Roman"/>
                  <w:i w:val="0"/>
                  <w:iCs/>
                </w:rPr>
              </w:ins>
            </m:ctrlPr>
          </m:e>
          <m:sub>
            <m:r>
              <w:ins w:id="156" w:author="Madeline Galbraith" w:date="2022-04-11T15:59:00Z">
                <w:rPr>
                  <w:rFonts w:ascii="Cambria Math" w:hAnsi="Cambria Math" w:cs="Times New Roman"/>
                </w:rPr>
                <m:t>200</m:t>
              </w:ins>
            </m:r>
          </m:sub>
        </m:sSub>
      </m:oMath>
      <w:ins w:id="157" w:author="Madeline Galbraith" w:date="2022-04-11T15:59:00Z">
        <w:r w:rsidRPr="00602FA5">
          <w:rPr>
            <w:rFonts w:ascii="Times New Roman" w:hAnsi="Times New Roman" w:cs="Times New Roman"/>
            <w:i w:val="0"/>
            <w:iCs/>
          </w:rPr>
          <w:t>.</w:t>
        </w:r>
        <w:r>
          <w:rPr>
            <w:rFonts w:ascii="Times New Roman" w:hAnsi="Times New Roman" w:cs="Times New Roman"/>
            <w:i w:val="0"/>
            <w:iCs/>
          </w:rPr>
          <w:t xml:space="preserve"> At mi</w:t>
        </w:r>
      </w:ins>
      <w:ins w:id="158" w:author="Madeline Galbraith" w:date="2022-04-11T16:00:00Z">
        <w:r>
          <w:rPr>
            <w:rFonts w:ascii="Times New Roman" w:hAnsi="Times New Roman" w:cs="Times New Roman"/>
            <w:i w:val="0"/>
            <w:iCs/>
          </w:rPr>
          <w:t>nimal silencing (</w:t>
        </w:r>
        <w:proofErr w:type="gramStart"/>
        <w:r>
          <w:rPr>
            <w:rFonts w:ascii="Times New Roman" w:hAnsi="Times New Roman" w:cs="Times New Roman"/>
            <w:i w:val="0"/>
            <w:iCs/>
          </w:rPr>
          <w:t>P</w:t>
        </w:r>
        <w:r>
          <w:rPr>
            <w:rFonts w:ascii="Times New Roman" w:hAnsi="Times New Roman" w:cs="Times New Roman"/>
            <w:i w:val="0"/>
            <w:iCs/>
            <w:vertAlign w:val="subscript"/>
          </w:rPr>
          <w:t>H</w:t>
        </w:r>
        <w:r>
          <w:rPr>
            <w:rFonts w:ascii="Times New Roman" w:hAnsi="Times New Roman" w:cs="Times New Roman"/>
            <w:i w:val="0"/>
            <w:iCs/>
          </w:rPr>
          <w:t>(</w:t>
        </w:r>
        <w:proofErr w:type="gramEnd"/>
      </w:ins>
      <m:oMath>
        <m:sSub>
          <m:sSubPr>
            <m:ctrlPr>
              <w:ins w:id="159" w:author="Madeline Galbraith" w:date="2022-04-11T16:00:00Z">
                <w:rPr>
                  <w:rFonts w:ascii="Cambria Math" w:hAnsi="Cambria Math" w:cs="Times New Roman"/>
                </w:rPr>
              </w:ins>
            </m:ctrlPr>
          </m:sSubPr>
          <m:e>
            <m:r>
              <w:ins w:id="160" w:author="Madeline Galbraith" w:date="2022-04-11T16:00:00Z">
                <w:rPr>
                  <w:rFonts w:ascii="Cambria Math" w:hAnsi="Cambria Math" w:cs="Times New Roman"/>
                </w:rPr>
                <m:t>μ</m:t>
              </w:ins>
            </m:r>
          </m:e>
          <m:sub>
            <m:r>
              <w:ins w:id="161" w:author="Madeline Galbraith" w:date="2022-04-11T16:00:00Z">
                <w:rPr>
                  <w:rFonts w:ascii="Cambria Math" w:hAnsi="Cambria Math" w:cs="Times New Roman"/>
                </w:rPr>
                <m:t>200</m:t>
              </w:ins>
            </m:r>
          </m:sub>
        </m:sSub>
        <m:r>
          <w:ins w:id="162" w:author="Madeline Galbraith" w:date="2022-04-11T16:00:00Z">
            <w:rPr>
              <w:rFonts w:ascii="Cambria Math" w:hAnsi="Cambria Math" w:cs="Times New Roman"/>
            </w:rPr>
            <m:t>)</m:t>
          </w:ins>
        </m:r>
      </m:oMath>
      <w:ins w:id="163" w:author="Madeline Galbraith" w:date="2022-04-11T16:00:00Z">
        <w:r>
          <w:rPr>
            <w:rFonts w:ascii="Times New Roman" w:hAnsi="Times New Roman" w:cs="Times New Roman"/>
            <w:i w:val="0"/>
            <w:iCs/>
          </w:rPr>
          <w:t xml:space="preserve"> near 1) only the</w:t>
        </w:r>
      </w:ins>
      <w:ins w:id="164" w:author="Madeline Galbraith" w:date="2022-04-11T16:01:00Z">
        <w:r>
          <w:rPr>
            <w:rFonts w:ascii="Times New Roman" w:hAnsi="Times New Roman" w:cs="Times New Roman"/>
            <w:i w:val="0"/>
            <w:iCs/>
          </w:rPr>
          <w:t xml:space="preserve"> coupled states with mesenchymal phenotypes are accessible (M-W, M-O, and M-W/O). </w:t>
        </w:r>
        <w:r w:rsidR="008B4018">
          <w:rPr>
            <w:rFonts w:ascii="Times New Roman" w:hAnsi="Times New Roman" w:cs="Times New Roman"/>
            <w:i w:val="0"/>
            <w:iCs/>
          </w:rPr>
          <w:t xml:space="preserve">Then as silencing increases the mixed metabolic phenotype is lost, then the M-W </w:t>
        </w:r>
      </w:ins>
      <w:ins w:id="165" w:author="Madeline Galbraith" w:date="2022-04-11T16:02:00Z">
        <w:r w:rsidR="008B4018">
          <w:rPr>
            <w:rFonts w:ascii="Times New Roman" w:hAnsi="Times New Roman" w:cs="Times New Roman"/>
            <w:i w:val="0"/>
            <w:iCs/>
          </w:rPr>
          <w:t xml:space="preserve">state becomes E/M-W, and </w:t>
        </w:r>
        <w:r w:rsidR="00EC38A7">
          <w:rPr>
            <w:rFonts w:ascii="Times New Roman" w:hAnsi="Times New Roman" w:cs="Times New Roman"/>
            <w:i w:val="0"/>
            <w:iCs/>
          </w:rPr>
          <w:t>after that only the coupled states with OXPHOS metabolic phenotype are accessible. At complete silenci</w:t>
        </w:r>
      </w:ins>
      <w:ins w:id="166" w:author="Madeline Galbraith" w:date="2022-04-11T16:03:00Z">
        <w:r w:rsidR="00EC38A7">
          <w:rPr>
            <w:rFonts w:ascii="Times New Roman" w:hAnsi="Times New Roman" w:cs="Times New Roman"/>
            <w:i w:val="0"/>
            <w:iCs/>
          </w:rPr>
          <w:t xml:space="preserve">ng of the Hif-1 mRNA only the E-O and E/M-O states are accessible. </w:t>
        </w:r>
      </w:ins>
    </w:p>
    <w:p w14:paraId="7C928FD6" w14:textId="7E7402CB" w:rsidR="00E469AE" w:rsidRPr="00602FA5" w:rsidRDefault="00BF217A" w:rsidP="008109C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We next wish to </w:t>
      </w:r>
      <w:r w:rsidR="00AD7F58" w:rsidRPr="00602FA5">
        <w:rPr>
          <w:rFonts w:ascii="Times New Roman" w:hAnsi="Times New Roman" w:cs="Times New Roman"/>
        </w:rPr>
        <w:t xml:space="preserve">determine how </w:t>
      </w:r>
      <w:r w:rsidRPr="00602FA5">
        <w:rPr>
          <w:rFonts w:ascii="Times New Roman" w:hAnsi="Times New Roman" w:cs="Times New Roman"/>
        </w:rPr>
        <w:t xml:space="preserve">including links emanating from </w:t>
      </w:r>
      <w:r w:rsidR="00AD7F58" w:rsidRPr="00602FA5">
        <w:rPr>
          <w:rFonts w:ascii="Times New Roman" w:hAnsi="Times New Roman" w:cs="Times New Roman"/>
        </w:rPr>
        <w:t>both miRNA</w:t>
      </w:r>
      <w:r w:rsidR="00EA1F02" w:rsidRPr="00602FA5">
        <w:rPr>
          <w:rFonts w:ascii="Times New Roman" w:hAnsi="Times New Roman" w:cs="Times New Roman"/>
        </w:rPr>
        <w:t>s</w:t>
      </w:r>
      <w:r w:rsidR="00AD7F58" w:rsidRPr="00602FA5">
        <w:rPr>
          <w:rFonts w:ascii="Times New Roman" w:hAnsi="Times New Roman" w:cs="Times New Roman"/>
        </w:rPr>
        <w:t xml:space="preserve"> of the EMT network </w:t>
      </w:r>
      <w:r w:rsidRPr="00602FA5">
        <w:rPr>
          <w:rFonts w:ascii="Times New Roman" w:hAnsi="Times New Roman" w:cs="Times New Roman"/>
        </w:rPr>
        <w:t xml:space="preserve">can </w:t>
      </w:r>
      <w:r w:rsidR="00AD7F58" w:rsidRPr="00602FA5">
        <w:rPr>
          <w:rFonts w:ascii="Times New Roman" w:hAnsi="Times New Roman" w:cs="Times New Roman"/>
        </w:rPr>
        <w:t xml:space="preserve">drive the metabolism network, and specifically </w:t>
      </w:r>
      <w:r w:rsidR="00901B36" w:rsidRPr="00602FA5">
        <w:rPr>
          <w:rFonts w:ascii="Times New Roman" w:hAnsi="Times New Roman" w:cs="Times New Roman"/>
        </w:rPr>
        <w:t xml:space="preserve">enhance the chances of being in </w:t>
      </w:r>
      <w:r w:rsidR="00AD7F58" w:rsidRPr="00602FA5">
        <w:rPr>
          <w:rFonts w:ascii="Times New Roman" w:hAnsi="Times New Roman" w:cs="Times New Roman"/>
        </w:rPr>
        <w:t>the E/M-W/O state.</w:t>
      </w:r>
      <w:del w:id="167" w:author="Madeline Galbraith" w:date="2022-04-11T15:38:00Z">
        <w:r w:rsidR="00AD7F58" w:rsidRPr="00602FA5" w:rsidDel="00802858">
          <w:rPr>
            <w:rFonts w:ascii="Times New Roman" w:hAnsi="Times New Roman" w:cs="Times New Roman"/>
          </w:rPr>
          <w:delText xml:space="preserve"> While upregulating ROS pushes the system towards the </w:delText>
        </w:r>
      </w:del>
      <w:del w:id="168" w:author="Madeline Galbraith" w:date="2022-04-11T15:32:00Z">
        <w:r w:rsidR="00AD7F58" w:rsidRPr="00602FA5" w:rsidDel="00367703">
          <w:rPr>
            <w:rFonts w:ascii="Times New Roman" w:hAnsi="Times New Roman" w:cs="Times New Roman"/>
          </w:rPr>
          <w:delText xml:space="preserve">hybrid </w:delText>
        </w:r>
      </w:del>
      <w:del w:id="169" w:author="Madeline Galbraith" w:date="2022-04-11T15:38:00Z">
        <w:r w:rsidR="00AD7F58" w:rsidRPr="00602FA5" w:rsidDel="00802858">
          <w:rPr>
            <w:rFonts w:ascii="Times New Roman" w:hAnsi="Times New Roman" w:cs="Times New Roman"/>
          </w:rPr>
          <w:delText xml:space="preserve">W/O metabolic phenotype, </w:delText>
        </w:r>
      </w:del>
      <m:oMath>
        <m:sSub>
          <m:sSubPr>
            <m:ctrlPr>
              <w:del w:id="170" w:author="Madeline Galbraith" w:date="2022-04-11T15:38:00Z">
                <w:rPr>
                  <w:rFonts w:ascii="Cambria Math" w:hAnsi="Cambria Math" w:cs="Times New Roman"/>
                </w:rPr>
              </w:del>
            </m:ctrlPr>
          </m:sSubPr>
          <m:e>
            <m:r>
              <w:del w:id="171" w:author="Madeline Galbraith" w:date="2022-04-11T15:38:00Z">
                <w:rPr>
                  <w:rFonts w:ascii="Cambria Math" w:hAnsi="Cambria Math" w:cs="Times New Roman"/>
                </w:rPr>
                <m:t>μ</m:t>
              </w:del>
            </m:r>
          </m:e>
          <m:sub>
            <m:r>
              <w:del w:id="172" w:author="Madeline Galbraith" w:date="2022-04-11T15:38:00Z">
                <w:rPr>
                  <w:rFonts w:ascii="Cambria Math" w:hAnsi="Cambria Math" w:cs="Times New Roman"/>
                </w:rPr>
                <m:t>200</m:t>
              </w:del>
            </m:r>
          </m:sub>
        </m:sSub>
      </m:oMath>
      <w:del w:id="173" w:author="Madeline Galbraith" w:date="2022-04-11T15:38:00Z">
        <w:r w:rsidR="00AD7F58" w:rsidRPr="00602FA5" w:rsidDel="00802858">
          <w:rPr>
            <w:rFonts w:ascii="Times New Roman" w:hAnsi="Times New Roman" w:cs="Times New Roman"/>
          </w:rPr>
          <w:delText xml:space="preserve"> </w:delText>
        </w:r>
      </w:del>
      <w:del w:id="174" w:author="Madeline Galbraith" w:date="2022-04-11T15:34:00Z">
        <w:r w:rsidR="00AD7F58" w:rsidRPr="00602FA5" w:rsidDel="0099262D">
          <w:rPr>
            <w:rFonts w:ascii="Times New Roman" w:hAnsi="Times New Roman" w:cs="Times New Roman"/>
          </w:rPr>
          <w:delText xml:space="preserve">silencing </w:delText>
        </w:r>
        <w:r w:rsidR="00901B36" w:rsidRPr="00602FA5" w:rsidDel="0099262D">
          <w:rPr>
            <w:rFonts w:ascii="Times New Roman" w:hAnsi="Times New Roman" w:cs="Times New Roman"/>
          </w:rPr>
          <w:delText>of</w:delText>
        </w:r>
      </w:del>
      <w:del w:id="175" w:author="Madeline Galbraith" w:date="2022-04-11T15:38:00Z">
        <w:r w:rsidR="00901B36" w:rsidRPr="00602FA5" w:rsidDel="00802858">
          <w:rPr>
            <w:rFonts w:ascii="Times New Roman" w:hAnsi="Times New Roman" w:cs="Times New Roman"/>
          </w:rPr>
          <w:delText xml:space="preserve"> </w:delText>
        </w:r>
        <w:r w:rsidR="00AD7F58" w:rsidRPr="00602FA5" w:rsidDel="00802858">
          <w:rPr>
            <w:rFonts w:ascii="Times New Roman" w:hAnsi="Times New Roman" w:cs="Times New Roman"/>
          </w:rPr>
          <w:delText xml:space="preserve">Hif1 mRNA </w:delText>
        </w:r>
      </w:del>
      <w:del w:id="176" w:author="Madeline Galbraith" w:date="2022-04-11T15:33:00Z">
        <w:r w:rsidR="00AD7F58" w:rsidRPr="00602FA5" w:rsidDel="00367703">
          <w:rPr>
            <w:rFonts w:ascii="Times New Roman" w:hAnsi="Times New Roman" w:cs="Times New Roman"/>
          </w:rPr>
          <w:delText xml:space="preserve">results in first the </w:delText>
        </w:r>
      </w:del>
      <w:del w:id="177" w:author="Madeline Galbraith" w:date="2022-04-11T15:32:00Z">
        <w:r w:rsidR="00AD7F58" w:rsidRPr="00602FA5" w:rsidDel="00367703">
          <w:rPr>
            <w:rFonts w:ascii="Times New Roman" w:hAnsi="Times New Roman" w:cs="Times New Roman"/>
          </w:rPr>
          <w:delText xml:space="preserve">hybrid </w:delText>
        </w:r>
      </w:del>
      <w:del w:id="178" w:author="Madeline Galbraith" w:date="2022-04-11T15:33:00Z">
        <w:r w:rsidR="00AD7F58" w:rsidRPr="00602FA5" w:rsidDel="00367703">
          <w:rPr>
            <w:rFonts w:ascii="Times New Roman" w:hAnsi="Times New Roman" w:cs="Times New Roman"/>
          </w:rPr>
          <w:delText>W/O phenotype being suppressed and then the Warburg phenotype being suppressed, leaving only OXPHOS as a possible metaboli</w:delText>
        </w:r>
        <w:r w:rsidR="00901B36" w:rsidRPr="00602FA5" w:rsidDel="00367703">
          <w:rPr>
            <w:rFonts w:ascii="Times New Roman" w:hAnsi="Times New Roman" w:cs="Times New Roman"/>
          </w:rPr>
          <w:delText xml:space="preserve">c state </w:delText>
        </w:r>
      </w:del>
      <w:del w:id="179" w:author="Madeline Galbraith" w:date="2022-04-11T15:38:00Z">
        <w:r w:rsidR="00AD7F58" w:rsidRPr="00602FA5" w:rsidDel="00802858">
          <w:rPr>
            <w:rFonts w:ascii="Times New Roman" w:hAnsi="Times New Roman" w:cs="Times New Roman"/>
          </w:rPr>
          <w:delText>(Fig</w:delText>
        </w:r>
        <w:r w:rsidR="00757C0B" w:rsidRPr="00602FA5" w:rsidDel="00802858">
          <w:rPr>
            <w:rFonts w:ascii="Times New Roman" w:hAnsi="Times New Roman" w:cs="Times New Roman"/>
          </w:rPr>
          <w:delText>.</w:delText>
        </w:r>
        <w:r w:rsidR="00AD7F58" w:rsidRPr="00602FA5" w:rsidDel="00802858">
          <w:rPr>
            <w:rFonts w:ascii="Times New Roman" w:hAnsi="Times New Roman" w:cs="Times New Roman"/>
          </w:rPr>
          <w:delText xml:space="preserve"> 3A, detail of silencing function </w:delText>
        </w:r>
      </w:del>
      <m:oMath>
        <m:sSub>
          <m:sSubPr>
            <m:ctrlPr>
              <w:del w:id="180" w:author="Madeline Galbraith" w:date="2022-04-11T15:38:00Z">
                <w:rPr>
                  <w:rFonts w:ascii="Cambria Math" w:hAnsi="Cambria Math" w:cs="Times New Roman"/>
                </w:rPr>
              </w:del>
            </m:ctrlPr>
          </m:sSubPr>
          <m:e>
            <m:r>
              <w:del w:id="181" w:author="Madeline Galbraith" w:date="2022-04-11T15:38:00Z">
                <w:rPr>
                  <w:rFonts w:ascii="Cambria Math" w:hAnsi="Cambria Math" w:cs="Times New Roman"/>
                </w:rPr>
                <m:t>P</m:t>
              </w:del>
            </m:r>
          </m:e>
          <m:sub>
            <m:r>
              <w:del w:id="182" w:author="Madeline Galbraith" w:date="2022-04-11T15:38:00Z">
                <w:rPr>
                  <w:rFonts w:ascii="Cambria Math" w:hAnsi="Cambria Math" w:cs="Times New Roman"/>
                </w:rPr>
                <m:t>H</m:t>
              </w:del>
            </m:r>
          </m:sub>
        </m:sSub>
        <m:r>
          <w:del w:id="183" w:author="Madeline Galbraith" w:date="2022-04-11T15:38:00Z">
            <w:rPr>
              <w:rFonts w:ascii="Cambria Math" w:hAnsi="Cambria Math" w:cs="Times New Roman"/>
            </w:rPr>
            <m:t>(μ)</m:t>
          </w:del>
        </m:r>
      </m:oMath>
      <w:del w:id="184" w:author="Madeline Galbraith" w:date="2022-04-11T15:38:00Z">
        <w:r w:rsidR="00AD7F58" w:rsidRPr="00602FA5" w:rsidDel="00802858">
          <w:rPr>
            <w:rFonts w:ascii="Times New Roman" w:hAnsi="Times New Roman" w:cs="Times New Roman"/>
          </w:rPr>
          <w:delText xml:space="preserve"> in section S2.3). </w:delText>
        </w:r>
      </w:del>
      <w:r w:rsidR="0099262D">
        <w:rPr>
          <w:rFonts w:ascii="Times New Roman" w:hAnsi="Times New Roman" w:cs="Times New Roman"/>
        </w:rPr>
        <w:t xml:space="preserve"> </w:t>
      </w:r>
      <w:r w:rsidR="00AD7F58" w:rsidRPr="00602FA5">
        <w:rPr>
          <w:rFonts w:ascii="Times New Roman" w:hAnsi="Times New Roman" w:cs="Times New Roman"/>
        </w:rPr>
        <w:t xml:space="preserve">As mentioned previously, </w:t>
      </w:r>
      <w:r w:rsidR="003456C6" w:rsidRPr="00602FA5">
        <w:rPr>
          <w:rFonts w:ascii="Times New Roman" w:hAnsi="Times New Roman" w:cs="Times New Roman"/>
        </w:rPr>
        <w:t xml:space="preserve">upregulated </w:t>
      </w:r>
      <w:r w:rsidR="00AD7F58" w:rsidRPr="00602FA5">
        <w:rPr>
          <w:rFonts w:ascii="Times New Roman" w:hAnsi="Times New Roman" w:cs="Times New Roman"/>
        </w:rPr>
        <w:t xml:space="preserve">ROS </w:t>
      </w:r>
      <w:r w:rsidR="003456C6" w:rsidRPr="00602FA5">
        <w:rPr>
          <w:rFonts w:ascii="Times New Roman" w:hAnsi="Times New Roman" w:cs="Times New Roman"/>
        </w:rPr>
        <w:t>leads to an increased</w:t>
      </w:r>
      <w:r w:rsidR="00AD7F58" w:rsidRPr="00602FA5">
        <w:rPr>
          <w:rFonts w:ascii="Times New Roman" w:hAnsi="Times New Roman" w:cs="Times New Roman"/>
        </w:rPr>
        <w:t xml:space="preserve"> W/O phenotype (Fig</w:t>
      </w:r>
      <w:r w:rsidR="00757C0B" w:rsidRPr="00602FA5">
        <w:rPr>
          <w:rFonts w:ascii="Times New Roman" w:hAnsi="Times New Roman" w:cs="Times New Roman"/>
        </w:rPr>
        <w:t>.</w:t>
      </w:r>
      <w:r w:rsidR="00AD7F58" w:rsidRPr="00602FA5">
        <w:rPr>
          <w:rFonts w:ascii="Times New Roman" w:hAnsi="Times New Roman" w:cs="Times New Roman"/>
        </w:rPr>
        <w:t xml:space="preserve"> </w:t>
      </w:r>
      <w:r w:rsidR="00757C0B" w:rsidRPr="00602FA5">
        <w:rPr>
          <w:rFonts w:ascii="Times New Roman" w:hAnsi="Times New Roman" w:cs="Times New Roman"/>
        </w:rPr>
        <w:t>S9</w:t>
      </w:r>
      <w:r w:rsidR="00AD7F58" w:rsidRPr="00602FA5">
        <w:rPr>
          <w:rFonts w:ascii="Times New Roman" w:hAnsi="Times New Roman" w:cs="Times New Roman"/>
        </w:rPr>
        <w:t xml:space="preserve">). </w:t>
      </w:r>
      <w:del w:id="185" w:author="Madeline Galbraith" w:date="2022-04-11T15:16:00Z">
        <w:r w:rsidR="00AD7F58" w:rsidRPr="00602FA5" w:rsidDel="00885780">
          <w:rPr>
            <w:rFonts w:ascii="Times New Roman" w:hAnsi="Times New Roman" w:cs="Times New Roman"/>
          </w:rPr>
          <w:delText xml:space="preserve">Given </w:delText>
        </w:r>
      </w:del>
      <w:ins w:id="186" w:author="Madeline Galbraith" w:date="2022-04-11T15:16:00Z">
        <w:r w:rsidR="00885780">
          <w:rPr>
            <w:rFonts w:ascii="Times New Roman" w:hAnsi="Times New Roman" w:cs="Times New Roman"/>
          </w:rPr>
          <w:t>I</w:t>
        </w:r>
      </w:ins>
      <w:ins w:id="187" w:author="Madeline Galbraith" w:date="2022-04-11T15:11:00Z">
        <w:r w:rsidR="00CA07F4">
          <w:rPr>
            <w:rFonts w:ascii="Times New Roman" w:hAnsi="Times New Roman" w:cs="Times New Roman"/>
          </w:rPr>
          <w:t xml:space="preserve">ndividual upregulation of noxROS and mtROS </w:t>
        </w:r>
      </w:ins>
      <w:ins w:id="188" w:author="Madeline Galbraith" w:date="2022-04-11T15:12:00Z">
        <w:r w:rsidR="00CA07F4">
          <w:rPr>
            <w:rFonts w:ascii="Times New Roman" w:hAnsi="Times New Roman" w:cs="Times New Roman"/>
          </w:rPr>
          <w:t xml:space="preserve">causes an increase in the hybrid E/M-W/O </w:t>
        </w:r>
      </w:ins>
      <w:ins w:id="189" w:author="Madeline Galbraith" w:date="2022-04-11T15:15:00Z">
        <w:r w:rsidR="00885780">
          <w:rPr>
            <w:rFonts w:ascii="Times New Roman" w:hAnsi="Times New Roman" w:cs="Times New Roman"/>
          </w:rPr>
          <w:t xml:space="preserve">while </w:t>
        </w:r>
      </w:ins>
      <m:oMath>
        <m:sSub>
          <m:sSubPr>
            <m:ctrlPr>
              <w:ins w:id="190" w:author="Madeline Galbraith" w:date="2022-04-11T15:24:00Z">
                <w:rPr>
                  <w:rFonts w:ascii="Cambria Math" w:hAnsi="Cambria Math" w:cs="Times New Roman"/>
                </w:rPr>
              </w:ins>
            </m:ctrlPr>
          </m:sSubPr>
          <m:e>
            <m:r>
              <w:ins w:id="191" w:author="Madeline Galbraith" w:date="2022-04-11T15:24:00Z">
                <w:rPr>
                  <w:rFonts w:ascii="Cambria Math" w:hAnsi="Cambria Math" w:cs="Times New Roman"/>
                </w:rPr>
                <m:t>μ</m:t>
              </w:ins>
            </m:r>
          </m:e>
          <m:sub>
            <m:r>
              <w:ins w:id="192" w:author="Madeline Galbraith" w:date="2022-04-11T15:24:00Z">
                <w:rPr>
                  <w:rFonts w:ascii="Cambria Math" w:hAnsi="Cambria Math" w:cs="Times New Roman"/>
                </w:rPr>
                <m:t>200</m:t>
              </w:ins>
            </m:r>
          </m:sub>
        </m:sSub>
      </m:oMath>
      <w:ins w:id="193" w:author="Madeline Galbraith" w:date="2022-04-11T15:15:00Z">
        <w:r w:rsidR="00885780">
          <w:rPr>
            <w:rFonts w:ascii="Times New Roman" w:hAnsi="Times New Roman" w:cs="Times New Roman"/>
          </w:rPr>
          <w:t>silen</w:t>
        </w:r>
      </w:ins>
      <w:ins w:id="194" w:author="Madeline Galbraith" w:date="2022-04-11T15:16:00Z">
        <w:r w:rsidR="00885780">
          <w:rPr>
            <w:rFonts w:ascii="Times New Roman" w:hAnsi="Times New Roman" w:cs="Times New Roman"/>
          </w:rPr>
          <w:t xml:space="preserve">cing Hif-1 mRNA suppresses the hybrid E/M-W/O state. Therefore, </w:t>
        </w:r>
      </w:ins>
      <w:ins w:id="195" w:author="Madeline Galbraith" w:date="2022-04-11T15:12:00Z">
        <w:r w:rsidR="00CA07F4">
          <w:rPr>
            <w:rFonts w:ascii="Times New Roman" w:hAnsi="Times New Roman" w:cs="Times New Roman"/>
          </w:rPr>
          <w:t>when</w:t>
        </w:r>
      </w:ins>
      <w:ins w:id="196" w:author="Madeline Galbraith" w:date="2022-04-11T15:13:00Z">
        <w:r w:rsidR="00CA07F4">
          <w:rPr>
            <w:rFonts w:ascii="Times New Roman" w:hAnsi="Times New Roman" w:cs="Times New Roman"/>
          </w:rPr>
          <w:t xml:space="preserve"> the </w:t>
        </w:r>
      </w:ins>
      <w:ins w:id="197" w:author="Madeline Galbraith" w:date="2022-04-11T15:14:00Z">
        <w:r w:rsidR="00885780">
          <w:rPr>
            <w:rFonts w:ascii="Times New Roman" w:hAnsi="Times New Roman" w:cs="Times New Roman"/>
          </w:rPr>
          <w:t xml:space="preserve">links in which </w:t>
        </w:r>
      </w:ins>
      <m:oMath>
        <m:sSub>
          <m:sSubPr>
            <m:ctrlPr>
              <w:ins w:id="198" w:author="Madeline Galbraith" w:date="2022-04-11T15:24:00Z">
                <w:rPr>
                  <w:rFonts w:ascii="Cambria Math" w:hAnsi="Cambria Math" w:cs="Times New Roman"/>
                </w:rPr>
              </w:ins>
            </m:ctrlPr>
          </m:sSubPr>
          <m:e>
            <m:r>
              <w:ins w:id="199" w:author="Madeline Galbraith" w:date="2022-04-11T15:24:00Z">
                <w:rPr>
                  <w:rFonts w:ascii="Cambria Math" w:hAnsi="Cambria Math" w:cs="Times New Roman"/>
                </w:rPr>
                <m:t>μ</m:t>
              </w:ins>
            </m:r>
          </m:e>
          <m:sub>
            <m:r>
              <w:ins w:id="200" w:author="Madeline Galbraith" w:date="2022-04-11T15:24:00Z">
                <w:rPr>
                  <w:rFonts w:ascii="Cambria Math" w:hAnsi="Cambria Math" w:cs="Times New Roman"/>
                </w:rPr>
                <m:t>200</m:t>
              </w:ins>
            </m:r>
          </m:sub>
        </m:sSub>
      </m:oMath>
      <w:ins w:id="201" w:author="Madeline Galbraith" w:date="2022-04-11T15:14:00Z">
        <w:r w:rsidR="00885780">
          <w:rPr>
            <w:rFonts w:ascii="Times New Roman" w:hAnsi="Times New Roman" w:cs="Times New Roman"/>
          </w:rPr>
          <w:t xml:space="preserve">downregulates Hif1 and </w:t>
        </w:r>
      </w:ins>
      <m:oMath>
        <m:sSub>
          <m:sSubPr>
            <m:ctrlPr>
              <w:ins w:id="202" w:author="Madeline Galbraith" w:date="2022-04-11T16:00:00Z">
                <w:rPr>
                  <w:rFonts w:ascii="Cambria Math" w:hAnsi="Cambria Math" w:cs="Times New Roman"/>
                </w:rPr>
              </w:ins>
            </m:ctrlPr>
          </m:sSubPr>
          <m:e>
            <m:r>
              <w:ins w:id="203" w:author="Madeline Galbraith" w:date="2022-04-11T16:00:00Z">
                <w:rPr>
                  <w:rFonts w:ascii="Cambria Math" w:hAnsi="Cambria Math" w:cs="Times New Roman"/>
                </w:rPr>
                <m:t>μ</m:t>
              </w:ins>
            </m:r>
          </m:e>
          <m:sub>
            <m:r>
              <w:ins w:id="204" w:author="Madeline Galbraith" w:date="2022-04-11T16:00:00Z">
                <w:rPr>
                  <w:rFonts w:ascii="Cambria Math" w:hAnsi="Cambria Math" w:cs="Times New Roman"/>
                </w:rPr>
                <m:t>34</m:t>
              </w:ins>
            </m:r>
          </m:sub>
        </m:sSub>
      </m:oMath>
      <w:ins w:id="205" w:author="Madeline Galbraith" w:date="2022-04-11T15:14:00Z">
        <w:r w:rsidR="00885780">
          <w:rPr>
            <w:rFonts w:ascii="Times New Roman" w:hAnsi="Times New Roman" w:cs="Times New Roman"/>
          </w:rPr>
          <w:t>upregulates noxROS (or mtROS)</w:t>
        </w:r>
      </w:ins>
      <w:ins w:id="206" w:author="Madeline Galbraith" w:date="2022-04-11T15:15:00Z">
        <w:r w:rsidR="00885780">
          <w:rPr>
            <w:rFonts w:ascii="Times New Roman" w:hAnsi="Times New Roman" w:cs="Times New Roman"/>
          </w:rPr>
          <w:t xml:space="preserve"> are active</w:t>
        </w:r>
      </w:ins>
      <w:del w:id="207" w:author="Madeline Galbraith" w:date="2022-04-11T15:16:00Z">
        <w:r w:rsidR="00AD7F58" w:rsidRPr="00602FA5" w:rsidDel="00885780">
          <w:rPr>
            <w:rFonts w:ascii="Times New Roman" w:hAnsi="Times New Roman" w:cs="Times New Roman"/>
          </w:rPr>
          <w:delText xml:space="preserve">the similar behavior </w:delText>
        </w:r>
        <w:r w:rsidR="00956AC0" w:rsidRPr="00602FA5" w:rsidDel="00885780">
          <w:rPr>
            <w:rFonts w:ascii="Times New Roman" w:hAnsi="Times New Roman" w:cs="Times New Roman"/>
          </w:rPr>
          <w:delText xml:space="preserve">noted above </w:delText>
        </w:r>
        <w:r w:rsidR="00AD7F58" w:rsidRPr="00602FA5" w:rsidDel="00885780">
          <w:rPr>
            <w:rFonts w:ascii="Times New Roman" w:hAnsi="Times New Roman" w:cs="Times New Roman"/>
          </w:rPr>
          <w:delText xml:space="preserve">between </w:delText>
        </w:r>
        <w:r w:rsidR="00956AC0" w:rsidRPr="00602FA5" w:rsidDel="00885780">
          <w:rPr>
            <w:rFonts w:ascii="Times New Roman" w:hAnsi="Times New Roman" w:cs="Times New Roman"/>
          </w:rPr>
          <w:delText xml:space="preserve">upregulating </w:delText>
        </w:r>
        <w:r w:rsidR="00AD7F58" w:rsidRPr="00602FA5" w:rsidDel="00885780">
          <w:rPr>
            <w:rFonts w:ascii="Times New Roman" w:hAnsi="Times New Roman" w:cs="Times New Roman"/>
          </w:rPr>
          <w:delText xml:space="preserve">noxROS and mtROS, when either is active alongside </w:delText>
        </w:r>
      </w:del>
      <m:oMath>
        <m:sSub>
          <m:sSubPr>
            <m:ctrlPr>
              <w:del w:id="208" w:author="Madeline Galbraith" w:date="2022-04-11T15:16:00Z">
                <w:rPr>
                  <w:rFonts w:ascii="Cambria Math" w:hAnsi="Cambria Math" w:cs="Times New Roman"/>
                </w:rPr>
              </w:del>
            </m:ctrlPr>
          </m:sSubPr>
          <m:e>
            <m:r>
              <w:del w:id="209" w:author="Madeline Galbraith" w:date="2022-04-11T15:16:00Z">
                <w:rPr>
                  <w:rFonts w:ascii="Cambria Math" w:hAnsi="Cambria Math" w:cs="Times New Roman"/>
                </w:rPr>
                <m:t>μ</m:t>
              </w:del>
            </m:r>
          </m:e>
          <m:sub>
            <m:r>
              <w:del w:id="210" w:author="Madeline Galbraith" w:date="2022-04-11T15:16:00Z">
                <w:rPr>
                  <w:rFonts w:ascii="Cambria Math" w:hAnsi="Cambria Math" w:cs="Times New Roman"/>
                </w:rPr>
                <m:t>200</m:t>
              </w:del>
            </m:r>
          </m:sub>
        </m:sSub>
      </m:oMath>
      <w:del w:id="211" w:author="Madeline Galbraith" w:date="2022-04-11T15:16:00Z">
        <w:r w:rsidR="00AD7F58" w:rsidRPr="00602FA5" w:rsidDel="00885780">
          <w:rPr>
            <w:rFonts w:ascii="Times New Roman" w:hAnsi="Times New Roman" w:cs="Times New Roman"/>
          </w:rPr>
          <w:delText xml:space="preserve"> downregulating Hif1</w:delText>
        </w:r>
      </w:del>
      <w:ins w:id="212" w:author="Madeline Galbraith" w:date="2022-04-11T15:16:00Z">
        <w:r w:rsidR="00885780">
          <w:rPr>
            <w:rFonts w:ascii="Times New Roman" w:hAnsi="Times New Roman" w:cs="Times New Roman"/>
          </w:rPr>
          <w:t>,</w:t>
        </w:r>
      </w:ins>
      <w:r w:rsidR="00AD7F58" w:rsidRPr="00602FA5">
        <w:rPr>
          <w:rFonts w:ascii="Times New Roman" w:hAnsi="Times New Roman" w:cs="Times New Roman"/>
        </w:rPr>
        <w:t xml:space="preserve"> </w:t>
      </w:r>
      <w:commentRangeStart w:id="213"/>
      <w:del w:id="214" w:author="Madeline Galbraith" w:date="2022-04-11T15:18:00Z">
        <w:r w:rsidR="00AD7F58" w:rsidRPr="00602FA5" w:rsidDel="005C5C1E">
          <w:rPr>
            <w:rFonts w:ascii="Times New Roman" w:hAnsi="Times New Roman" w:cs="Times New Roman"/>
          </w:rPr>
          <w:delText xml:space="preserve">there are regions in which the hybrid W/O and coupled E/M-W/O states are fully suppressed </w:delText>
        </w:r>
        <w:commentRangeEnd w:id="213"/>
        <w:r w:rsidR="00956AC0" w:rsidRPr="00602FA5" w:rsidDel="005C5C1E">
          <w:rPr>
            <w:rStyle w:val="CommentReference"/>
            <w:rFonts w:ascii="Times New Roman" w:hAnsi="Times New Roman" w:cs="Times New Roman"/>
            <w:sz w:val="24"/>
            <w:szCs w:val="24"/>
          </w:rPr>
          <w:commentReference w:id="213"/>
        </w:r>
      </w:del>
      <w:ins w:id="215" w:author="Madeline Galbraith" w:date="2022-04-11T15:19:00Z">
        <w:r w:rsidR="005C5C1E">
          <w:rPr>
            <w:rFonts w:ascii="Times New Roman" w:hAnsi="Times New Roman" w:cs="Times New Roman"/>
          </w:rPr>
          <w:t xml:space="preserve">, the hybrid E/M-W/O state is upregulated for some parameter regions while </w:t>
        </w:r>
      </w:ins>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10</w:t>
      </w:r>
      <w:r w:rsidR="00AD7F58" w:rsidRPr="00602FA5">
        <w:rPr>
          <w:rFonts w:ascii="Times New Roman" w:hAnsi="Times New Roman" w:cs="Times New Roman"/>
        </w:rPr>
        <w:t xml:space="preserve">).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the E/M-W/O state is further upregulated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11</w:t>
      </w:r>
      <w:r w:rsidR="00AD7F58" w:rsidRPr="00602FA5">
        <w:rPr>
          <w:rFonts w:ascii="Times New Roman" w:hAnsi="Times New Roman" w:cs="Times New Roman"/>
        </w:rPr>
        <w:t xml:space="preserve">). Interestingly, if all three miRNA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are active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F33E02" w:rsidRPr="00602FA5">
        <w:rPr>
          <w:rFonts w:ascii="Times New Roman" w:hAnsi="Times New Roman" w:cs="Times New Roman"/>
        </w:rPr>
        <w:t>B</w:t>
      </w:r>
      <w:r w:rsidR="00AD7F58" w:rsidRPr="00602FA5">
        <w:rPr>
          <w:rFonts w:ascii="Times New Roman" w:hAnsi="Times New Roman" w:cs="Times New Roman"/>
        </w:rPr>
        <w:t>) the W/O state is present</w:t>
      </w:r>
      <w:r w:rsidR="00C9502B" w:rsidRPr="00602FA5">
        <w:rPr>
          <w:rFonts w:ascii="Times New Roman" w:hAnsi="Times New Roman" w:cs="Times New Roman"/>
        </w:rPr>
        <w:t>,</w:t>
      </w:r>
      <w:r w:rsidR="00AD7F58" w:rsidRPr="00602FA5">
        <w:rPr>
          <w:rFonts w:ascii="Times New Roman" w:hAnsi="Times New Roman" w:cs="Times New Roman"/>
        </w:rPr>
        <w:t xml:space="preserve"> but the E/M-W/O coupled state may be suppressed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F33E02" w:rsidRPr="00602FA5">
        <w:rPr>
          <w:rFonts w:ascii="Times New Roman" w:hAnsi="Times New Roman" w:cs="Times New Roman"/>
        </w:rPr>
        <w:t>C</w:t>
      </w:r>
      <w:r w:rsidR="00AD7F58" w:rsidRPr="00602FA5">
        <w:rPr>
          <w:rFonts w:ascii="Times New Roman" w:hAnsi="Times New Roman" w:cs="Times New Roman"/>
        </w:rPr>
        <w:t xml:space="preserve">). The E/M-W/O </w:t>
      </w:r>
      <w:r w:rsidR="004806AF" w:rsidRPr="00602FA5">
        <w:rPr>
          <w:rFonts w:ascii="Times New Roman" w:hAnsi="Times New Roman" w:cs="Times New Roman"/>
        </w:rPr>
        <w:t xml:space="preserve">phenotype </w:t>
      </w:r>
      <w:r w:rsidR="00AD7F58" w:rsidRPr="00602FA5">
        <w:rPr>
          <w:rFonts w:ascii="Times New Roman" w:hAnsi="Times New Roman" w:cs="Times New Roman"/>
        </w:rPr>
        <w:t>is present for all values of noxROS upregulation but is only present at high values of mtROS upregulation</w:t>
      </w:r>
      <w:r w:rsidR="00E62645" w:rsidRPr="00602FA5">
        <w:rPr>
          <w:rFonts w:ascii="Times New Roman" w:hAnsi="Times New Roman" w:cs="Times New Roman"/>
        </w:rPr>
        <w:t xml:space="preserve">, </w:t>
      </w:r>
      <w:r w:rsidR="00AD7F58" w:rsidRPr="00602FA5">
        <w:rPr>
          <w:rFonts w:ascii="Times New Roman" w:hAnsi="Times New Roman" w:cs="Times New Roman"/>
        </w:rPr>
        <w:t>suggest</w:t>
      </w:r>
      <w:r w:rsidR="00E62645" w:rsidRPr="00602FA5">
        <w:rPr>
          <w:rFonts w:ascii="Times New Roman" w:hAnsi="Times New Roman" w:cs="Times New Roman"/>
        </w:rPr>
        <w:t>i</w:t>
      </w:r>
      <w:r w:rsidR="005B6326" w:rsidRPr="00602FA5">
        <w:rPr>
          <w:rFonts w:ascii="Times New Roman" w:hAnsi="Times New Roman" w:cs="Times New Roman"/>
        </w:rPr>
        <w:t>ng</w:t>
      </w:r>
      <w:r w:rsidR="00AD7F58" w:rsidRPr="00602FA5">
        <w:rPr>
          <w:rFonts w:ascii="Times New Roman" w:hAnsi="Times New Roman" w:cs="Times New Roman"/>
        </w:rPr>
        <w:t xml:space="preserve"> a feedback loop between mtROS,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controls the expression of the E/M-W/O state.</w:t>
      </w:r>
    </w:p>
    <w:p w14:paraId="50DDB9CE" w14:textId="77777777" w:rsidR="00CF20FD" w:rsidRPr="00602FA5" w:rsidRDefault="00AD7F58" w:rsidP="00492387">
      <w:pPr>
        <w:pStyle w:val="CaptionedFigure"/>
        <w:jc w:val="center"/>
        <w:rPr>
          <w:rFonts w:ascii="Times New Roman" w:hAnsi="Times New Roman" w:cs="Times New Roman"/>
        </w:rPr>
      </w:pPr>
      <w:r w:rsidRPr="00602FA5">
        <w:rPr>
          <w:rFonts w:ascii="Times New Roman" w:hAnsi="Times New Roman" w:cs="Times New Roman"/>
          <w:noProof/>
        </w:rPr>
        <w:drawing>
          <wp:inline distT="0" distB="0" distL="0" distR="0" wp14:anchorId="6E31AB39" wp14:editId="501FC1DF">
            <wp:extent cx="5387340" cy="2075180"/>
            <wp:effectExtent l="0" t="0" r="3810" b="127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58600" cy="2102629"/>
                    </a:xfrm>
                    <a:prstGeom prst="rect">
                      <a:avLst/>
                    </a:prstGeom>
                    <a:noFill/>
                    <a:ln w="9525">
                      <a:noFill/>
                      <a:headEnd/>
                      <a:tailEnd/>
                    </a:ln>
                  </pic:spPr>
                </pic:pic>
              </a:graphicData>
            </a:graphic>
          </wp:inline>
        </w:drawing>
      </w:r>
    </w:p>
    <w:p w14:paraId="19F402C9" w14:textId="404E320B" w:rsidR="00A8002A" w:rsidRPr="00A8002A" w:rsidRDefault="00CF20FD" w:rsidP="00CF20FD">
      <w:pPr>
        <w:pStyle w:val="Caption"/>
        <w:rPr>
          <w:rFonts w:ascii="Times New Roman" w:eastAsiaTheme="minorEastAsia"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4</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Pr="00602FA5">
        <w:rPr>
          <w:rFonts w:ascii="Times New Roman" w:hAnsi="Times New Roman" w:cs="Times New Roman"/>
          <w:i w:val="0"/>
          <w:iCs/>
        </w:rPr>
        <w:t xml:space="preserve"> </w:t>
      </w:r>
      <w:commentRangeStart w:id="216"/>
      <w:r w:rsidR="00E9300C" w:rsidRPr="00602FA5">
        <w:rPr>
          <w:rFonts w:ascii="Times New Roman" w:hAnsi="Times New Roman" w:cs="Times New Roman"/>
          <w:b/>
          <w:bCs/>
          <w:i w:val="0"/>
          <w:iCs/>
        </w:rPr>
        <w:t>miRNA of the EMT regulatory network can upregulate the W/O phenotype</w:t>
      </w:r>
      <w:commentRangeEnd w:id="216"/>
      <w:r w:rsidR="008E297B" w:rsidRPr="00602FA5">
        <w:rPr>
          <w:rStyle w:val="CommentReference"/>
          <w:rFonts w:ascii="Times New Roman" w:hAnsi="Times New Roman" w:cs="Times New Roman"/>
          <w:i w:val="0"/>
          <w:sz w:val="24"/>
          <w:szCs w:val="24"/>
        </w:rPr>
        <w:commentReference w:id="216"/>
      </w:r>
      <w:r w:rsidR="00E9300C" w:rsidRPr="00602FA5">
        <w:rPr>
          <w:rFonts w:ascii="Times New Roman" w:hAnsi="Times New Roman" w:cs="Times New Roman"/>
          <w:b/>
          <w:bCs/>
          <w:i w:val="0"/>
          <w:iCs/>
        </w:rPr>
        <w:t>.</w:t>
      </w:r>
      <w:r w:rsidR="00E9300C" w:rsidRPr="00602FA5">
        <w:rPr>
          <w:rFonts w:ascii="Times New Roman" w:hAnsi="Times New Roman" w:cs="Times New Roman"/>
          <w:i w:val="0"/>
          <w:iCs/>
        </w:rPr>
        <w:t xml:space="preserve"> </w:t>
      </w:r>
      <w:r w:rsidR="00416EBB"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B52736">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42726" w:rsidRPr="00602FA5">
        <w:rPr>
          <w:rFonts w:ascii="Times New Roman" w:hAnsi="Times New Roman" w:cs="Times New Roman"/>
          <w:i w:val="0"/>
          <w:iCs/>
        </w:rPr>
        <w:t>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942726" w:rsidRPr="00602FA5">
        <w:rPr>
          <w:rFonts w:ascii="Times New Roman" w:eastAsiaTheme="minorEastAsia" w:hAnsi="Times New Roman" w:cs="Times New Roman"/>
          <w:i w:val="0"/>
          <w:iCs/>
        </w:rPr>
        <w:t xml:space="preserve"> silencing Hif-1)</w:t>
      </w:r>
      <w:r w:rsidR="0075025B" w:rsidRPr="00602FA5">
        <w:rPr>
          <w:rFonts w:ascii="Times New Roman" w:eastAsiaTheme="minorEastAsia" w:hAnsi="Times New Roman" w:cs="Times New Roman"/>
          <w:i w:val="0"/>
          <w:iCs/>
        </w:rPr>
        <w:t xml:space="preserve">. </w:t>
      </w:r>
      <w:r w:rsidR="0075025B" w:rsidRPr="00602FA5">
        <w:rPr>
          <w:rFonts w:ascii="Times New Roman" w:eastAsiaTheme="minorEastAsia" w:hAnsi="Times New Roman" w:cs="Times New Roman"/>
          <w:b/>
          <w:bCs/>
          <w:i w:val="0"/>
          <w:iCs/>
        </w:rPr>
        <w:t>(</w:t>
      </w:r>
      <w:r w:rsidR="00B52736">
        <w:rPr>
          <w:rFonts w:ascii="Times New Roman" w:eastAsiaTheme="minorEastAsia" w:hAnsi="Times New Roman" w:cs="Times New Roman"/>
          <w:b/>
          <w:bCs/>
          <w:i w:val="0"/>
          <w:iCs/>
        </w:rPr>
        <w:t>B</w:t>
      </w:r>
      <w:r w:rsidR="0075025B" w:rsidRPr="00602FA5">
        <w:rPr>
          <w:rFonts w:ascii="Times New Roman" w:eastAsiaTheme="minorEastAsia" w:hAnsi="Times New Roman" w:cs="Times New Roman"/>
          <w:b/>
          <w:bCs/>
          <w:i w:val="0"/>
          <w:iCs/>
        </w:rPr>
        <w:t xml:space="preserve">) </w:t>
      </w:r>
      <w:r w:rsidR="00C246AD" w:rsidRPr="00602FA5">
        <w:rPr>
          <w:rFonts w:ascii="Times New Roman" w:eastAsiaTheme="minorEastAsia" w:hAnsi="Times New Roman" w:cs="Times New Roman"/>
          <w:i w:val="0"/>
          <w:iCs/>
        </w:rPr>
        <w:t xml:space="preserve">The phase plane corresponding to all EMT driven regulatory links (network pictured in </w:t>
      </w:r>
      <w:r w:rsidR="00727706">
        <w:rPr>
          <w:rFonts w:ascii="Times New Roman" w:eastAsiaTheme="minorEastAsia" w:hAnsi="Times New Roman" w:cs="Times New Roman"/>
          <w:i w:val="0"/>
          <w:iCs/>
        </w:rPr>
        <w:t>A</w:t>
      </w:r>
      <w:r w:rsidR="00C246AD" w:rsidRPr="00602FA5">
        <w:rPr>
          <w:rFonts w:ascii="Times New Roman" w:eastAsiaTheme="minorEastAsia" w:hAnsi="Times New Roman" w:cs="Times New Roman"/>
          <w:i w:val="0"/>
          <w:iCs/>
        </w:rPr>
        <w:t>).</w:t>
      </w:r>
      <w:r w:rsidR="00EF6B9A" w:rsidRPr="00602FA5">
        <w:rPr>
          <w:rFonts w:ascii="Times New Roman" w:eastAsiaTheme="minorEastAsia" w:hAnsi="Times New Roman" w:cs="Times New Roman"/>
          <w:i w:val="0"/>
          <w:iCs/>
        </w:rPr>
        <w:t xml:space="preserve"> The regulation of Hif-1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EF6B9A" w:rsidRPr="00602FA5">
        <w:rPr>
          <w:rFonts w:ascii="Times New Roman" w:eastAsiaTheme="minorEastAsia" w:hAnsi="Times New Roman" w:cs="Times New Roman"/>
          <w:i w:val="0"/>
          <w:iCs/>
        </w:rPr>
        <w:t xml:space="preserve"> in this phase plane corresponds to the </w:t>
      </w:r>
      <w:r w:rsidR="00727706">
        <w:rPr>
          <w:rFonts w:ascii="Times New Roman" w:eastAsiaTheme="minorEastAsia" w:hAnsi="Times New Roman" w:cs="Times New Roman"/>
          <w:i w:val="0"/>
          <w:iCs/>
        </w:rPr>
        <w:t>blue</w:t>
      </w:r>
      <w:r w:rsidR="00727706" w:rsidRPr="00602FA5">
        <w:rPr>
          <w:rFonts w:ascii="Times New Roman" w:eastAsiaTheme="minorEastAsia" w:hAnsi="Times New Roman" w:cs="Times New Roman"/>
          <w:i w:val="0"/>
          <w:iCs/>
        </w:rPr>
        <w:t xml:space="preserve"> </w:t>
      </w:r>
      <w:r w:rsidR="00EF6B9A" w:rsidRPr="00602FA5">
        <w:rPr>
          <w:rFonts w:ascii="Times New Roman" w:eastAsiaTheme="minorEastAsia" w:hAnsi="Times New Roman" w:cs="Times New Roman"/>
          <w:i w:val="0"/>
          <w:iCs/>
        </w:rPr>
        <w:t xml:space="preserve">region of </w:t>
      </w:r>
      <w:r w:rsidR="00727706">
        <w:rPr>
          <w:rFonts w:ascii="Times New Roman" w:eastAsiaTheme="minorEastAsia" w:hAnsi="Times New Roman" w:cs="Times New Roman"/>
          <w:i w:val="0"/>
          <w:iCs/>
        </w:rPr>
        <w:t>Fig. 3</w:t>
      </w:r>
      <w:r w:rsidR="00CF50DB" w:rsidRPr="00602FA5">
        <w:rPr>
          <w:rFonts w:ascii="Times New Roman" w:eastAsiaTheme="minorEastAsia" w:hAnsi="Times New Roman" w:cs="Times New Roman"/>
          <w:i w:val="0"/>
          <w:iCs/>
        </w:rPr>
        <w:t xml:space="preserve"> where all metabolic phenotypes are possible</w:t>
      </w:r>
      <w:r w:rsidR="00EF6B9A" w:rsidRPr="00602FA5">
        <w:rPr>
          <w:rFonts w:ascii="Times New Roman" w:eastAsiaTheme="minorEastAsia" w:hAnsi="Times New Roman" w:cs="Times New Roman"/>
          <w:i w:val="0"/>
          <w:iCs/>
        </w:rPr>
        <w:t>.</w:t>
      </w:r>
      <w:r w:rsidR="00C246AD" w:rsidRPr="00602FA5">
        <w:rPr>
          <w:rFonts w:ascii="Times New Roman" w:eastAsiaTheme="minorEastAsia" w:hAnsi="Times New Roman" w:cs="Times New Roman"/>
          <w:i w:val="0"/>
          <w:iCs/>
        </w:rPr>
        <w:t xml:space="preserve"> </w:t>
      </w:r>
      <w:r w:rsidR="001C51AE" w:rsidRPr="00602FA5">
        <w:rPr>
          <w:rFonts w:ascii="Times New Roman" w:eastAsiaTheme="minorEastAsia" w:hAnsi="Times New Roman" w:cs="Times New Roman"/>
          <w:i w:val="0"/>
          <w:iCs/>
        </w:rPr>
        <w:t>As noxROS is upregulat</w:t>
      </w:r>
      <w:r w:rsidR="00727706">
        <w:rPr>
          <w:rFonts w:ascii="Times New Roman" w:eastAsiaTheme="minorEastAsia" w:hAnsi="Times New Roman" w:cs="Times New Roman"/>
          <w:i w:val="0"/>
          <w:iCs/>
        </w:rPr>
        <w:t>ed</w:t>
      </w:r>
      <w:r w:rsidR="001C51AE" w:rsidRPr="00602FA5">
        <w:rPr>
          <w:rFonts w:ascii="Times New Roman" w:eastAsiaTheme="minorEastAsia" w:hAnsi="Times New Roman" w:cs="Times New Roman"/>
          <w:i w:val="0"/>
          <w:iCs/>
        </w:rPr>
        <w:t xml:space="preserve"> (right to left), the Warburg metabolic phenotype is suppressed. However, as the level of mtROS increases (top to bottom), the </w:t>
      </w:r>
      <w:r w:rsidR="001D1D9E" w:rsidRPr="00602FA5">
        <w:rPr>
          <w:rFonts w:ascii="Times New Roman" w:eastAsiaTheme="minorEastAsia" w:hAnsi="Times New Roman" w:cs="Times New Roman"/>
          <w:i w:val="0"/>
          <w:iCs/>
        </w:rPr>
        <w:t xml:space="preserve">black dotted region appears showing the existence of the E/M-W/O coupled state, suggesting mtROS may have a stronger </w:t>
      </w:r>
      <w:proofErr w:type="spellStart"/>
      <w:r w:rsidR="001D1D9E" w:rsidRPr="00602FA5">
        <w:rPr>
          <w:rFonts w:ascii="Times New Roman" w:eastAsiaTheme="minorEastAsia" w:hAnsi="Times New Roman" w:cs="Times New Roman"/>
          <w:i w:val="0"/>
          <w:iCs/>
        </w:rPr>
        <w:t>affect</w:t>
      </w:r>
      <w:proofErr w:type="spellEnd"/>
      <w:r w:rsidR="001D1D9E" w:rsidRPr="00602FA5">
        <w:rPr>
          <w:rFonts w:ascii="Times New Roman" w:eastAsiaTheme="minorEastAsia" w:hAnsi="Times New Roman" w:cs="Times New Roman"/>
          <w:i w:val="0"/>
          <w:iCs/>
        </w:rPr>
        <w:t xml:space="preserve"> on the E/M-W/O phenotype than noxROS.</w:t>
      </w:r>
      <w:r w:rsidR="00B52736">
        <w:rPr>
          <w:rFonts w:ascii="Times New Roman" w:eastAsiaTheme="minorEastAsia" w:hAnsi="Times New Roman" w:cs="Times New Roman"/>
          <w:i w:val="0"/>
          <w:iCs/>
        </w:rPr>
        <w:t xml:space="preserve"> </w:t>
      </w:r>
      <w:r w:rsidR="00B52736">
        <w:rPr>
          <w:rFonts w:ascii="Times New Roman" w:eastAsiaTheme="minorEastAsia" w:hAnsi="Times New Roman" w:cs="Times New Roman"/>
          <w:b/>
          <w:bCs/>
          <w:i w:val="0"/>
          <w:iCs/>
        </w:rPr>
        <w:t>(C)</w:t>
      </w:r>
      <w:r w:rsidR="00A8002A" w:rsidRPr="00937D24">
        <w:rPr>
          <w:rFonts w:ascii="Times New Roman" w:eastAsiaTheme="minorEastAsia" w:hAnsi="Times New Roman" w:cs="Times New Roman"/>
          <w:i w:val="0"/>
          <w:iCs/>
        </w:rPr>
        <w:t xml:space="preserve"> At maximum upregulation of mtROS</w:t>
      </w:r>
      <w:r w:rsidR="00A8002A">
        <w:rPr>
          <w:rFonts w:ascii="Times New Roman" w:eastAsiaTheme="minorEastAsia" w:hAnsi="Times New Roman" w:cs="Times New Roman"/>
          <w:i w:val="0"/>
          <w:iCs/>
        </w:rPr>
        <w:t xml:space="preserve"> (</w:t>
      </w: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-&gt;mtROS</m:t>
            </m:r>
          </m:sub>
        </m:sSub>
      </m:oMath>
      <w:r w:rsidR="00A8002A">
        <w:rPr>
          <w:rFonts w:ascii="Times New Roman" w:eastAsiaTheme="minorEastAsia" w:hAnsi="Times New Roman" w:cs="Times New Roman"/>
          <w:i w:val="0"/>
          <w:iCs/>
        </w:rPr>
        <w:t>=</w:t>
      </w:r>
      <w:r w:rsidR="00DA1ABF">
        <w:rPr>
          <w:rFonts w:ascii="Times New Roman" w:eastAsiaTheme="minorEastAsia" w:hAnsi="Times New Roman" w:cs="Times New Roman"/>
          <w:i w:val="0"/>
          <w:iCs/>
        </w:rPr>
        <w:t>0</w:t>
      </w:r>
      <w:r w:rsidR="00A8002A">
        <w:rPr>
          <w:rFonts w:ascii="Times New Roman" w:eastAsiaTheme="minorEastAsia" w:hAnsi="Times New Roman" w:cs="Times New Roman"/>
          <w:i w:val="0"/>
          <w:iCs/>
        </w:rPr>
        <w:t>)</w:t>
      </w:r>
      <w:r w:rsidR="00DA1ABF">
        <w:rPr>
          <w:rFonts w:ascii="Times New Roman" w:eastAsiaTheme="minorEastAsia" w:hAnsi="Times New Roman" w:cs="Times New Roman"/>
          <w:i w:val="0"/>
          <w:iCs/>
        </w:rPr>
        <w:t>, as noxROS increases (x-axis) and Hif-1 is silenced (y-axis) there are regions where the E/M-W/O state is possible (black dotted regions).</w:t>
      </w:r>
    </w:p>
    <w:p w14:paraId="77B2CEED" w14:textId="77777777" w:rsidR="00E469AE" w:rsidRPr="00602FA5" w:rsidRDefault="00AD7F58" w:rsidP="00D903A3">
      <w:pPr>
        <w:pStyle w:val="BodyText"/>
        <w:spacing w:line="480" w:lineRule="auto"/>
        <w:rPr>
          <w:rFonts w:ascii="Times New Roman" w:hAnsi="Times New Roman" w:cs="Times New Roman"/>
          <w:b/>
          <w:bCs/>
        </w:rPr>
      </w:pPr>
      <w:bookmarkStart w:id="217" w:name="tfs-of-the-metabolic-network-can-stabili"/>
      <w:r w:rsidRPr="00602FA5">
        <w:rPr>
          <w:rFonts w:ascii="Times New Roman" w:hAnsi="Times New Roman" w:cs="Times New Roman"/>
          <w:b/>
          <w:bCs/>
        </w:rPr>
        <w:t>TFs of the metabolic network can stabilize the E/M metabolic phenotype</w:t>
      </w:r>
      <w:bookmarkEnd w:id="217"/>
    </w:p>
    <w:p w14:paraId="21B95642" w14:textId="1EC5EC9A" w:rsidR="00E469AE" w:rsidRPr="00602FA5" w:rsidRDefault="007F087E" w:rsidP="00D903A3">
      <w:pPr>
        <w:pStyle w:val="FirstParagraph"/>
        <w:spacing w:line="480" w:lineRule="auto"/>
        <w:rPr>
          <w:rFonts w:ascii="Times New Roman" w:hAnsi="Times New Roman" w:cs="Times New Roman"/>
        </w:rPr>
      </w:pPr>
      <w:ins w:id="218" w:author="Madeline Galbraith" w:date="2022-03-07T12:48:00Z">
        <w:r w:rsidRPr="00602FA5">
          <w:rPr>
            <w:rFonts w:ascii="Times New Roman" w:hAnsi="Times New Roman" w:cs="Times New Roman"/>
          </w:rPr>
          <w:t xml:space="preserve">To elucidate the way in which metabolic reprogramming drives EMT, we determine the </w:t>
        </w:r>
        <w:proofErr w:type="spellStart"/>
        <w:r w:rsidRPr="00602FA5">
          <w:rPr>
            <w:rFonts w:ascii="Times New Roman" w:hAnsi="Times New Roman" w:cs="Times New Roman"/>
          </w:rPr>
          <w:t>affect</w:t>
        </w:r>
        <w:proofErr w:type="spellEnd"/>
        <w:r w:rsidRPr="00602FA5">
          <w:rPr>
            <w:rFonts w:ascii="Times New Roman" w:hAnsi="Times New Roman" w:cs="Times New Roman"/>
          </w:rPr>
          <w:t xml:space="preserve"> of each metabolism driven crosstalk on the coupled states.</w:t>
        </w:r>
        <w:r w:rsidR="007F0829" w:rsidRPr="00602FA5">
          <w:rPr>
            <w:rFonts w:ascii="Times New Roman" w:hAnsi="Times New Roman" w:cs="Times New Roman"/>
          </w:rPr>
          <w:t xml:space="preserve"> </w:t>
        </w:r>
      </w:ins>
      <w:r w:rsidR="00AD7F58" w:rsidRPr="00602FA5">
        <w:rPr>
          <w:rFonts w:ascii="Times New Roman" w:hAnsi="Times New Roman" w:cs="Times New Roman"/>
        </w:rPr>
        <w:t xml:space="preserve">Looking more closely at the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in which Hif-1 regulates Snail </w:t>
      </w:r>
      <w:r w:rsidR="0014758B" w:rsidRPr="00602FA5">
        <w:rPr>
          <w:rFonts w:ascii="Times New Roman" w:hAnsi="Times New Roman" w:cs="Times New Roman"/>
        </w:rPr>
        <w:t xml:space="preserve">(Fig. </w:t>
      </w:r>
      <w:r w:rsidR="00476BDE">
        <w:rPr>
          <w:rFonts w:ascii="Times New Roman" w:hAnsi="Times New Roman" w:cs="Times New Roman"/>
        </w:rPr>
        <w:t>5</w:t>
      </w:r>
      <w:r w:rsidR="0014758B" w:rsidRPr="00602FA5">
        <w:rPr>
          <w:rFonts w:ascii="Times New Roman" w:hAnsi="Times New Roman" w:cs="Times New Roman"/>
        </w:rPr>
        <w:t>A and S1</w:t>
      </w:r>
      <w:r w:rsidR="00A43BF4" w:rsidRPr="00602FA5">
        <w:rPr>
          <w:rFonts w:ascii="Times New Roman" w:hAnsi="Times New Roman" w:cs="Times New Roman"/>
        </w:rPr>
        <w:t>2</w:t>
      </w:r>
      <w:r w:rsidR="0014758B" w:rsidRPr="00602FA5">
        <w:rPr>
          <w:rFonts w:ascii="Times New Roman" w:hAnsi="Times New Roman" w:cs="Times New Roman"/>
        </w:rPr>
        <w:t xml:space="preserve">) </w:t>
      </w:r>
      <w:r w:rsidR="00AD7F58" w:rsidRPr="00602FA5">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4758B" w:rsidRPr="00602FA5">
        <w:rPr>
          <w:rFonts w:ascii="Times New Roman" w:eastAsiaTheme="minorEastAsia" w:hAnsi="Times New Roman" w:cs="Times New Roman"/>
        </w:rPr>
        <w:t xml:space="preserve"> (Fig. S1</w:t>
      </w:r>
      <w:r w:rsidR="00C217AE" w:rsidRPr="00602FA5">
        <w:rPr>
          <w:rFonts w:ascii="Times New Roman" w:eastAsiaTheme="minorEastAsia" w:hAnsi="Times New Roman" w:cs="Times New Roman"/>
        </w:rPr>
        <w:t>3</w:t>
      </w:r>
      <w:r w:rsidR="0014758B" w:rsidRPr="00602FA5">
        <w:rPr>
          <w:rFonts w:ascii="Times New Roman" w:eastAsiaTheme="minorEastAsia" w:hAnsi="Times New Roman" w:cs="Times New Roman"/>
        </w:rPr>
        <w:t>)</w:t>
      </w:r>
      <w:r w:rsidR="00AD7F58" w:rsidRPr="00602FA5">
        <w:rPr>
          <w:rFonts w:ascii="Times New Roman" w:hAnsi="Times New Roman" w:cs="Times New Roman"/>
        </w:rPr>
        <w:t>, we see they push the system towards the mesenchymal state. Further, both the epithelial and hybrid E/M states are most associated with the OXPHOS metabolic state while the mesenchymal state is initially associated with the Warburg state. Interestingly, when Hif-1 regulates the EMT circuit, the E-O and E/M-O coupled states persist, with the E/M-O existing at more values of the foldchange than the E-O state. Opposite to Hif</w:t>
      </w:r>
      <w:r w:rsidR="0082493E" w:rsidRPr="00602FA5">
        <w:rPr>
          <w:rFonts w:ascii="Times New Roman" w:hAnsi="Times New Roman" w:cs="Times New Roman"/>
        </w:rPr>
        <w:t>-</w:t>
      </w:r>
      <w:r w:rsidR="00AD7F58" w:rsidRPr="00602FA5">
        <w:rPr>
          <w:rFonts w:ascii="Times New Roman" w:hAnsi="Times New Roman" w:cs="Times New Roman"/>
        </w:rPr>
        <w:t>1</w:t>
      </w:r>
      <w:r w:rsidR="0082493E" w:rsidRPr="00602FA5">
        <w:rPr>
          <w:rFonts w:ascii="Times New Roman" w:hAnsi="Times New Roman" w:cs="Times New Roman"/>
        </w:rPr>
        <w:t xml:space="preserve"> driven</w:t>
      </w:r>
      <w:r w:rsidR="00AD7F58" w:rsidRPr="00602FA5">
        <w:rPr>
          <w:rFonts w:ascii="Times New Roman" w:hAnsi="Times New Roman" w:cs="Times New Roman"/>
        </w:rPr>
        <w:t xml:space="preser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AMPK pushes the EMT network to adopt an epithelial phenotype and suppresses the E/M state before the mesenchymal state</w:t>
      </w:r>
      <w:r w:rsidR="00070C24" w:rsidRPr="00602FA5">
        <w:rPr>
          <w:rFonts w:ascii="Times New Roman" w:hAnsi="Times New Roman" w:cs="Times New Roman"/>
        </w:rPr>
        <w:t xml:space="preserve"> (Fig. </w:t>
      </w:r>
      <w:r w:rsidR="00476BDE">
        <w:rPr>
          <w:rFonts w:ascii="Times New Roman" w:hAnsi="Times New Roman" w:cs="Times New Roman"/>
        </w:rPr>
        <w:t>5</w:t>
      </w:r>
      <w:r w:rsidR="00070C24" w:rsidRPr="00602FA5">
        <w:rPr>
          <w:rFonts w:ascii="Times New Roman" w:hAnsi="Times New Roman" w:cs="Times New Roman"/>
        </w:rPr>
        <w:t>B)</w:t>
      </w:r>
      <w:r w:rsidR="00AD7F58" w:rsidRPr="00602FA5">
        <w:rPr>
          <w:rFonts w:ascii="Times New Roman" w:hAnsi="Times New Roman" w:cs="Times New Roman"/>
        </w:rPr>
        <w:t xml:space="preserve">. Additionally, if AMPK is regulating the EMT circuit, the epithelial and mesenchymal states are still most associated with the OXPHOS and Warburg metabolic phenotypes, respectively, but the E/M state is associated with the Warburg state. A different metabolic phenotype associated with the hybrid E/M depending on the crosstalk suggests neither </w:t>
      </w:r>
      <w:ins w:id="219" w:author="Madeline Galbraith" w:date="2022-03-07T12:50:00Z">
        <w:r w:rsidR="00C23E0F" w:rsidRPr="00602FA5">
          <w:rPr>
            <w:rFonts w:ascii="Times New Roman" w:hAnsi="Times New Roman" w:cs="Times New Roman"/>
          </w:rPr>
          <w:t xml:space="preserve">OXPHOS nor Warburg metabolism </w:t>
        </w:r>
      </w:ins>
      <w:r w:rsidR="00AD7F58" w:rsidRPr="00602FA5">
        <w:rPr>
          <w:rFonts w:ascii="Times New Roman" w:hAnsi="Times New Roman" w:cs="Times New Roman"/>
        </w:rPr>
        <w:t>is strongly associated with the E/M phenotype. Furthermore, AMPK inhibiting Zeb or Snail have nearly identical phases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w:t>
      </w:r>
      <w:r w:rsidR="00A43BF4" w:rsidRPr="00602FA5">
        <w:rPr>
          <w:rFonts w:ascii="Times New Roman" w:hAnsi="Times New Roman" w:cs="Times New Roman"/>
        </w:rPr>
        <w:t>4</w:t>
      </w:r>
      <w:r w:rsidR="00AD7F58" w:rsidRPr="00602FA5">
        <w:rPr>
          <w:rFonts w:ascii="Times New Roman" w:hAnsi="Times New Roman" w:cs="Times New Roman"/>
        </w:rPr>
        <w:t xml:space="preserve"> and S1</w:t>
      </w:r>
      <w:r w:rsidR="00084675" w:rsidRPr="00602FA5">
        <w:rPr>
          <w:rFonts w:ascii="Times New Roman" w:hAnsi="Times New Roman" w:cs="Times New Roman"/>
        </w:rPr>
        <w:t>5</w:t>
      </w:r>
      <w:r w:rsidR="00AD7F58" w:rsidRPr="00602FA5">
        <w:rPr>
          <w:rFonts w:ascii="Times New Roman" w:hAnsi="Times New Roman" w:cs="Times New Roman"/>
        </w:rPr>
        <w:t xml:space="preserve">) but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goes through different sets of possible steady states before saturating at fully epithelial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FE7FF6" w:rsidRPr="00602FA5">
        <w:rPr>
          <w:rFonts w:ascii="Times New Roman" w:hAnsi="Times New Roman" w:cs="Times New Roman"/>
        </w:rPr>
        <w:t>1</w:t>
      </w:r>
      <w:r w:rsidR="00A43BF4" w:rsidRPr="00602FA5">
        <w:rPr>
          <w:rFonts w:ascii="Times New Roman" w:hAnsi="Times New Roman" w:cs="Times New Roman"/>
        </w:rPr>
        <w:t>6</w:t>
      </w:r>
      <w:r w:rsidR="00AD7F58" w:rsidRPr="00602FA5">
        <w:rPr>
          <w:rFonts w:ascii="Times New Roman" w:hAnsi="Times New Roman" w:cs="Times New Roman"/>
        </w:rPr>
        <w:t xml:space="preserve">). Similarly,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and Hif1 upregulating Snail go through different sets of possible steady states before nearly saturating at mesenchymal (Fig</w:t>
      </w:r>
      <w:r w:rsidR="003352BC" w:rsidRPr="00602FA5">
        <w:rPr>
          <w:rFonts w:ascii="Times New Roman" w:hAnsi="Times New Roman" w:cs="Times New Roman"/>
        </w:rPr>
        <w:t>.</w:t>
      </w:r>
      <w:r w:rsidR="00AD7F58" w:rsidRPr="00602FA5">
        <w:rPr>
          <w:rFonts w:ascii="Times New Roman" w:hAnsi="Times New Roman" w:cs="Times New Roman"/>
        </w:rPr>
        <w:t xml:space="preserve"> S1</w:t>
      </w:r>
      <w:r w:rsidR="00A43BF4" w:rsidRPr="00602FA5">
        <w:rPr>
          <w:rFonts w:ascii="Times New Roman" w:hAnsi="Times New Roman" w:cs="Times New Roman"/>
        </w:rPr>
        <w:t>3</w:t>
      </w:r>
      <w:r w:rsidR="00AD7F58" w:rsidRPr="00602FA5">
        <w:rPr>
          <w:rFonts w:ascii="Times New Roman" w:hAnsi="Times New Roman" w:cs="Times New Roman"/>
        </w:rPr>
        <w:t xml:space="preserve"> and S</w:t>
      </w:r>
      <w:r w:rsidR="00FE7FF6" w:rsidRPr="00602FA5">
        <w:rPr>
          <w:rFonts w:ascii="Times New Roman" w:hAnsi="Times New Roman" w:cs="Times New Roman"/>
        </w:rPr>
        <w:t>1</w:t>
      </w:r>
      <w:r w:rsidR="00A43BF4" w:rsidRPr="00602FA5">
        <w:rPr>
          <w:rFonts w:ascii="Times New Roman" w:hAnsi="Times New Roman" w:cs="Times New Roman"/>
        </w:rPr>
        <w:t>2</w:t>
      </w:r>
      <w:r w:rsidR="00AD7F58" w:rsidRPr="00602FA5">
        <w:rPr>
          <w:rFonts w:ascii="Times New Roman" w:hAnsi="Times New Roman" w:cs="Times New Roman"/>
        </w:rPr>
        <w:t>).</w:t>
      </w:r>
      <w:r w:rsidR="00B676AE" w:rsidRPr="00602FA5">
        <w:rPr>
          <w:rFonts w:ascii="Times New Roman" w:hAnsi="Times New Roman" w:cs="Times New Roman"/>
        </w:rPr>
        <w:t xml:space="preserve"> </w:t>
      </w:r>
    </w:p>
    <w:p w14:paraId="5E2ED4B4" w14:textId="5CF69DE0" w:rsidR="00E469AE" w:rsidRPr="00602FA5" w:rsidRDefault="00AD7F58" w:rsidP="00426950">
      <w:pPr>
        <w:pStyle w:val="BodyText"/>
        <w:spacing w:line="480" w:lineRule="auto"/>
        <w:ind w:firstLine="720"/>
        <w:rPr>
          <w:rFonts w:ascii="Times New Roman" w:hAnsi="Times New Roman" w:cs="Times New Roman"/>
        </w:rPr>
      </w:pPr>
      <w:r w:rsidRPr="00602FA5">
        <w:rPr>
          <w:rFonts w:ascii="Times New Roman" w:hAnsi="Times New Roman" w:cs="Times New Roman"/>
        </w:rPr>
        <w:t>There are two distinct events at play when the metabolic network regulates the EMT circuit. AMPK regulation quickly suppresses the E/M phenotype and pushes the system towards the Epithelial state whereas Hif1 regulation can allow the system to maintain the E/M phenotype while ultimately pushing the system towards mesenchymal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 xml:space="preserve">A and </w:t>
      </w:r>
      <w:r w:rsidR="00476BDE">
        <w:rPr>
          <w:rFonts w:ascii="Times New Roman" w:hAnsi="Times New Roman" w:cs="Times New Roman"/>
        </w:rPr>
        <w:t>5</w:t>
      </w:r>
      <w:r w:rsidRPr="00602FA5">
        <w:rPr>
          <w:rFonts w:ascii="Times New Roman" w:hAnsi="Times New Roman" w:cs="Times New Roman"/>
        </w:rPr>
        <w:t>B). Further, modulating the input to Snail can alter the location of the E/M state (see Fig</w:t>
      </w:r>
      <w:r w:rsidR="003352BC" w:rsidRPr="00602FA5">
        <w:rPr>
          <w:rFonts w:ascii="Times New Roman" w:hAnsi="Times New Roman" w:cs="Times New Roman"/>
        </w:rPr>
        <w:t>.</w:t>
      </w:r>
      <w:r w:rsidRPr="00602FA5">
        <w:rPr>
          <w:rFonts w:ascii="Times New Roman" w:hAnsi="Times New Roman" w:cs="Times New Roman"/>
        </w:rPr>
        <w:t xml:space="preserve"> S1</w:t>
      </w:r>
      <w:r w:rsidR="00FE7FF6" w:rsidRPr="00602FA5">
        <w:rPr>
          <w:rFonts w:ascii="Times New Roman" w:hAnsi="Times New Roman" w:cs="Times New Roman"/>
        </w:rPr>
        <w:t>7</w:t>
      </w:r>
      <w:r w:rsidRPr="00602FA5">
        <w:rPr>
          <w:rFonts w:ascii="Times New Roman" w:hAnsi="Times New Roman" w:cs="Times New Roman"/>
        </w:rPr>
        <w:t xml:space="preserve">). As AMPK and Hif1 push the system towards opposite states, having one of each would suggest the circuit would be pushed toward hybrid. That is exactly what happens for any combination of the three AMPK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and two Hif1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although the exact values of where the E/M-W/O state exists depends on the type of regulation (Fig</w:t>
      </w:r>
      <w:r w:rsidR="003352BC" w:rsidRPr="00602FA5">
        <w:rPr>
          <w:rFonts w:ascii="Times New Roman" w:hAnsi="Times New Roman" w:cs="Times New Roman"/>
        </w:rPr>
        <w:t>.</w:t>
      </w:r>
      <w:r w:rsidRPr="00602FA5">
        <w:rPr>
          <w:rFonts w:ascii="Times New Roman" w:hAnsi="Times New Roman" w:cs="Times New Roman"/>
        </w:rPr>
        <w:t xml:space="preserve"> S</w:t>
      </w:r>
      <w:r w:rsidR="001D6FB1" w:rsidRPr="00602FA5">
        <w:rPr>
          <w:rFonts w:ascii="Times New Roman" w:hAnsi="Times New Roman" w:cs="Times New Roman"/>
        </w:rPr>
        <w:t>18</w:t>
      </w:r>
      <w:r w:rsidRPr="00602FA5">
        <w:rPr>
          <w:rFonts w:ascii="Times New Roman" w:hAnsi="Times New Roman" w:cs="Times New Roman"/>
        </w:rPr>
        <w:t>).</w:t>
      </w:r>
      <w:ins w:id="220" w:author="Madeline Galbraith" w:date="2022-03-07T12:57:00Z">
        <w:r w:rsidR="00E72DA9" w:rsidRPr="00602FA5">
          <w:rPr>
            <w:rFonts w:ascii="Times New Roman" w:hAnsi="Times New Roman" w:cs="Times New Roman"/>
          </w:rPr>
          <w:t xml:space="preserve"> Additionally, if AMPK and Hif-1 target different EMT TFs, the E/M-W/O state may exist in more regions than if they target the same TF (Fig</w:t>
        </w:r>
      </w:ins>
      <w:ins w:id="221" w:author="Madeline Galbraith" w:date="2022-04-01T16:50:00Z">
        <w:r w:rsidR="00815647" w:rsidRPr="00602FA5">
          <w:rPr>
            <w:rFonts w:ascii="Times New Roman" w:hAnsi="Times New Roman" w:cs="Times New Roman"/>
          </w:rPr>
          <w:t>.</w:t>
        </w:r>
      </w:ins>
      <w:ins w:id="222" w:author="Madeline Galbraith" w:date="2022-03-07T12:57:00Z">
        <w:r w:rsidR="00E72DA9" w:rsidRPr="00602FA5">
          <w:rPr>
            <w:rFonts w:ascii="Times New Roman" w:hAnsi="Times New Roman" w:cs="Times New Roman"/>
          </w:rPr>
          <w:t xml:space="preserve"> S</w:t>
        </w:r>
      </w:ins>
      <w:ins w:id="223" w:author="Madeline Galbraith" w:date="2022-03-08T16:51:00Z">
        <w:r w:rsidR="001D6FB1" w:rsidRPr="00602FA5">
          <w:rPr>
            <w:rFonts w:ascii="Times New Roman" w:hAnsi="Times New Roman" w:cs="Times New Roman"/>
          </w:rPr>
          <w:t>18</w:t>
        </w:r>
      </w:ins>
      <w:ins w:id="224" w:author="Madeline Galbraith" w:date="2022-03-07T12:57:00Z">
        <w:r w:rsidR="00E72DA9" w:rsidRPr="00602FA5">
          <w:rPr>
            <w:rFonts w:ascii="Times New Roman" w:hAnsi="Times New Roman" w:cs="Times New Roman"/>
          </w:rPr>
          <w:t>), suggesting</w:t>
        </w:r>
      </w:ins>
      <w:ins w:id="225" w:author="Madeline Galbraith" w:date="2022-03-07T12:58:00Z">
        <w:r w:rsidR="009D19CB" w:rsidRPr="00602FA5">
          <w:rPr>
            <w:rFonts w:ascii="Times New Roman" w:hAnsi="Times New Roman" w:cs="Times New Roman"/>
          </w:rPr>
          <w:t xml:space="preserve"> multiple </w:t>
        </w:r>
        <w:proofErr w:type="spellStart"/>
        <w:r w:rsidR="009D19CB" w:rsidRPr="00602FA5">
          <w:rPr>
            <w:rFonts w:ascii="Times New Roman" w:hAnsi="Times New Roman" w:cs="Times New Roman"/>
          </w:rPr>
          <w:t>crosstalks</w:t>
        </w:r>
        <w:proofErr w:type="spellEnd"/>
        <w:r w:rsidR="009D19CB" w:rsidRPr="00602FA5">
          <w:rPr>
            <w:rFonts w:ascii="Times New Roman" w:hAnsi="Times New Roman" w:cs="Times New Roman"/>
          </w:rPr>
          <w:t xml:space="preserve"> must be active </w:t>
        </w:r>
      </w:ins>
      <w:ins w:id="226" w:author="Madeline Galbraith" w:date="2022-04-01T14:11:00Z">
        <w:r w:rsidR="009749FD" w:rsidRPr="00602FA5">
          <w:rPr>
            <w:rFonts w:ascii="Times New Roman" w:hAnsi="Times New Roman" w:cs="Times New Roman"/>
          </w:rPr>
          <w:t xml:space="preserve">and multiple gene regulators must be targeted </w:t>
        </w:r>
      </w:ins>
      <w:ins w:id="227" w:author="Madeline Galbraith" w:date="2022-03-07T12:58:00Z">
        <w:r w:rsidR="009D19CB" w:rsidRPr="00602FA5">
          <w:rPr>
            <w:rFonts w:ascii="Times New Roman" w:hAnsi="Times New Roman" w:cs="Times New Roman"/>
          </w:rPr>
          <w:t xml:space="preserve">to </w:t>
        </w:r>
        <w:r w:rsidR="00055744" w:rsidRPr="00602FA5">
          <w:rPr>
            <w:rFonts w:ascii="Times New Roman" w:hAnsi="Times New Roman" w:cs="Times New Roman"/>
          </w:rPr>
          <w:t>stabilize the E/M-W/O state</w:t>
        </w:r>
      </w:ins>
      <w:ins w:id="228" w:author="Madeline Galbraith" w:date="2022-03-07T12:57:00Z">
        <w:r w:rsidR="00E72DA9" w:rsidRPr="00602FA5">
          <w:rPr>
            <w:rFonts w:ascii="Times New Roman" w:hAnsi="Times New Roman" w:cs="Times New Roman"/>
          </w:rPr>
          <w:t>.</w:t>
        </w:r>
      </w:ins>
      <w:r w:rsidRPr="00602FA5">
        <w:rPr>
          <w:rFonts w:ascii="Times New Roman" w:hAnsi="Times New Roman" w:cs="Times New Roman"/>
        </w:rPr>
        <w:t xml:space="preserve">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involving AMPK and Hif1 regulating the EMT circuit are active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C) then there are regions in which the E/M state exists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D). However, when analyzing the system for the existence of the E/M-W/O phenotype, it only exists in smaller regions compared to full regulation of the metabolism network (the black dotted regions of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D compared to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4</w:t>
      </w:r>
      <w:r w:rsidRPr="00602FA5">
        <w:rPr>
          <w:rFonts w:ascii="Times New Roman" w:hAnsi="Times New Roman" w:cs="Times New Roman"/>
        </w:rPr>
        <w:t>D).</w:t>
      </w:r>
      <w:ins w:id="229" w:author="Madeline Galbraith" w:date="2022-04-01T14:15:00Z">
        <w:r w:rsidR="00707B64" w:rsidRPr="00602FA5">
          <w:rPr>
            <w:rFonts w:ascii="Times New Roman" w:hAnsi="Times New Roman" w:cs="Times New Roman"/>
          </w:rPr>
          <w:t xml:space="preserve"> This small region where the E/M-W/O phenotype exists is most likely due to the AMPK </w:t>
        </w:r>
      </w:ins>
      <w:ins w:id="230" w:author="Madeline Galbraith" w:date="2022-04-01T14:16:00Z">
        <w:r w:rsidR="00707B64" w:rsidRPr="00602FA5">
          <w:rPr>
            <w:rFonts w:ascii="Times New Roman" w:hAnsi="Times New Roman" w:cs="Times New Roman"/>
          </w:rPr>
          <w:t xml:space="preserve">regulated </w:t>
        </w:r>
        <w:proofErr w:type="spellStart"/>
        <w:r w:rsidR="00707B64" w:rsidRPr="00602FA5">
          <w:rPr>
            <w:rFonts w:ascii="Times New Roman" w:hAnsi="Times New Roman" w:cs="Times New Roman"/>
          </w:rPr>
          <w:t>crosstalks</w:t>
        </w:r>
        <w:proofErr w:type="spellEnd"/>
        <w:r w:rsidR="00707B64" w:rsidRPr="00602FA5">
          <w:rPr>
            <w:rFonts w:ascii="Times New Roman" w:hAnsi="Times New Roman" w:cs="Times New Roman"/>
          </w:rPr>
          <w:t xml:space="preserve"> altering </w:t>
        </w:r>
      </w:ins>
      <w:ins w:id="231" w:author="Madeline Galbraith" w:date="2022-04-01T14:17:00Z">
        <w:r w:rsidR="00707B64" w:rsidRPr="00602FA5">
          <w:rPr>
            <w:rFonts w:ascii="Times New Roman" w:hAnsi="Times New Roman" w:cs="Times New Roman"/>
          </w:rPr>
          <w:t>the metabolic phenotype associated with the E/M state, as mentioned above (see Fig. S1</w:t>
        </w:r>
      </w:ins>
      <w:ins w:id="232" w:author="Madeline Galbraith" w:date="2022-04-01T17:03:00Z">
        <w:r w:rsidR="00A43BF4" w:rsidRPr="00602FA5">
          <w:rPr>
            <w:rFonts w:ascii="Times New Roman" w:hAnsi="Times New Roman" w:cs="Times New Roman"/>
          </w:rPr>
          <w:t>4</w:t>
        </w:r>
      </w:ins>
      <w:ins w:id="233" w:author="Madeline Galbraith" w:date="2022-04-01T14:17:00Z">
        <w:r w:rsidR="00707B64" w:rsidRPr="00602FA5">
          <w:rPr>
            <w:rFonts w:ascii="Times New Roman" w:hAnsi="Times New Roman" w:cs="Times New Roman"/>
          </w:rPr>
          <w:t>-</w:t>
        </w:r>
        <w:r w:rsidR="00854A4F" w:rsidRPr="00602FA5">
          <w:rPr>
            <w:rFonts w:ascii="Times New Roman" w:hAnsi="Times New Roman" w:cs="Times New Roman"/>
          </w:rPr>
          <w:t>S</w:t>
        </w:r>
        <w:r w:rsidR="00707B64" w:rsidRPr="00602FA5">
          <w:rPr>
            <w:rFonts w:ascii="Times New Roman" w:hAnsi="Times New Roman" w:cs="Times New Roman"/>
          </w:rPr>
          <w:t>1</w:t>
        </w:r>
      </w:ins>
      <w:ins w:id="234" w:author="Madeline Galbraith" w:date="2022-04-01T17:02:00Z">
        <w:r w:rsidR="00A43BF4" w:rsidRPr="00602FA5">
          <w:rPr>
            <w:rFonts w:ascii="Times New Roman" w:hAnsi="Times New Roman" w:cs="Times New Roman"/>
          </w:rPr>
          <w:t>6</w:t>
        </w:r>
      </w:ins>
      <w:ins w:id="235" w:author="Madeline Galbraith" w:date="2022-04-01T14:17:00Z">
        <w:r w:rsidR="00707B64" w:rsidRPr="00602FA5">
          <w:rPr>
            <w:rFonts w:ascii="Times New Roman" w:hAnsi="Times New Roman" w:cs="Times New Roman"/>
          </w:rPr>
          <w:t xml:space="preserve">). </w:t>
        </w:r>
        <w:r w:rsidR="001156AA" w:rsidRPr="00602FA5">
          <w:rPr>
            <w:rFonts w:ascii="Times New Roman" w:hAnsi="Times New Roman" w:cs="Times New Roman"/>
          </w:rPr>
          <w:t xml:space="preserve">Even though all AMPK and Hif1 controlled </w:t>
        </w:r>
        <w:proofErr w:type="spellStart"/>
        <w:r w:rsidR="001156AA" w:rsidRPr="00602FA5">
          <w:rPr>
            <w:rFonts w:ascii="Times New Roman" w:hAnsi="Times New Roman" w:cs="Times New Roman"/>
          </w:rPr>
          <w:t>crosstalks</w:t>
        </w:r>
        <w:proofErr w:type="spellEnd"/>
        <w:r w:rsidR="001156AA" w:rsidRPr="00602FA5">
          <w:rPr>
            <w:rFonts w:ascii="Times New Roman" w:hAnsi="Times New Roman" w:cs="Times New Roman"/>
          </w:rPr>
          <w:t xml:space="preserve"> are activated, the metabolic phenotype asso</w:t>
        </w:r>
      </w:ins>
      <w:ins w:id="236" w:author="Madeline Galbraith" w:date="2022-04-01T14:18:00Z">
        <w:r w:rsidR="001156AA" w:rsidRPr="00602FA5">
          <w:rPr>
            <w:rFonts w:ascii="Times New Roman" w:hAnsi="Times New Roman" w:cs="Times New Roman"/>
          </w:rPr>
          <w:t xml:space="preserve">ciated with the E/M state is only correlated with the hybrid metabolic phenotype in a small region suggesting the </w:t>
        </w:r>
      </w:ins>
      <w:ins w:id="237" w:author="Madeline Galbraith" w:date="2022-04-01T14:19:00Z">
        <w:r w:rsidR="001156AA" w:rsidRPr="00602FA5">
          <w:rPr>
            <w:rFonts w:ascii="Times New Roman" w:hAnsi="Times New Roman" w:cs="Times New Roman"/>
          </w:rPr>
          <w:t xml:space="preserve">hybrid E/M state will only exist if there is also a crosstalk from the EMT network stabilizing the hybrid W/O phenotype. </w:t>
        </w:r>
      </w:ins>
    </w:p>
    <w:p w14:paraId="70796E0C" w14:textId="77777777" w:rsidR="0032528C" w:rsidRPr="00602FA5" w:rsidRDefault="00AD7F58" w:rsidP="0032528C">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7365E90" wp14:editId="57440F62">
            <wp:extent cx="5333999" cy="5131562"/>
            <wp:effectExtent l="0" t="0" r="635"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33999" cy="5131562"/>
                    </a:xfrm>
                    <a:prstGeom prst="rect">
                      <a:avLst/>
                    </a:prstGeom>
                    <a:noFill/>
                    <a:ln w="9525">
                      <a:noFill/>
                      <a:headEnd/>
                      <a:tailEnd/>
                    </a:ln>
                  </pic:spPr>
                </pic:pic>
              </a:graphicData>
            </a:graphic>
          </wp:inline>
        </w:drawing>
      </w:r>
    </w:p>
    <w:p w14:paraId="12FCA60C" w14:textId="7C1381D9" w:rsidR="00E469AE" w:rsidRPr="00602FA5" w:rsidRDefault="0032528C" w:rsidP="0032528C">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5</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075D69" w:rsidRPr="00602FA5">
        <w:rPr>
          <w:rFonts w:ascii="Times New Roman" w:hAnsi="Times New Roman" w:cs="Times New Roman"/>
          <w:b/>
          <w:bCs/>
          <w:i w:val="0"/>
          <w:iCs/>
        </w:rPr>
        <w:t>AMPK and Hif-1 cooperate to upregulate the hybrid E/M state</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number of initial conditions leading to an E/M, M, or E phenotype as </w:t>
      </w:r>
      <w:r w:rsidR="00506DAC" w:rsidRPr="00602FA5">
        <w:rPr>
          <w:rFonts w:ascii="Times New Roman" w:hAnsi="Times New Roman" w:cs="Times New Roman"/>
          <w:i w:val="0"/>
          <w:iCs/>
        </w:rPr>
        <w:t>Hif-</w:t>
      </w:r>
      <w:proofErr w:type="gramStart"/>
      <w:r w:rsidR="00506DAC" w:rsidRPr="00602FA5">
        <w:rPr>
          <w:rFonts w:ascii="Times New Roman" w:hAnsi="Times New Roman" w:cs="Times New Roman"/>
          <w:i w:val="0"/>
          <w:iCs/>
        </w:rPr>
        <w:t xml:space="preserve">1 </w:t>
      </w:r>
      <w:r w:rsidR="00AD7F58" w:rsidRPr="00602FA5">
        <w:rPr>
          <w:rFonts w:ascii="Times New Roman" w:hAnsi="Times New Roman" w:cs="Times New Roman"/>
          <w:i w:val="0"/>
          <w:iCs/>
        </w:rPr>
        <w:t xml:space="preserve"> upregulates</w:t>
      </w:r>
      <w:proofErr w:type="gramEnd"/>
      <w:r w:rsidR="00506DAC" w:rsidRPr="00602FA5">
        <w:rPr>
          <w:rFonts w:ascii="Times New Roman" w:eastAsiaTheme="minorEastAsia" w:hAnsi="Times New Roman" w:cs="Times New Roman"/>
          <w:i w:val="0"/>
          <w:iCs/>
        </w:rPr>
        <w:t xml:space="preserve"> Snail</w:t>
      </w:r>
      <w:r w:rsidR="00AD7F58" w:rsidRPr="00602FA5">
        <w:rPr>
          <w:rFonts w:ascii="Times New Roman" w:hAnsi="Times New Roman" w:cs="Times New Roman"/>
          <w:i w:val="0"/>
          <w:iCs/>
        </w:rPr>
        <w:t xml:space="preserve">. The hybrid E/M phenotype is suppressed quickly as the system is driven towards </w:t>
      </w:r>
      <w:r w:rsidR="00506DAC" w:rsidRPr="00602FA5">
        <w:rPr>
          <w:rFonts w:ascii="Times New Roman" w:hAnsi="Times New Roman" w:cs="Times New Roman"/>
          <w:i w:val="0"/>
          <w:iCs/>
        </w:rPr>
        <w:t>mesenchymal</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B</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Similar to (</w:t>
      </w:r>
      <w:r w:rsidR="009B7026" w:rsidRPr="00602FA5">
        <w:rPr>
          <w:rFonts w:ascii="Times New Roman" w:hAnsi="Times New Roman" w:cs="Times New Roman"/>
          <w:i w:val="0"/>
          <w:iCs/>
        </w:rPr>
        <w:t>A</w:t>
      </w:r>
      <w:r w:rsidR="00AD7F58" w:rsidRPr="00602FA5">
        <w:rPr>
          <w:rFonts w:ascii="Times New Roman" w:hAnsi="Times New Roman" w:cs="Times New Roman"/>
          <w:i w:val="0"/>
          <w:iCs/>
        </w:rPr>
        <w:t xml:space="preserve">) but for </w:t>
      </w:r>
      <w:r w:rsidR="00506DAC" w:rsidRPr="00602FA5">
        <w:rPr>
          <w:rFonts w:ascii="Times New Roman" w:hAnsi="Times New Roman" w:cs="Times New Roman"/>
          <w:i w:val="0"/>
          <w:iCs/>
        </w:rPr>
        <w:t>AMPK</w:t>
      </w:r>
      <w:r w:rsidR="00AD7F58" w:rsidRPr="00602FA5">
        <w:rPr>
          <w:rFonts w:ascii="Times New Roman" w:hAnsi="Times New Roman" w:cs="Times New Roman"/>
          <w:i w:val="0"/>
          <w:iCs/>
        </w:rPr>
        <w:t xml:space="preserve"> </w:t>
      </w:r>
      <w:r w:rsidR="00506DAC" w:rsidRPr="00602FA5">
        <w:rPr>
          <w:rFonts w:ascii="Times New Roman" w:hAnsi="Times New Roman" w:cs="Times New Roman"/>
          <w:i w:val="0"/>
          <w:iCs/>
        </w:rPr>
        <w:t xml:space="preserve">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6DAC" w:rsidRPr="00602FA5">
        <w:rPr>
          <w:rFonts w:ascii="Times New Roman" w:eastAsiaTheme="minorEastAsia" w:hAnsi="Times New Roman" w:cs="Times New Roman"/>
          <w:i w:val="0"/>
          <w:iCs/>
        </w:rPr>
        <w:t xml:space="preserve"> and </w:t>
      </w:r>
      <w:r w:rsidR="00AD7F58" w:rsidRPr="00602FA5">
        <w:rPr>
          <w:rFonts w:ascii="Times New Roman" w:hAnsi="Times New Roman" w:cs="Times New Roman"/>
          <w:i w:val="0"/>
          <w:iCs/>
        </w:rPr>
        <w:t xml:space="preserve">driving the system towards </w:t>
      </w:r>
      <w:r w:rsidR="00506DAC" w:rsidRPr="00602FA5">
        <w:rPr>
          <w:rFonts w:ascii="Times New Roman" w:hAnsi="Times New Roman" w:cs="Times New Roman"/>
          <w:i w:val="0"/>
          <w:iCs/>
        </w:rPr>
        <w:t>epithelial</w:t>
      </w:r>
      <w:r w:rsidR="00AD7F58" w:rsidRPr="00602FA5">
        <w:rPr>
          <w:rFonts w:ascii="Times New Roman" w:hAnsi="Times New Roman" w:cs="Times New Roman"/>
          <w:i w:val="0"/>
          <w:iCs/>
        </w:rPr>
        <w:t>. The E/M state persists longer for Hif-1 regulation than AMPK.</w:t>
      </w:r>
      <w:r w:rsidR="007258F7" w:rsidRPr="00602FA5">
        <w:rPr>
          <w:rFonts w:ascii="Times New Roman" w:hAnsi="Times New Roman" w:cs="Times New Roman"/>
          <w:i w:val="0"/>
          <w:iCs/>
        </w:rPr>
        <w:t xml:space="preserve"> </w:t>
      </w:r>
      <w:r w:rsidR="009B7026" w:rsidRPr="00602FA5">
        <w:rPr>
          <w:rFonts w:ascii="Times New Roman" w:hAnsi="Times New Roman" w:cs="Times New Roman"/>
          <w:b/>
          <w:bCs/>
          <w:i w:val="0"/>
          <w:iCs/>
        </w:rPr>
        <w:t>(C)</w:t>
      </w:r>
      <w:r w:rsidR="009B7026" w:rsidRPr="00602FA5">
        <w:rPr>
          <w:rFonts w:ascii="Times New Roman" w:hAnsi="Times New Roman" w:cs="Times New Roman"/>
          <w:i w:val="0"/>
          <w:iCs/>
        </w:rPr>
        <w:t xml:space="preserve"> The network showing </w:t>
      </w:r>
      <w:r w:rsidR="0012488B" w:rsidRPr="00602FA5">
        <w:rPr>
          <w:rFonts w:ascii="Times New Roman" w:hAnsi="Times New Roman" w:cs="Times New Roman"/>
          <w:i w:val="0"/>
          <w:iCs/>
        </w:rPr>
        <w:t xml:space="preserve">metabolism driven </w:t>
      </w:r>
      <w:proofErr w:type="spellStart"/>
      <w:r w:rsidR="0012488B" w:rsidRPr="00602FA5">
        <w:rPr>
          <w:rFonts w:ascii="Times New Roman" w:hAnsi="Times New Roman" w:cs="Times New Roman"/>
          <w:i w:val="0"/>
          <w:iCs/>
        </w:rPr>
        <w:t>crosstalks</w:t>
      </w:r>
      <w:proofErr w:type="spellEnd"/>
      <w:r w:rsidR="0012488B" w:rsidRPr="00602FA5">
        <w:rPr>
          <w:rFonts w:ascii="Times New Roman" w:hAnsi="Times New Roman" w:cs="Times New Roman"/>
          <w:i w:val="0"/>
          <w:iCs/>
        </w:rPr>
        <w:t xml:space="preserve">. </w:t>
      </w:r>
      <w:r w:rsidR="008B7824" w:rsidRPr="00602FA5">
        <w:rPr>
          <w:rFonts w:ascii="Times New Roman" w:hAnsi="Times New Roman" w:cs="Times New Roman"/>
          <w:i w:val="0"/>
          <w:iCs/>
        </w:rPr>
        <w:t xml:space="preserve">Zeb is inhibited by AMPK, Snail is upregulated by Hif-1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602FA5">
        <w:rPr>
          <w:rFonts w:ascii="Times New Roman" w:eastAsiaTheme="minorEastAsia" w:hAnsi="Times New Roman" w:cs="Times New Roman"/>
          <w:i w:val="0"/>
          <w:iCs/>
        </w:rPr>
        <w:t xml:space="preserve"> is upregulated by AMPK while being inhibited by Hif-1</w:t>
      </w:r>
      <w:r w:rsidR="009B7026" w:rsidRPr="00602FA5">
        <w:rPr>
          <w:rFonts w:ascii="Times New Roman" w:hAnsi="Times New Roman" w:cs="Times New Roman"/>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D</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w:t>
      </w:r>
      <w:r w:rsidR="002E5FF0" w:rsidRPr="00602FA5">
        <w:rPr>
          <w:rFonts w:ascii="Times New Roman" w:hAnsi="Times New Roman" w:cs="Times New Roman"/>
          <w:i w:val="0"/>
          <w:iCs/>
        </w:rPr>
        <w:t xml:space="preserve">phases plane of potential EMT phenotypes when all metabolic driven </w:t>
      </w:r>
      <w:proofErr w:type="spellStart"/>
      <w:r w:rsidR="002E5FF0" w:rsidRPr="00602FA5">
        <w:rPr>
          <w:rFonts w:ascii="Times New Roman" w:hAnsi="Times New Roman" w:cs="Times New Roman"/>
          <w:i w:val="0"/>
          <w:iCs/>
        </w:rPr>
        <w:t>crosstalks</w:t>
      </w:r>
      <w:proofErr w:type="spellEnd"/>
      <w:r w:rsidR="002E5FF0" w:rsidRPr="00602FA5">
        <w:rPr>
          <w:rFonts w:ascii="Times New Roman" w:hAnsi="Times New Roman" w:cs="Times New Roman"/>
          <w:i w:val="0"/>
          <w:iCs/>
        </w:rPr>
        <w:t xml:space="preserve"> are active</w:t>
      </w:r>
      <w:r w:rsidR="00AD7F58" w:rsidRPr="00602FA5">
        <w:rPr>
          <w:rFonts w:ascii="Times New Roman" w:hAnsi="Times New Roman" w:cs="Times New Roman"/>
          <w:i w:val="0"/>
          <w:iCs/>
        </w:rPr>
        <w:t xml:space="preserve">. When all five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actively regulating the EMT circuit, there are only a few regions where the E/M phenotype exists alongside the E and M phenotype</w:t>
      </w:r>
      <w:r w:rsidR="00CF246C" w:rsidRPr="00602FA5">
        <w:rPr>
          <w:rFonts w:ascii="Times New Roman" w:hAnsi="Times New Roman" w:cs="Times New Roman"/>
          <w:i w:val="0"/>
          <w:iCs/>
        </w:rPr>
        <w:t xml:space="preserve"> (yellow regions)</w:t>
      </w:r>
      <w:r w:rsidR="00AD7F58" w:rsidRPr="00602FA5">
        <w:rPr>
          <w:rFonts w:ascii="Times New Roman" w:hAnsi="Times New Roman" w:cs="Times New Roman"/>
          <w:i w:val="0"/>
          <w:iCs/>
        </w:rPr>
        <w:t>. Additionally, there are some regions (the dotted black areas) where the E/M-W/O coupled state also exists.</w:t>
      </w:r>
    </w:p>
    <w:p w14:paraId="017AE4D8" w14:textId="77777777" w:rsidR="00E469AE" w:rsidRPr="00602FA5" w:rsidRDefault="00AD7F58" w:rsidP="00D903A3">
      <w:pPr>
        <w:pStyle w:val="BodyText"/>
        <w:spacing w:line="480" w:lineRule="auto"/>
        <w:rPr>
          <w:rFonts w:ascii="Times New Roman" w:hAnsi="Times New Roman" w:cs="Times New Roman"/>
          <w:b/>
          <w:bCs/>
        </w:rPr>
      </w:pPr>
      <w:bookmarkStart w:id="238" w:name="hybrid-em-wo-phenotype-can-be-stabilized"/>
      <w:r w:rsidRPr="00602FA5">
        <w:rPr>
          <w:rFonts w:ascii="Times New Roman" w:hAnsi="Times New Roman" w:cs="Times New Roman"/>
          <w:b/>
          <w:bCs/>
        </w:rPr>
        <w:t>Hybrid E/M-W/O phenotype can be stabilized</w:t>
      </w:r>
      <w:bookmarkEnd w:id="238"/>
    </w:p>
    <w:p w14:paraId="62A9D4B6" w14:textId="77777777" w:rsidR="00E469AE" w:rsidRPr="00602FA5" w:rsidRDefault="00AD7F58" w:rsidP="005B460F">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As the most aggressive cancers phenotypes are characterized by the hybrid states of both the EMT and metabolism networks, we narrow our search onto how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both directions affect the presence of the E/M-W/O state and the behavior of the coupled states as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change.</w:t>
      </w:r>
    </w:p>
    <w:p w14:paraId="28522455" w14:textId="4BFFAF28" w:rsidR="00E469AE" w:rsidRPr="00602FA5" w:rsidRDefault="00AD7F58" w:rsidP="005B460F">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Identifying the phases present when all metabolism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noxROS and mtROS) are active shows the E/M-W/O state is suppressed when mtROS is only slightly upregulated (</w:t>
      </w:r>
      <w:r w:rsidR="00131EBC" w:rsidRPr="00602FA5">
        <w:rPr>
          <w:rFonts w:ascii="Times New Roman" w:hAnsi="Times New Roman" w:cs="Times New Roman"/>
        </w:rPr>
        <w:t xml:space="preserve">Fig. </w:t>
      </w:r>
      <w:r w:rsidR="00476BDE">
        <w:rPr>
          <w:rFonts w:ascii="Times New Roman" w:hAnsi="Times New Roman" w:cs="Times New Roman"/>
        </w:rPr>
        <w:t>6</w:t>
      </w:r>
      <w:r w:rsidR="0098749F" w:rsidRPr="00602FA5">
        <w:rPr>
          <w:rFonts w:ascii="Times New Roman" w:hAnsi="Times New Roman" w:cs="Times New Roman"/>
        </w:rPr>
        <w:t>A</w:t>
      </w:r>
      <w:r w:rsidR="00131EBC" w:rsidRPr="00602FA5">
        <w:rPr>
          <w:rFonts w:ascii="Times New Roman" w:hAnsi="Times New Roman" w:cs="Times New Roman"/>
        </w:rPr>
        <w:t xml:space="preserve"> shows the coupled states corresponding to the metabolic phenotypes in </w:t>
      </w:r>
      <w:r w:rsidRPr="00602FA5">
        <w:rPr>
          <w:rFonts w:ascii="Times New Roman" w:hAnsi="Times New Roman" w:cs="Times New Roman"/>
        </w:rPr>
        <w:t>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4</w:t>
      </w:r>
      <w:r w:rsidRPr="00602FA5">
        <w:rPr>
          <w:rFonts w:ascii="Times New Roman" w:hAnsi="Times New Roman" w:cs="Times New Roman"/>
        </w:rPr>
        <w:t>C</w:t>
      </w:r>
      <w:ins w:id="239" w:author="Madeline Galbraith" w:date="2022-03-08T16:52:00Z">
        <w:r w:rsidR="0098749F" w:rsidRPr="00602FA5">
          <w:rPr>
            <w:rFonts w:ascii="Times New Roman" w:hAnsi="Times New Roman" w:cs="Times New Roman"/>
          </w:rPr>
          <w:t xml:space="preserve"> and full parameter ranges are in Fig</w:t>
        </w:r>
      </w:ins>
      <w:ins w:id="240" w:author="Madeline Galbraith" w:date="2022-04-01T16:48:00Z">
        <w:r w:rsidR="00815647" w:rsidRPr="00602FA5">
          <w:rPr>
            <w:rFonts w:ascii="Times New Roman" w:hAnsi="Times New Roman" w:cs="Times New Roman"/>
          </w:rPr>
          <w:t>.</w:t>
        </w:r>
      </w:ins>
      <w:ins w:id="241" w:author="Madeline Galbraith" w:date="2022-03-08T16:52:00Z">
        <w:r w:rsidR="0098749F" w:rsidRPr="00602FA5">
          <w:rPr>
            <w:rFonts w:ascii="Times New Roman" w:hAnsi="Times New Roman" w:cs="Times New Roman"/>
          </w:rPr>
          <w:t xml:space="preserve"> S19A</w:t>
        </w:r>
      </w:ins>
      <w:r w:rsidR="00131EBC" w:rsidRPr="00602FA5">
        <w:rPr>
          <w:rFonts w:ascii="Times New Roman" w:hAnsi="Times New Roman" w:cs="Times New Roman"/>
        </w:rPr>
        <w:t>)</w:t>
      </w:r>
      <w:r w:rsidRPr="00602FA5">
        <w:rPr>
          <w:rFonts w:ascii="Times New Roman" w:hAnsi="Times New Roman" w:cs="Times New Roman"/>
        </w:rPr>
        <w:t>.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The upregulation of the E/M-W/O phenotype as the mtROS levels increase suggests ROS is necessary for the EMT.</w:t>
      </w:r>
    </w:p>
    <w:p w14:paraId="7248AA7E" w14:textId="2AEF7D94" w:rsidR="00E469AE" w:rsidRPr="00602FA5" w:rsidRDefault="00AD7F58" w:rsidP="001B1BD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the E/M state an AMPK and Hif1 crosstalk are necessary, and if all EMT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then there are regions where the E/M-W/O state exists. Additionally, the </w:t>
      </w:r>
      <w:commentRangeStart w:id="242"/>
      <w:commentRangeStart w:id="243"/>
      <w:r w:rsidRPr="00602FA5">
        <w:rPr>
          <w:rFonts w:ascii="Times New Roman" w:hAnsi="Times New Roman" w:cs="Times New Roman"/>
        </w:rPr>
        <w:t xml:space="preserve">epithelial state is typically coupled to OXPHOS metabolism (E-O), the mesenchymal state is associated with the Warburg metabolic phenotype (M-W), </w:t>
      </w:r>
      <w:commentRangeEnd w:id="242"/>
      <w:r w:rsidR="00E462F4" w:rsidRPr="00602FA5">
        <w:rPr>
          <w:rStyle w:val="CommentReference"/>
          <w:rFonts w:ascii="Times New Roman" w:hAnsi="Times New Roman" w:cs="Times New Roman"/>
          <w:sz w:val="24"/>
          <w:szCs w:val="24"/>
        </w:rPr>
        <w:commentReference w:id="242"/>
      </w:r>
      <w:commentRangeEnd w:id="243"/>
      <w:r w:rsidR="002D7C3B" w:rsidRPr="00602FA5">
        <w:rPr>
          <w:rStyle w:val="CommentReference"/>
          <w:rFonts w:ascii="Times New Roman" w:hAnsi="Times New Roman" w:cs="Times New Roman"/>
          <w:sz w:val="24"/>
          <w:szCs w:val="24"/>
        </w:rPr>
        <w:commentReference w:id="243"/>
      </w:r>
      <w:r w:rsidRPr="00602FA5">
        <w:rPr>
          <w:rFonts w:ascii="Times New Roman" w:hAnsi="Times New Roman" w:cs="Times New Roman"/>
        </w:rPr>
        <w:t xml:space="preserve">and when the E/M state is present it is associated with the hybrid </w:t>
      </w:r>
      <w:r w:rsidR="0020705B" w:rsidRPr="00602FA5">
        <w:rPr>
          <w:rFonts w:ascii="Times New Roman" w:hAnsi="Times New Roman" w:cs="Times New Roman"/>
        </w:rPr>
        <w:t xml:space="preserve">W/O </w:t>
      </w:r>
      <w:r w:rsidRPr="00602FA5">
        <w:rPr>
          <w:rFonts w:ascii="Times New Roman" w:hAnsi="Times New Roman" w:cs="Times New Roman"/>
        </w:rPr>
        <w:t>metabolic phenotype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B</w:t>
      </w:r>
      <w:r w:rsidR="0089719C" w:rsidRPr="00602FA5">
        <w:rPr>
          <w:rFonts w:ascii="Times New Roman" w:hAnsi="Times New Roman" w:cs="Times New Roman"/>
        </w:rPr>
        <w:t xml:space="preserve"> and S19B</w:t>
      </w:r>
      <w:r w:rsidRPr="00602FA5">
        <w:rPr>
          <w:rFonts w:ascii="Times New Roman" w:hAnsi="Times New Roman" w:cs="Times New Roman"/>
        </w:rPr>
        <w:t xml:space="preserve">). In fact, for any system, if there are only three coupled states available and each has a distinct phenotype of the EMT and metabolic networks than the only possible set of states is E-O, M-W, and E/M-W/O. This suggests, </w:t>
      </w:r>
      <w:ins w:id="244" w:author="Madeline Galbraith" w:date="2022-03-07T14:48:00Z">
        <w:r w:rsidR="00C90A2F" w:rsidRPr="00602FA5">
          <w:rPr>
            <w:rFonts w:ascii="Times New Roman" w:hAnsi="Times New Roman" w:cs="Times New Roman"/>
          </w:rPr>
          <w:t xml:space="preserve">cells in the primary tumor utilize </w:t>
        </w:r>
      </w:ins>
      <w:ins w:id="245" w:author="Madeline Galbraith" w:date="2022-03-07T14:49:00Z">
        <w:r w:rsidR="00C90A2F" w:rsidRPr="00602FA5">
          <w:rPr>
            <w:rFonts w:ascii="Times New Roman" w:hAnsi="Times New Roman" w:cs="Times New Roman"/>
          </w:rPr>
          <w:t xml:space="preserve">OXPHOS while clusters of migrating cells utilize a combination of aerobic glycolysis and OXPHOS. </w:t>
        </w:r>
      </w:ins>
      <w:del w:id="246" w:author="Madeline Galbraith" w:date="2022-03-07T14:49:00Z">
        <w:r w:rsidRPr="00602FA5" w:rsidDel="00C90A2F">
          <w:rPr>
            <w:rFonts w:ascii="Times New Roman" w:hAnsi="Times New Roman" w:cs="Times New Roman"/>
          </w:rPr>
          <w:delText>just as the epithelial and mesenchymal states are expected to use OXPHOS or aerobic glycolysis, the hybrid E/M state utilizes the hybrid W/O metabolism.</w:delText>
        </w:r>
      </w:del>
    </w:p>
    <w:p w14:paraId="68C186E7" w14:textId="71CC80E4" w:rsidR="00E469AE" w:rsidRPr="00602FA5" w:rsidRDefault="00AD7F58" w:rsidP="00A642B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and upregulate the E/M-W/O state one would expect ROS must be upregulated and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regulating the EMT network would be needed. The E/M-W/O state is upregulated if these conditions are met and can even be upregulated for small ranges of parameters if there is one crosstalk in both directions. </w:t>
      </w:r>
      <w:commentRangeStart w:id="247"/>
      <w:commentRangeStart w:id="248"/>
      <w:r w:rsidRPr="00602FA5">
        <w:rPr>
          <w:rFonts w:ascii="Times New Roman" w:hAnsi="Times New Roman" w:cs="Times New Roman"/>
        </w:rPr>
        <w:t xml:space="preserve">Interestingly, with just three regulations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Snail)</w:t>
      </w:r>
      <w:r w:rsidR="0085767E" w:rsidRPr="00602FA5">
        <w:rPr>
          <w:rFonts w:ascii="Times New Roman" w:hAnsi="Times New Roman" w:cs="Times New Roman"/>
        </w:rPr>
        <w:t xml:space="preserve"> </w:t>
      </w:r>
      <w:r w:rsidRPr="00602FA5">
        <w:rPr>
          <w:rFonts w:ascii="Times New Roman" w:hAnsi="Times New Roman" w:cs="Times New Roman"/>
        </w:rPr>
        <w:t xml:space="preserve">all states except the </w:t>
      </w:r>
      <w:r w:rsidR="0085767E" w:rsidRPr="00602FA5">
        <w:rPr>
          <w:rFonts w:ascii="Times New Roman" w:hAnsi="Times New Roman" w:cs="Times New Roman"/>
        </w:rPr>
        <w:t xml:space="preserve">hybrid </w:t>
      </w:r>
      <w:r w:rsidRPr="00602FA5">
        <w:rPr>
          <w:rFonts w:ascii="Times New Roman" w:hAnsi="Times New Roman" w:cs="Times New Roman"/>
        </w:rPr>
        <w:t>E/M-W/O state</w:t>
      </w:r>
      <w:r w:rsidR="0085767E" w:rsidRPr="00602FA5">
        <w:rPr>
          <w:rFonts w:ascii="Times New Roman" w:hAnsi="Times New Roman" w:cs="Times New Roman"/>
        </w:rPr>
        <w:t xml:space="preserve"> can be suppressed</w:t>
      </w:r>
      <w:r w:rsidRPr="00602FA5">
        <w:rPr>
          <w:rFonts w:ascii="Times New Roman" w:hAnsi="Times New Roman" w:cs="Times New Roman"/>
        </w:rPr>
        <w:t xml:space="preserv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C</w:t>
      </w:r>
      <w:r w:rsidR="0089719C" w:rsidRPr="00602FA5">
        <w:rPr>
          <w:rFonts w:ascii="Times New Roman" w:hAnsi="Times New Roman" w:cs="Times New Roman"/>
        </w:rPr>
        <w:t xml:space="preserve"> and S19C</w:t>
      </w:r>
      <w:r w:rsidRPr="00602FA5">
        <w:rPr>
          <w:rFonts w:ascii="Times New Roman" w:hAnsi="Times New Roman" w:cs="Times New Roman"/>
        </w:rPr>
        <w:t xml:space="preserve">). </w:t>
      </w:r>
      <w:commentRangeEnd w:id="247"/>
      <w:r w:rsidR="00F16605" w:rsidRPr="00602FA5">
        <w:rPr>
          <w:rStyle w:val="CommentReference"/>
          <w:rFonts w:ascii="Times New Roman" w:hAnsi="Times New Roman" w:cs="Times New Roman"/>
          <w:sz w:val="24"/>
          <w:szCs w:val="24"/>
        </w:rPr>
        <w:commentReference w:id="247"/>
      </w:r>
      <w:commentRangeEnd w:id="248"/>
      <w:r w:rsidR="002D7C3B" w:rsidRPr="00602FA5">
        <w:rPr>
          <w:rStyle w:val="CommentReference"/>
          <w:rFonts w:ascii="Times New Roman" w:hAnsi="Times New Roman" w:cs="Times New Roman"/>
          <w:sz w:val="24"/>
          <w:szCs w:val="24"/>
        </w:rPr>
        <w:commentReference w:id="248"/>
      </w:r>
      <w:r w:rsidRPr="00602FA5">
        <w:rPr>
          <w:rFonts w:ascii="Times New Roman" w:hAnsi="Times New Roman" w:cs="Times New Roman"/>
        </w:rPr>
        <w:t xml:space="preserve">This region persists even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D</w:t>
      </w:r>
      <w:r w:rsidR="0089719C" w:rsidRPr="00602FA5">
        <w:rPr>
          <w:rFonts w:ascii="Times New Roman" w:hAnsi="Times New Roman" w:cs="Times New Roman"/>
        </w:rPr>
        <w:t xml:space="preserve"> and S19D</w:t>
      </w:r>
      <w:r w:rsidRPr="00602FA5">
        <w:rPr>
          <w:rFonts w:ascii="Times New Roman" w:hAnsi="Times New Roman" w:cs="Times New Roman"/>
        </w:rPr>
        <w:t xml:space="preserve">). Further, the other phases present with these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the same, suggesting there is a progression that must be followed to generate the E/M-W/O state. Additionally, the persistence of the E/M-W/O state suggests there are other combinations</w:t>
      </w:r>
      <w:r w:rsidR="00D93750" w:rsidRPr="00602FA5">
        <w:rPr>
          <w:rFonts w:ascii="Times New Roman" w:hAnsi="Times New Roman" w:cs="Times New Roman"/>
        </w:rPr>
        <w:t xml:space="preserve"> of </w:t>
      </w:r>
      <w:proofErr w:type="spellStart"/>
      <w:r w:rsidR="00D93750" w:rsidRPr="00602FA5">
        <w:rPr>
          <w:rFonts w:ascii="Times New Roman" w:hAnsi="Times New Roman" w:cs="Times New Roman"/>
        </w:rPr>
        <w:t>crosstalks</w:t>
      </w:r>
      <w:proofErr w:type="spellEnd"/>
      <w:r w:rsidRPr="00602FA5">
        <w:rPr>
          <w:rFonts w:ascii="Times New Roman" w:hAnsi="Times New Roman" w:cs="Times New Roman"/>
        </w:rPr>
        <w:t xml:space="preserve"> that generate phases where only the E/M-W/O state is possible, although it is outside the scope</w:t>
      </w:r>
      <w:r w:rsidR="00164344" w:rsidRPr="00602FA5">
        <w:rPr>
          <w:rFonts w:ascii="Times New Roman" w:hAnsi="Times New Roman" w:cs="Times New Roman"/>
        </w:rPr>
        <w:t xml:space="preserve"> of this manuscript</w:t>
      </w:r>
      <w:r w:rsidRPr="00602FA5">
        <w:rPr>
          <w:rFonts w:ascii="Times New Roman" w:hAnsi="Times New Roman" w:cs="Times New Roman"/>
        </w:rPr>
        <w:t xml:space="preserve"> to find all possible combinations of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can suppress all states except the </w:t>
      </w:r>
      <w:r w:rsidR="00DD616E" w:rsidRPr="00602FA5">
        <w:rPr>
          <w:rFonts w:ascii="Times New Roman" w:hAnsi="Times New Roman" w:cs="Times New Roman"/>
        </w:rPr>
        <w:t xml:space="preserve">hybrid </w:t>
      </w:r>
      <w:r w:rsidRPr="00602FA5">
        <w:rPr>
          <w:rFonts w:ascii="Times New Roman" w:hAnsi="Times New Roman" w:cs="Times New Roman"/>
        </w:rPr>
        <w:t>E/M-W/O</w:t>
      </w:r>
      <w:r w:rsidR="00B22B4B" w:rsidRPr="00602FA5">
        <w:rPr>
          <w:rFonts w:ascii="Times New Roman" w:hAnsi="Times New Roman" w:cs="Times New Roman"/>
        </w:rPr>
        <w:t xml:space="preserve"> coupled state</w:t>
      </w:r>
      <w:r w:rsidRPr="00602FA5">
        <w:rPr>
          <w:rFonts w:ascii="Times New Roman" w:hAnsi="Times New Roman" w:cs="Times New Roman"/>
        </w:rPr>
        <w:t>.</w:t>
      </w:r>
    </w:p>
    <w:p w14:paraId="5D5075B4" w14:textId="77777777" w:rsidR="00EB59CD" w:rsidRPr="00602FA5" w:rsidRDefault="00AD7F58" w:rsidP="00EB59CD">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4FE0250" wp14:editId="7E285608">
            <wp:extent cx="5333999" cy="4074286"/>
            <wp:effectExtent l="0" t="0" r="635"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33999" cy="4074286"/>
                    </a:xfrm>
                    <a:prstGeom prst="rect">
                      <a:avLst/>
                    </a:prstGeom>
                    <a:noFill/>
                    <a:ln w="9525">
                      <a:noFill/>
                      <a:headEnd/>
                      <a:tailEnd/>
                    </a:ln>
                  </pic:spPr>
                </pic:pic>
              </a:graphicData>
            </a:graphic>
          </wp:inline>
        </w:drawing>
      </w:r>
    </w:p>
    <w:p w14:paraId="22BE4075" w14:textId="4D79ADBA" w:rsidR="00E469AE" w:rsidRPr="00602FA5" w:rsidRDefault="00EB59CD" w:rsidP="00EB59CD">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6</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The </w:t>
      </w:r>
      <w:r w:rsidR="002104C6" w:rsidRPr="00602FA5">
        <w:rPr>
          <w:rFonts w:ascii="Times New Roman" w:hAnsi="Times New Roman" w:cs="Times New Roman"/>
          <w:b/>
          <w:bCs/>
          <w:i w:val="0"/>
          <w:iCs/>
        </w:rPr>
        <w:t xml:space="preserve">EMT and metabolic regulatory networks </w:t>
      </w:r>
      <w:proofErr w:type="spellStart"/>
      <w:r w:rsidR="002104C6" w:rsidRPr="00602FA5">
        <w:rPr>
          <w:rFonts w:ascii="Times New Roman" w:hAnsi="Times New Roman" w:cs="Times New Roman"/>
          <w:b/>
          <w:bCs/>
          <w:i w:val="0"/>
          <w:iCs/>
        </w:rPr>
        <w:t>crosstalks</w:t>
      </w:r>
      <w:proofErr w:type="spellEnd"/>
      <w:r w:rsidR="002104C6" w:rsidRPr="00602FA5">
        <w:rPr>
          <w:rFonts w:ascii="Times New Roman" w:hAnsi="Times New Roman" w:cs="Times New Roman"/>
          <w:b/>
          <w:bCs/>
          <w:i w:val="0"/>
          <w:iCs/>
        </w:rPr>
        <w:t xml:space="preserve"> can drive the system to the hybrid E/M-W/O coupled state</w:t>
      </w:r>
      <w:r w:rsidR="00AD7F58" w:rsidRPr="00602FA5">
        <w:rPr>
          <w:rFonts w:ascii="Times New Roman" w:hAnsi="Times New Roman" w:cs="Times New Roman"/>
          <w:b/>
          <w:bCs/>
          <w:i w:val="0"/>
          <w:iCs/>
        </w:rPr>
        <w:t>. (A)</w:t>
      </w:r>
      <w:r w:rsidR="00AD7F58" w:rsidRPr="00602FA5">
        <w:rPr>
          <w:rFonts w:ascii="Times New Roman" w:hAnsi="Times New Roman" w:cs="Times New Roman"/>
          <w:i w:val="0"/>
          <w:iCs/>
        </w:rPr>
        <w:t xml:space="preserve"> The coupled states when only </w:t>
      </w:r>
      <w:r w:rsidR="003016F3" w:rsidRPr="00602FA5">
        <w:rPr>
          <w:rFonts w:ascii="Times New Roman" w:hAnsi="Times New Roman" w:cs="Times New Roman"/>
          <w:i w:val="0"/>
          <w:iCs/>
        </w:rPr>
        <w:t xml:space="preserve">EMT driven </w:t>
      </w:r>
      <w:proofErr w:type="spellStart"/>
      <w:r w:rsidR="003016F3" w:rsidRPr="00602FA5">
        <w:rPr>
          <w:rFonts w:ascii="Times New Roman" w:hAnsi="Times New Roman" w:cs="Times New Roman"/>
          <w:i w:val="0"/>
          <w:iCs/>
        </w:rPr>
        <w:t>crosstalks</w:t>
      </w:r>
      <w:proofErr w:type="spellEnd"/>
      <w:r w:rsidR="003016F3" w:rsidRPr="00602FA5">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016F3" w:rsidRPr="00602FA5">
        <w:rPr>
          <w:rFonts w:ascii="Times New Roman" w:eastAsiaTheme="minorEastAsia" w:hAnsi="Times New Roman" w:cs="Times New Roman"/>
          <w:i w:val="0"/>
          <w:iCs/>
        </w:rPr>
        <w:t xml:space="preserve"> downregulating Hif1 and</w:t>
      </w:r>
      <w:r w:rsidR="003016F3" w:rsidRPr="00602FA5">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016F3" w:rsidRPr="00602FA5">
        <w:rPr>
          <w:rFonts w:ascii="Times New Roman" w:eastAsiaTheme="minorEastAsia" w:hAnsi="Times New Roman" w:cs="Times New Roman"/>
          <w:i w:val="0"/>
          <w:iCs/>
        </w:rPr>
        <w:t xml:space="preserve"> upregulating mtROS and noxROS</w:t>
      </w:r>
      <w:r w:rsidR="00AD7F58" w:rsidRPr="00602FA5">
        <w:rPr>
          <w:rFonts w:ascii="Times New Roman" w:hAnsi="Times New Roman" w:cs="Times New Roman"/>
          <w:i w:val="0"/>
          <w:iCs/>
        </w:rPr>
        <w:t>)</w:t>
      </w:r>
      <w:r w:rsidR="007A0E90" w:rsidRPr="00602FA5">
        <w:rPr>
          <w:rFonts w:ascii="Times New Roman" w:hAnsi="Times New Roman" w:cs="Times New Roman"/>
          <w:i w:val="0"/>
          <w:iCs/>
        </w:rPr>
        <w:t xml:space="preserve">. The E/M-W/O state exists when mtROS is upregulated.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coupled states when only TFs and miRNAs of the EMT circuit are regulated by TFs of the metabolic circuit (AMPK-|Snail, AMPK-|Zeb, AMPK-&gt;u200, Hif1-|u200, Hif1-&gt;Snail). T</w:t>
      </w:r>
      <w:r w:rsidR="00382448" w:rsidRPr="00602FA5">
        <w:rPr>
          <w:rFonts w:ascii="Times New Roman" w:hAnsi="Times New Roman" w:cs="Times New Roman"/>
          <w:i w:val="0"/>
          <w:iCs/>
        </w:rPr>
        <w:t xml:space="preserve">he results suggest a correlation between the E, E/M, and M phenotypes to the O, W/O, and W metabolic phenotypes. </w:t>
      </w:r>
      <w:r w:rsidR="00AD7F58" w:rsidRPr="00602FA5">
        <w:rPr>
          <w:rFonts w:ascii="Times New Roman" w:hAnsi="Times New Roman" w:cs="Times New Roman"/>
          <w:b/>
          <w:bCs/>
          <w:i w:val="0"/>
          <w:iCs/>
        </w:rPr>
        <w:t>(C)</w:t>
      </w:r>
      <w:r w:rsidR="00AD7F58" w:rsidRPr="00602FA5">
        <w:rPr>
          <w:rFonts w:ascii="Times New Roman" w:hAnsi="Times New Roman" w:cs="Times New Roman"/>
          <w:i w:val="0"/>
          <w:iCs/>
        </w:rPr>
        <w:t xml:space="preserve"> When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w:t>
      </w:r>
      <w:r w:rsidR="002C6587" w:rsidRPr="00602FA5">
        <w:rPr>
          <w:rFonts w:ascii="Times New Roman" w:hAnsi="Times New Roman" w:cs="Times New Roman"/>
          <w:i w:val="0"/>
          <w:iCs/>
        </w:rPr>
        <w:t>mutually drive EMT and metabolic reprogramming,</w:t>
      </w:r>
      <w:r w:rsidR="00AD7F58" w:rsidRPr="00602FA5">
        <w:rPr>
          <w:rFonts w:ascii="Times New Roman" w:hAnsi="Times New Roman" w:cs="Times New Roman"/>
          <w:i w:val="0"/>
          <w:iCs/>
        </w:rPr>
        <w:t xml:space="preserve"> there are parameter spaces in which the only possible coupled state is the E/M-W/O state. </w:t>
      </w:r>
      <w:r w:rsidR="00AD7F58" w:rsidRPr="00602FA5">
        <w:rPr>
          <w:rFonts w:ascii="Times New Roman" w:hAnsi="Times New Roman" w:cs="Times New Roman"/>
          <w:b/>
          <w:bCs/>
          <w:i w:val="0"/>
          <w:iCs/>
        </w:rPr>
        <w:t>(D)</w:t>
      </w:r>
      <w:r w:rsidR="00AD7F58" w:rsidRPr="00602FA5">
        <w:rPr>
          <w:rFonts w:ascii="Times New Roman" w:hAnsi="Times New Roman" w:cs="Times New Roman"/>
          <w:i w:val="0"/>
          <w:iCs/>
        </w:rPr>
        <w:t xml:space="preserve">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 there are regions where only the E/M-W/O state exists.</w:t>
      </w:r>
      <w:r w:rsidR="00244159" w:rsidRPr="00602FA5">
        <w:rPr>
          <w:rFonts w:ascii="Times New Roman" w:hAnsi="Times New Roman" w:cs="Times New Roman"/>
          <w:i w:val="0"/>
          <w:iCs/>
        </w:rPr>
        <w:t xml:space="preserve"> Similar sets of coupled states in (C) and (D) suggest a preferential pathway to drive the system towards the hybrid E/M-W/O coupled state. </w:t>
      </w:r>
    </w:p>
    <w:p w14:paraId="77BB9AB2" w14:textId="77777777" w:rsidR="00E469AE" w:rsidRPr="00602FA5" w:rsidRDefault="00AD7F58" w:rsidP="00D903A3">
      <w:pPr>
        <w:pStyle w:val="BodyText"/>
        <w:spacing w:line="480" w:lineRule="auto"/>
        <w:rPr>
          <w:rFonts w:ascii="Times New Roman" w:hAnsi="Times New Roman" w:cs="Times New Roman"/>
          <w:b/>
          <w:bCs/>
        </w:rPr>
      </w:pPr>
      <w:bookmarkStart w:id="249" w:name="normal-cells-can-become-cancerous-when-c"/>
      <w:commentRangeStart w:id="250"/>
      <w:r w:rsidRPr="00602FA5">
        <w:rPr>
          <w:rFonts w:ascii="Times New Roman" w:hAnsi="Times New Roman" w:cs="Times New Roman"/>
          <w:b/>
          <w:bCs/>
        </w:rPr>
        <w:t xml:space="preserve">Normal cells can become cancerous when </w:t>
      </w:r>
      <w:proofErr w:type="spellStart"/>
      <w:r w:rsidRPr="00602FA5">
        <w:rPr>
          <w:rFonts w:ascii="Times New Roman" w:hAnsi="Times New Roman" w:cs="Times New Roman"/>
          <w:b/>
          <w:bCs/>
        </w:rPr>
        <w:t>crosstalks</w:t>
      </w:r>
      <w:proofErr w:type="spellEnd"/>
      <w:r w:rsidRPr="00602FA5">
        <w:rPr>
          <w:rFonts w:ascii="Times New Roman" w:hAnsi="Times New Roman" w:cs="Times New Roman"/>
          <w:b/>
          <w:bCs/>
        </w:rPr>
        <w:t xml:space="preserve"> introduced</w:t>
      </w:r>
      <w:bookmarkEnd w:id="249"/>
      <w:commentRangeEnd w:id="250"/>
      <w:r w:rsidR="00F16605" w:rsidRPr="00602FA5">
        <w:rPr>
          <w:rStyle w:val="CommentReference"/>
          <w:rFonts w:ascii="Times New Roman" w:hAnsi="Times New Roman" w:cs="Times New Roman"/>
          <w:sz w:val="24"/>
          <w:szCs w:val="24"/>
        </w:rPr>
        <w:commentReference w:id="250"/>
      </w:r>
    </w:p>
    <w:p w14:paraId="732AA8D4" w14:textId="4A6CA480" w:rsidR="00E469AE" w:rsidRPr="00602FA5" w:rsidRDefault="00AD7F58" w:rsidP="009839F9">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We have confirmed that the E/M and W/O states are coupled, the E/M-W/O state can be upregulated, and there are parameter sets with only </w:t>
      </w:r>
      <w:r w:rsidR="00071585" w:rsidRPr="00602FA5">
        <w:rPr>
          <w:rFonts w:ascii="Times New Roman" w:hAnsi="Times New Roman" w:cs="Times New Roman"/>
        </w:rPr>
        <w:t xml:space="preserve">the hybrid </w:t>
      </w:r>
      <w:r w:rsidRPr="00602FA5">
        <w:rPr>
          <w:rFonts w:ascii="Times New Roman" w:hAnsi="Times New Roman" w:cs="Times New Roman"/>
        </w:rPr>
        <w:t xml:space="preserve">E/M-W/O </w:t>
      </w:r>
      <w:r w:rsidR="00071585" w:rsidRPr="00602FA5">
        <w:rPr>
          <w:rFonts w:ascii="Times New Roman" w:hAnsi="Times New Roman" w:cs="Times New Roman"/>
        </w:rPr>
        <w:t xml:space="preserve">state available </w:t>
      </w:r>
      <w:r w:rsidRPr="00602FA5">
        <w:rPr>
          <w:rFonts w:ascii="Times New Roman" w:hAnsi="Times New Roman" w:cs="Times New Roman"/>
        </w:rPr>
        <w:t xml:space="preserve">and all other </w:t>
      </w:r>
      <w:r w:rsidR="00272AB2" w:rsidRPr="00602FA5">
        <w:rPr>
          <w:rFonts w:ascii="Times New Roman" w:hAnsi="Times New Roman" w:cs="Times New Roman"/>
        </w:rPr>
        <w:t xml:space="preserve">coupled </w:t>
      </w:r>
      <w:r w:rsidR="0074329A" w:rsidRPr="00602FA5">
        <w:rPr>
          <w:rFonts w:ascii="Times New Roman" w:hAnsi="Times New Roman" w:cs="Times New Roman"/>
        </w:rPr>
        <w:t>s</w:t>
      </w:r>
      <w:r w:rsidRPr="00602FA5">
        <w:rPr>
          <w:rFonts w:ascii="Times New Roman" w:hAnsi="Times New Roman" w:cs="Times New Roman"/>
        </w:rPr>
        <w:t xml:space="preserve">tates suppressed. Now we determine whether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strong enough to generate the hybrid states. The model of the previous sections was for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w:t>
      </w:r>
      <w:proofErr w:type="gramStart"/>
      <w:r w:rsidRPr="00602FA5">
        <w:rPr>
          <w:rFonts w:ascii="Times New Roman" w:hAnsi="Times New Roman" w:cs="Times New Roman"/>
        </w:rPr>
        <w:t>circuits</w:t>
      </w:r>
      <w:proofErr w:type="gramEnd"/>
      <w:r w:rsidRPr="00602FA5">
        <w:rPr>
          <w:rFonts w:ascii="Times New Roman" w:hAnsi="Times New Roman" w:cs="Times New Roman"/>
        </w:rPr>
        <w:t xml:space="preserve"> so we modified the parameters to ensure each circuit was initially bistable (i.e., only the E, M, W, and O states are possible). We confirmed the parameters of the inactive coupled system resulted in a bistable system by calculating the nullclines (</w:t>
      </w:r>
      <w:r w:rsidR="005C051F" w:rsidRPr="00602FA5">
        <w:rPr>
          <w:rFonts w:ascii="Times New Roman" w:hAnsi="Times New Roman" w:cs="Times New Roman"/>
        </w:rPr>
        <w:t xml:space="preserve">Section </w:t>
      </w:r>
      <w:r w:rsidR="00316504" w:rsidRPr="00602FA5">
        <w:rPr>
          <w:rFonts w:ascii="Times New Roman" w:hAnsi="Times New Roman" w:cs="Times New Roman"/>
        </w:rPr>
        <w:t>S</w:t>
      </w:r>
      <w:r w:rsidR="005C051F" w:rsidRPr="00602FA5">
        <w:rPr>
          <w:rFonts w:ascii="Times New Roman" w:hAnsi="Times New Roman" w:cs="Times New Roman"/>
        </w:rPr>
        <w:t>1.6</w:t>
      </w:r>
      <w:r w:rsidRPr="00602FA5">
        <w:rPr>
          <w:rFonts w:ascii="Times New Roman" w:hAnsi="Times New Roman" w:cs="Times New Roman"/>
        </w:rPr>
        <w:t xml:space="preserve"> for parameters that were changed compared with the coupled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systems and Fig</w:t>
      </w:r>
      <w:r w:rsidR="00815647" w:rsidRPr="00602FA5">
        <w:rPr>
          <w:rFonts w:ascii="Times New Roman" w:hAnsi="Times New Roman" w:cs="Times New Roman"/>
        </w:rPr>
        <w:t>.</w:t>
      </w:r>
      <w:r w:rsidRPr="00602FA5">
        <w:rPr>
          <w:rFonts w:ascii="Times New Roman" w:hAnsi="Times New Roman" w:cs="Times New Roman"/>
        </w:rPr>
        <w:t xml:space="preserve"> S2</w:t>
      </w:r>
      <w:r w:rsidR="0089719C" w:rsidRPr="00602FA5">
        <w:rPr>
          <w:rFonts w:ascii="Times New Roman" w:hAnsi="Times New Roman" w:cs="Times New Roman"/>
        </w:rPr>
        <w:t>0</w:t>
      </w:r>
      <w:r w:rsidRPr="00602FA5">
        <w:rPr>
          <w:rFonts w:ascii="Times New Roman" w:hAnsi="Times New Roman" w:cs="Times New Roman"/>
        </w:rPr>
        <w:t>-S</w:t>
      </w:r>
      <w:r w:rsidR="0089719C" w:rsidRPr="00602FA5">
        <w:rPr>
          <w:rFonts w:ascii="Times New Roman" w:hAnsi="Times New Roman" w:cs="Times New Roman"/>
        </w:rPr>
        <w:t>22</w:t>
      </w:r>
      <w:r w:rsidRPr="00602FA5">
        <w:rPr>
          <w:rFonts w:ascii="Times New Roman" w:hAnsi="Times New Roman" w:cs="Times New Roman"/>
        </w:rPr>
        <w:t>).</w:t>
      </w:r>
    </w:p>
    <w:p w14:paraId="469BCB1F" w14:textId="42828217" w:rsidR="00E469AE" w:rsidRPr="00602FA5" w:rsidRDefault="00AD7F58" w:rsidP="00B25C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For the metabolic circuit, the system only becomes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at high levels of mtROS upregulation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activates mtROS it can even upregulate the E/M-W/O </w:t>
      </w:r>
      <w:r w:rsidR="003C4FFE" w:rsidRPr="00602FA5">
        <w:rPr>
          <w:rFonts w:ascii="Times New Roman" w:hAnsi="Times New Roman" w:cs="Times New Roman"/>
        </w:rPr>
        <w:t xml:space="preserve">state </w:t>
      </w:r>
      <w:r w:rsidRPr="00602FA5">
        <w:rPr>
          <w:rFonts w:ascii="Times New Roman" w:hAnsi="Times New Roman" w:cs="Times New Roman"/>
        </w:rPr>
        <w:t xml:space="preserve">as compared to the initially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system with no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The system remains bistable if only noxROS is upregulated or </w:t>
      </w:r>
      <w:r w:rsidR="00AA62D6" w:rsidRPr="00602FA5">
        <w:rPr>
          <w:rFonts w:ascii="Times New Roman" w:hAnsi="Times New Roman" w:cs="Times New Roman"/>
        </w:rPr>
        <w:t>μ</w:t>
      </w:r>
      <w:r w:rsidR="00AA62D6" w:rsidRPr="00602FA5">
        <w:rPr>
          <w:rFonts w:ascii="Times New Roman" w:hAnsi="Times New Roman" w:cs="Times New Roman"/>
          <w:vertAlign w:val="subscript"/>
        </w:rPr>
        <w:t>200</w:t>
      </w:r>
      <w:r w:rsidR="00AA62D6" w:rsidRPr="00602FA5">
        <w:rPr>
          <w:rFonts w:ascii="Times New Roman" w:hAnsi="Times New Roman" w:cs="Times New Roman"/>
        </w:rPr>
        <w:t xml:space="preserve"> </w:t>
      </w:r>
      <w:r w:rsidRPr="00602FA5">
        <w:rPr>
          <w:rFonts w:ascii="Times New Roman" w:hAnsi="Times New Roman" w:cs="Times New Roman"/>
        </w:rPr>
        <w:t>is downregulated (Fig</w:t>
      </w:r>
      <w:r w:rsidR="00815647"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23</w:t>
      </w:r>
      <w:r w:rsidRPr="00602FA5">
        <w:rPr>
          <w:rFonts w:ascii="Times New Roman" w:hAnsi="Times New Roman" w:cs="Times New Roman"/>
        </w:rPr>
        <w:t xml:space="preserve">). Furthermore, when looking at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bistable EMT network (i.e., no E/M stable state) AMPK </w:t>
      </w:r>
      <w:ins w:id="251" w:author="Madeline Galbraith" w:date="2022-03-07T14:56:00Z">
        <w:r w:rsidR="003C4FFE" w:rsidRPr="00602FA5">
          <w:rPr>
            <w:rFonts w:ascii="Times New Roman" w:hAnsi="Times New Roman" w:cs="Times New Roman"/>
          </w:rPr>
          <w:t xml:space="preserve">driven </w:t>
        </w:r>
        <w:proofErr w:type="spellStart"/>
        <w:r w:rsidR="003C4FFE" w:rsidRPr="00602FA5">
          <w:rPr>
            <w:rFonts w:ascii="Times New Roman" w:hAnsi="Times New Roman" w:cs="Times New Roman"/>
          </w:rPr>
          <w:t>crosstalks</w:t>
        </w:r>
      </w:ins>
      <w:proofErr w:type="spellEnd"/>
      <w:del w:id="252" w:author="Madeline Galbraith" w:date="2022-03-07T14:56:00Z">
        <w:r w:rsidRPr="00602FA5" w:rsidDel="003C4FFE">
          <w:rPr>
            <w:rFonts w:ascii="Times New Roman" w:hAnsi="Times New Roman" w:cs="Times New Roman"/>
          </w:rPr>
          <w:delText>regulating a single crosstalk</w:delText>
        </w:r>
      </w:del>
      <w:r w:rsidRPr="00602FA5">
        <w:rPr>
          <w:rFonts w:ascii="Times New Roman" w:hAnsi="Times New Roman" w:cs="Times New Roman"/>
        </w:rPr>
        <w:t xml:space="preserve"> cannot generate the E/M state but regulation by Hif1 or modulating the input to </w:t>
      </w:r>
      <w:r w:rsidR="00EB3D7F" w:rsidRPr="00602FA5">
        <w:rPr>
          <w:rFonts w:ascii="Times New Roman" w:hAnsi="Times New Roman" w:cs="Times New Roman"/>
        </w:rPr>
        <w:t>S</w:t>
      </w:r>
      <w:r w:rsidRPr="00602FA5">
        <w:rPr>
          <w:rFonts w:ascii="Times New Roman" w:hAnsi="Times New Roman" w:cs="Times New Roman"/>
        </w:rPr>
        <w:t>nail can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B and S</w:t>
      </w:r>
      <w:r w:rsidR="00867E8D" w:rsidRPr="00602FA5">
        <w:rPr>
          <w:rFonts w:ascii="Times New Roman" w:hAnsi="Times New Roman" w:cs="Times New Roman"/>
        </w:rPr>
        <w:t>24</w:t>
      </w:r>
      <w:r w:rsidRPr="00602FA5">
        <w:rPr>
          <w:rFonts w:ascii="Times New Roman" w:hAnsi="Times New Roman" w:cs="Times New Roman"/>
        </w:rPr>
        <w:t xml:space="preserve">). The </w:t>
      </w:r>
      <w:ins w:id="253" w:author="Madeline Galbraith" w:date="2022-03-07T14:56:00Z">
        <w:r w:rsidR="00200FFD" w:rsidRPr="00602FA5">
          <w:rPr>
            <w:rFonts w:ascii="Times New Roman" w:hAnsi="Times New Roman" w:cs="Times New Roman"/>
          </w:rPr>
          <w:t>EMT network</w:t>
        </w:r>
      </w:ins>
      <w:del w:id="254" w:author="Madeline Galbraith" w:date="2022-03-07T14:56:00Z">
        <w:r w:rsidRPr="00602FA5" w:rsidDel="00200FFD">
          <w:rPr>
            <w:rFonts w:ascii="Times New Roman" w:hAnsi="Times New Roman" w:cs="Times New Roman"/>
          </w:rPr>
          <w:delText>system</w:delText>
        </w:r>
      </w:del>
      <w:r w:rsidRPr="00602FA5">
        <w:rPr>
          <w:rFonts w:ascii="Times New Roman" w:hAnsi="Times New Roman" w:cs="Times New Roman"/>
        </w:rPr>
        <w:t xml:space="preserve"> can also attain </w:t>
      </w:r>
      <w:proofErr w:type="spellStart"/>
      <w:r w:rsidRPr="00602FA5">
        <w:rPr>
          <w:rFonts w:ascii="Times New Roman" w:hAnsi="Times New Roman" w:cs="Times New Roman"/>
        </w:rPr>
        <w:t>tristability</w:t>
      </w:r>
      <w:proofErr w:type="spellEnd"/>
      <w:r w:rsidRPr="00602FA5">
        <w:rPr>
          <w:rFonts w:ascii="Times New Roman" w:hAnsi="Times New Roman" w:cs="Times New Roman"/>
        </w:rPr>
        <w:t xml:space="preserve"> if there are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such as AMPK upregulating Snail and H</w:t>
      </w:r>
      <w:r w:rsidR="002B4B23" w:rsidRPr="00602FA5">
        <w:rPr>
          <w:rFonts w:ascii="Times New Roman" w:hAnsi="Times New Roman" w:cs="Times New Roman"/>
        </w:rPr>
        <w:t>i</w:t>
      </w:r>
      <w:r w:rsidRPr="00602FA5">
        <w:rPr>
          <w:rFonts w:ascii="Times New Roman" w:hAnsi="Times New Roman" w:cs="Times New Roman"/>
        </w:rPr>
        <w:t>f</w:t>
      </w:r>
      <w:r w:rsidR="002B4B23" w:rsidRPr="00602FA5">
        <w:rPr>
          <w:rFonts w:ascii="Times New Roman" w:hAnsi="Times New Roman" w:cs="Times New Roman"/>
        </w:rPr>
        <w:t>-</w:t>
      </w:r>
      <w:r w:rsidRPr="00602FA5">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602FA5">
        <w:rPr>
          <w:rFonts w:ascii="Times New Roman" w:eastAsiaTheme="minorEastAsia" w:hAnsi="Times New Roman" w:cs="Times New Roman"/>
        </w:rPr>
        <w:t xml:space="preserve"> (Fig</w:t>
      </w:r>
      <w:r w:rsidR="00815647" w:rsidRPr="00602FA5">
        <w:rPr>
          <w:rFonts w:ascii="Times New Roman" w:eastAsiaTheme="minorEastAsia" w:hAnsi="Times New Roman" w:cs="Times New Roman"/>
        </w:rPr>
        <w:t>.</w:t>
      </w:r>
      <w:r w:rsidR="00FB1CDF" w:rsidRPr="00602FA5">
        <w:rPr>
          <w:rFonts w:ascii="Times New Roman" w:eastAsiaTheme="minorEastAsia" w:hAnsi="Times New Roman" w:cs="Times New Roman"/>
        </w:rPr>
        <w:t xml:space="preserve"> S</w:t>
      </w:r>
      <w:r w:rsidR="00084675" w:rsidRPr="00602FA5">
        <w:rPr>
          <w:rFonts w:ascii="Times New Roman" w:eastAsiaTheme="minorEastAsia" w:hAnsi="Times New Roman" w:cs="Times New Roman"/>
        </w:rPr>
        <w:t>25</w:t>
      </w:r>
      <w:r w:rsidR="00FB1CDF" w:rsidRPr="00602FA5">
        <w:rPr>
          <w:rFonts w:ascii="Times New Roman" w:eastAsiaTheme="minorEastAsia" w:hAnsi="Times New Roman" w:cs="Times New Roman"/>
        </w:rPr>
        <w:t>)</w:t>
      </w:r>
      <w:r w:rsidRPr="00602FA5">
        <w:rPr>
          <w:rFonts w:ascii="Times New Roman" w:hAnsi="Times New Roman" w:cs="Times New Roman"/>
        </w:rPr>
        <w:t>.</w:t>
      </w:r>
      <w:ins w:id="255" w:author="Madeline Galbraith" w:date="2022-04-01T14:49:00Z">
        <w:r w:rsidR="009A31DB" w:rsidRPr="00602FA5">
          <w:rPr>
            <w:rFonts w:ascii="Times New Roman" w:hAnsi="Times New Roman" w:cs="Times New Roman"/>
          </w:rPr>
          <w:t xml:space="preserve"> Therefore, the hybrid E/M state can </w:t>
        </w:r>
      </w:ins>
      <w:ins w:id="256" w:author="Madeline Galbraith" w:date="2022-04-01T14:50:00Z">
        <w:r w:rsidR="009A31DB" w:rsidRPr="00602FA5">
          <w:rPr>
            <w:rFonts w:ascii="Times New Roman" w:hAnsi="Times New Roman" w:cs="Times New Roman"/>
          </w:rPr>
          <w:t>drive the beginning of metabolic reprogramming and stabilize the hybrid W/O metabolic state</w:t>
        </w:r>
      </w:ins>
      <w:ins w:id="257" w:author="Madeline Galbraith" w:date="2022-04-01T14:51:00Z">
        <w:r w:rsidR="009D458B" w:rsidRPr="00602FA5">
          <w:rPr>
            <w:rFonts w:ascii="Times New Roman" w:hAnsi="Times New Roman" w:cs="Times New Roman"/>
          </w:rPr>
          <w:t xml:space="preserve">. The opposite is also true, where the hybrid W/O state can drive EMT and stabilize the hybrid E/M state. </w:t>
        </w:r>
      </w:ins>
    </w:p>
    <w:p w14:paraId="61CC32B6" w14:textId="6B63C1B7" w:rsidR="00E469AE" w:rsidRPr="00602FA5" w:rsidRDefault="00AD7F58" w:rsidP="00EE3A7C">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comparing these results to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we can look at the simplest set of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with a parameter region that suppressed all coupled states except the E/M-W/O state (namely Hif</w:t>
      </w:r>
      <w:r w:rsidR="00D459E0" w:rsidRPr="00602FA5">
        <w:rPr>
          <w:rFonts w:ascii="Times New Roman" w:hAnsi="Times New Roman" w:cs="Times New Roman"/>
        </w:rPr>
        <w:t>-</w:t>
      </w:r>
      <w:r w:rsidRPr="00602FA5">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w:t>
      </w:r>
      <w:r w:rsidR="00D459E0" w:rsidRPr="00602FA5">
        <w:rPr>
          <w:rFonts w:ascii="Times New Roman" w:hAnsi="Times New Roman" w:cs="Times New Roman"/>
        </w:rPr>
        <w:t>S</w:t>
      </w:r>
      <w:r w:rsidRPr="00602FA5">
        <w:rPr>
          <w:rFonts w:ascii="Times New Roman" w:hAnsi="Times New Roman" w:cs="Times New Roman"/>
        </w:rPr>
        <w:t xml:space="preserve">nail). The results for the bistable circuit are qualitatively very similar to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C</w:t>
      </w:r>
      <w:r w:rsidR="00867E8D" w:rsidRPr="00602FA5">
        <w:rPr>
          <w:rFonts w:ascii="Times New Roman" w:hAnsi="Times New Roman" w:cs="Times New Roman"/>
        </w:rPr>
        <w:t xml:space="preserve"> and S2</w:t>
      </w:r>
      <w:r w:rsidR="00084675" w:rsidRPr="00602FA5">
        <w:rPr>
          <w:rFonts w:ascii="Times New Roman" w:hAnsi="Times New Roman" w:cs="Times New Roman"/>
        </w:rPr>
        <w:t>6</w:t>
      </w:r>
      <w:r w:rsidRPr="00602FA5">
        <w:rPr>
          <w:rFonts w:ascii="Times New Roman" w:hAnsi="Times New Roman" w:cs="Times New Roman"/>
        </w:rPr>
        <w:t xml:space="preserve"> compared to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W/O state is possible when mtROS greatly upregulated. Further, the system must be near maximum regulation (</w:t>
      </w:r>
      <w:proofErr w:type="gramStart"/>
      <w:r w:rsidRPr="00602FA5">
        <w:rPr>
          <w:rFonts w:ascii="Times New Roman" w:hAnsi="Times New Roman" w:cs="Times New Roman"/>
        </w:rPr>
        <w:t>i.e.</w:t>
      </w:r>
      <w:proofErr w:type="gramEnd"/>
      <w:r w:rsidRPr="00602FA5">
        <w:rPr>
          <w:rFonts w:ascii="Times New Roman" w:hAnsi="Times New Roman" w:cs="Times New Roman"/>
        </w:rPr>
        <w:t xml:space="preserve"> both foldchanges must be close to zero) to generate the region where only</w:t>
      </w:r>
      <w:r w:rsidR="00EF2A95" w:rsidRPr="00602FA5">
        <w:rPr>
          <w:rFonts w:ascii="Times New Roman" w:hAnsi="Times New Roman" w:cs="Times New Roman"/>
        </w:rPr>
        <w:t xml:space="preserve"> the hybrid</w:t>
      </w:r>
      <w:r w:rsidRPr="00602FA5">
        <w:rPr>
          <w:rFonts w:ascii="Times New Roman" w:hAnsi="Times New Roman" w:cs="Times New Roman"/>
        </w:rPr>
        <w:t xml:space="preserve"> E/M-W/O </w:t>
      </w:r>
      <w:r w:rsidR="00EF2A95" w:rsidRPr="00602FA5">
        <w:rPr>
          <w:rFonts w:ascii="Times New Roman" w:hAnsi="Times New Roman" w:cs="Times New Roman"/>
        </w:rPr>
        <w:t xml:space="preserve">coupled state </w:t>
      </w:r>
      <w:r w:rsidRPr="00602FA5">
        <w:rPr>
          <w:rFonts w:ascii="Times New Roman" w:hAnsi="Times New Roman" w:cs="Times New Roman"/>
        </w:rPr>
        <w:t xml:space="preserve">is possible. The nearby phases </w:t>
      </w:r>
      <w:r w:rsidR="00630D2B" w:rsidRPr="00602FA5">
        <w:rPr>
          <w:rFonts w:ascii="Times New Roman" w:hAnsi="Times New Roman" w:cs="Times New Roman"/>
        </w:rPr>
        <w:t>correspond to</w:t>
      </w:r>
      <w:r w:rsidRPr="00602FA5">
        <w:rPr>
          <w:rFonts w:ascii="Times New Roman" w:hAnsi="Times New Roman" w:cs="Times New Roman"/>
        </w:rPr>
        <w:t xml:space="preserve">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w:t>
      </w:r>
      <w:r w:rsidR="000C0ABA" w:rsidRPr="00602FA5">
        <w:rPr>
          <w:rFonts w:ascii="Times New Roman" w:hAnsi="Times New Roman" w:cs="Times New Roman"/>
        </w:rPr>
        <w:t>,</w:t>
      </w:r>
      <w:r w:rsidRPr="00602FA5">
        <w:rPr>
          <w:rFonts w:ascii="Times New Roman" w:hAnsi="Times New Roman" w:cs="Times New Roman"/>
        </w:rPr>
        <w:t xml:space="preserve"> further support</w:t>
      </w:r>
      <w:r w:rsidR="00AE61AE" w:rsidRPr="00602FA5">
        <w:rPr>
          <w:rFonts w:ascii="Times New Roman" w:hAnsi="Times New Roman" w:cs="Times New Roman"/>
        </w:rPr>
        <w:t>ing</w:t>
      </w:r>
      <w:r w:rsidRPr="00602FA5">
        <w:rPr>
          <w:rFonts w:ascii="Times New Roman" w:hAnsi="Times New Roman" w:cs="Times New Roman"/>
        </w:rPr>
        <w:t xml:space="preserve"> the existence of a preferential pathway t</w:t>
      </w:r>
      <w:r w:rsidR="000C0ABA" w:rsidRPr="00602FA5">
        <w:rPr>
          <w:rFonts w:ascii="Times New Roman" w:hAnsi="Times New Roman" w:cs="Times New Roman"/>
        </w:rPr>
        <w:t>hat</w:t>
      </w:r>
      <w:r w:rsidRPr="00602FA5">
        <w:rPr>
          <w:rFonts w:ascii="Times New Roman" w:hAnsi="Times New Roman" w:cs="Times New Roman"/>
        </w:rPr>
        <w:t xml:space="preserve"> stabilize</w:t>
      </w:r>
      <w:r w:rsidR="000C0ABA" w:rsidRPr="00602FA5">
        <w:rPr>
          <w:rFonts w:ascii="Times New Roman" w:hAnsi="Times New Roman" w:cs="Times New Roman"/>
        </w:rPr>
        <w:t>s</w:t>
      </w:r>
      <w:r w:rsidRPr="00602FA5">
        <w:rPr>
          <w:rFonts w:ascii="Times New Roman" w:hAnsi="Times New Roman" w:cs="Times New Roman"/>
        </w:rPr>
        <w:t xml:space="preserve"> the E/M-W/O state </w:t>
      </w:r>
      <w:r w:rsidR="000C0ABA" w:rsidRPr="00602FA5">
        <w:rPr>
          <w:rFonts w:ascii="Times New Roman" w:hAnsi="Times New Roman" w:cs="Times New Roman"/>
        </w:rPr>
        <w:t>and</w:t>
      </w:r>
      <w:r w:rsidRPr="00602FA5">
        <w:rPr>
          <w:rFonts w:ascii="Times New Roman" w:hAnsi="Times New Roman" w:cs="Times New Roman"/>
        </w:rPr>
        <w:t xml:space="preserve"> follows intuition. As EMT starts with an epithelial state, and knowing the epithelial state typically uses OXPHOS, the transition from E-O to E-W/O to E/M-W/O suggests </w:t>
      </w:r>
      <w:commentRangeStart w:id="258"/>
      <w:commentRangeStart w:id="259"/>
      <w:r w:rsidRPr="00602FA5">
        <w:rPr>
          <w:rFonts w:ascii="Times New Roman" w:hAnsi="Times New Roman" w:cs="Times New Roman"/>
        </w:rPr>
        <w:t>metabolism may help drive EMT</w:t>
      </w:r>
      <w:commentRangeEnd w:id="258"/>
      <w:r w:rsidR="00F16605" w:rsidRPr="00602FA5">
        <w:rPr>
          <w:rStyle w:val="CommentReference"/>
          <w:rFonts w:ascii="Times New Roman" w:hAnsi="Times New Roman" w:cs="Times New Roman"/>
          <w:sz w:val="24"/>
          <w:szCs w:val="24"/>
        </w:rPr>
        <w:commentReference w:id="258"/>
      </w:r>
      <w:commentRangeEnd w:id="259"/>
      <w:r w:rsidR="00165CE1" w:rsidRPr="00602FA5">
        <w:rPr>
          <w:rStyle w:val="CommentReference"/>
          <w:rFonts w:ascii="Times New Roman" w:hAnsi="Times New Roman" w:cs="Times New Roman"/>
          <w:sz w:val="24"/>
          <w:szCs w:val="24"/>
        </w:rPr>
        <w:commentReference w:id="259"/>
      </w:r>
      <w:r w:rsidR="000941E5" w:rsidRPr="00602FA5">
        <w:rPr>
          <w:rFonts w:ascii="Times New Roman" w:hAnsi="Times New Roman" w:cs="Times New Roman"/>
        </w:rPr>
        <w:t xml:space="preserve"> </w:t>
      </w:r>
      <w:ins w:id="260" w:author="Madeline Galbraith" w:date="2022-03-09T12:11:00Z">
        <w:r w:rsidR="000941E5" w:rsidRPr="00602FA5">
          <w:rPr>
            <w:rFonts w:ascii="Times New Roman" w:hAnsi="Times New Roman" w:cs="Times New Roman"/>
          </w:rPr>
          <w:t xml:space="preserve">given the </w:t>
        </w:r>
      </w:ins>
      <w:ins w:id="261" w:author="Madeline Galbraith" w:date="2022-03-09T12:12:00Z">
        <w:r w:rsidR="000941E5" w:rsidRPr="00602FA5">
          <w:rPr>
            <w:rFonts w:ascii="Times New Roman" w:hAnsi="Times New Roman" w:cs="Times New Roman"/>
          </w:rPr>
          <w:t xml:space="preserve">metabolism must first be reprogrammed to hybrid W/O which then drives the beginning of </w:t>
        </w:r>
        <w:r w:rsidR="008021A5" w:rsidRPr="00602FA5">
          <w:rPr>
            <w:rFonts w:ascii="Times New Roman" w:hAnsi="Times New Roman" w:cs="Times New Roman"/>
          </w:rPr>
          <w:t>EMT and stabilizes the hybrid E/M state</w:t>
        </w:r>
      </w:ins>
      <w:r w:rsidRPr="00602FA5">
        <w:rPr>
          <w:rFonts w:ascii="Times New Roman" w:hAnsi="Times New Roman" w:cs="Times New Roman"/>
        </w:rPr>
        <w:t xml:space="preserve">. These results </w:t>
      </w:r>
      <w:del w:id="262" w:author="Madeline Galbraith" w:date="2022-04-01T14:51:00Z">
        <w:r w:rsidRPr="00602FA5" w:rsidDel="001F4754">
          <w:rPr>
            <w:rFonts w:ascii="Times New Roman" w:hAnsi="Times New Roman" w:cs="Times New Roman"/>
          </w:rPr>
          <w:delText xml:space="preserve">suggest </w:delText>
        </w:r>
      </w:del>
      <w:ins w:id="263" w:author="Madeline Galbraith" w:date="2022-04-01T14:57:00Z">
        <w:r w:rsidR="001F4754" w:rsidRPr="00602FA5">
          <w:rPr>
            <w:rFonts w:ascii="Times New Roman" w:hAnsi="Times New Roman" w:cs="Times New Roman"/>
          </w:rPr>
          <w:t xml:space="preserve">also </w:t>
        </w:r>
      </w:ins>
      <w:ins w:id="264" w:author="Madeline Galbraith" w:date="2022-04-01T14:51:00Z">
        <w:r w:rsidR="001F4754" w:rsidRPr="00602FA5">
          <w:rPr>
            <w:rFonts w:ascii="Times New Roman" w:hAnsi="Times New Roman" w:cs="Times New Roman"/>
          </w:rPr>
          <w:t xml:space="preserve">confirm </w:t>
        </w:r>
      </w:ins>
      <w:ins w:id="265" w:author="Madeline Galbraith" w:date="2022-04-01T14:52:00Z">
        <w:r w:rsidR="001F4754" w:rsidRPr="00602FA5">
          <w:rPr>
            <w:rFonts w:ascii="Times New Roman" w:hAnsi="Times New Roman" w:cs="Times New Roman"/>
          </w:rPr>
          <w:t xml:space="preserve">a mutual activation between EMT and metabolic reprogramming. </w:t>
        </w:r>
      </w:ins>
      <m:oMath>
        <m:sSub>
          <m:sSubPr>
            <m:ctrlPr>
              <w:del w:id="266" w:author="Madeline Galbraith" w:date="2022-04-01T14:57:00Z">
                <w:rPr>
                  <w:rFonts w:ascii="Cambria Math" w:hAnsi="Cambria Math" w:cs="Times New Roman"/>
                </w:rPr>
              </w:del>
            </m:ctrlPr>
          </m:sSubPr>
          <m:e>
            <m:r>
              <w:del w:id="267" w:author="Madeline Galbraith" w:date="2022-04-01T14:57:00Z">
                <w:rPr>
                  <w:rFonts w:ascii="Cambria Math" w:hAnsi="Cambria Math" w:cs="Times New Roman"/>
                </w:rPr>
                <m:t>μ</m:t>
              </w:del>
            </m:r>
          </m:e>
          <m:sub>
            <m:r>
              <w:del w:id="268" w:author="Madeline Galbraith" w:date="2022-04-01T14:57:00Z">
                <w:rPr>
                  <w:rFonts w:ascii="Cambria Math" w:hAnsi="Cambria Math" w:cs="Times New Roman"/>
                </w:rPr>
                <m:t>34</m:t>
              </w:del>
            </m:r>
          </m:sub>
        </m:sSub>
      </m:oMath>
      <w:del w:id="269" w:author="Madeline Galbraith" w:date="2022-04-01T14:57:00Z">
        <w:r w:rsidRPr="00602FA5" w:rsidDel="007C3D61">
          <w:rPr>
            <w:rFonts w:ascii="Times New Roman" w:hAnsi="Times New Roman" w:cs="Times New Roman"/>
          </w:rPr>
          <w:delText xml:space="preserve"> upregulating mtROS and Hif1 regulating EMT may stabilize the E/M-W/O state more than the other crosstalks.</w:delText>
        </w:r>
      </w:del>
    </w:p>
    <w:p w14:paraId="7AE9122B" w14:textId="77777777" w:rsidR="00817A31" w:rsidRPr="00602FA5" w:rsidRDefault="00AD7F58" w:rsidP="00817A31">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744A3AEE" wp14:editId="085CE349">
            <wp:extent cx="5333999" cy="3931273"/>
            <wp:effectExtent l="0" t="0" r="63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3999" cy="3931273"/>
                    </a:xfrm>
                    <a:prstGeom prst="rect">
                      <a:avLst/>
                    </a:prstGeom>
                    <a:noFill/>
                    <a:ln w="9525">
                      <a:noFill/>
                      <a:headEnd/>
                      <a:tailEnd/>
                    </a:ln>
                  </pic:spPr>
                </pic:pic>
              </a:graphicData>
            </a:graphic>
          </wp:inline>
        </w:drawing>
      </w:r>
    </w:p>
    <w:p w14:paraId="46A1A1E8" w14:textId="6A248491" w:rsidR="00E469AE" w:rsidRPr="00602FA5" w:rsidRDefault="00817A31" w:rsidP="00817A31">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7</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00AD7F58" w:rsidRPr="00602FA5">
        <w:rPr>
          <w:rFonts w:ascii="Times New Roman" w:hAnsi="Times New Roman" w:cs="Times New Roman"/>
          <w:b/>
          <w:bCs/>
          <w:i w:val="0"/>
          <w:iCs/>
        </w:rPr>
        <w:t xml:space="preserve"> Parameter ranges which exclude the possibility of the hybrid state can be modulated by crosstalk to generate the hybrid state. (A)</w:t>
      </w:r>
      <w:r w:rsidR="00AD7F58" w:rsidRPr="00602FA5">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602FA5">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602FA5">
        <w:rPr>
          <w:rFonts w:ascii="Times New Roman" w:hAnsi="Times New Roman" w:cs="Times New Roman"/>
          <w:i w:val="0"/>
          <w:iCs/>
        </w:rPr>
        <w:t xml:space="preserve">, there is a sharp change with the hybrid W/O phenotype becoming the most often occupied phenotype.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Our model using parameters that remove the hybrid E/M phenotype from the accessible states when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602FA5">
        <w:rPr>
          <w:rFonts w:ascii="Times New Roman" w:hAnsi="Times New Roman" w:cs="Times New Roman"/>
          <w:i w:val="0"/>
          <w:iCs/>
        </w:rPr>
        <w:t xml:space="preserve"> goes towards zero), the system goes from </w:t>
      </w:r>
      <w:r w:rsidR="00C309E2" w:rsidRPr="00602FA5">
        <w:rPr>
          <w:rFonts w:ascii="Times New Roman" w:hAnsi="Times New Roman" w:cs="Times New Roman"/>
          <w:i w:val="0"/>
          <w:iCs/>
        </w:rPr>
        <w:t>only the E and M states available to regions in which the</w:t>
      </w:r>
      <w:r w:rsidR="00AD7F58" w:rsidRPr="00602FA5">
        <w:rPr>
          <w:rFonts w:ascii="Times New Roman" w:hAnsi="Times New Roman" w:cs="Times New Roman"/>
          <w:i w:val="0"/>
          <w:iCs/>
        </w:rPr>
        <w:t xml:space="preserve"> E/M phenotype</w:t>
      </w:r>
      <w:r w:rsidR="00C309E2" w:rsidRPr="00602FA5">
        <w:rPr>
          <w:rFonts w:ascii="Times New Roman" w:hAnsi="Times New Roman" w:cs="Times New Roman"/>
          <w:i w:val="0"/>
          <w:iCs/>
        </w:rPr>
        <w:t xml:space="preserve"> i</w:t>
      </w:r>
      <w:r w:rsidR="00AD7F58" w:rsidRPr="00602FA5">
        <w:rPr>
          <w:rFonts w:ascii="Times New Roman" w:hAnsi="Times New Roman" w:cs="Times New Roman"/>
          <w:i w:val="0"/>
          <w:iCs/>
        </w:rPr>
        <w:t xml:space="preserve">s accessible. </w:t>
      </w:r>
      <w:r w:rsidR="00AD7F58" w:rsidRPr="00602FA5">
        <w:rPr>
          <w:rFonts w:ascii="Times New Roman" w:hAnsi="Times New Roman" w:cs="Times New Roman"/>
          <w:b/>
          <w:bCs/>
          <w:i w:val="0"/>
          <w:iCs/>
        </w:rPr>
        <w:t>(</w:t>
      </w:r>
      <w:r w:rsidR="001B2AC1" w:rsidRPr="00602FA5">
        <w:rPr>
          <w:rFonts w:ascii="Times New Roman" w:hAnsi="Times New Roman" w:cs="Times New Roman"/>
          <w:b/>
          <w:bCs/>
          <w:i w:val="0"/>
          <w:iCs/>
        </w:rPr>
        <w:t>C</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Combining the models from (A) and (B), we generate a model which only has 4 possible coupled states if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(E-O, E-W, M-O, and M-W). </w:t>
      </w:r>
      <w:r w:rsidR="007262EA" w:rsidRPr="00602FA5">
        <w:rPr>
          <w:rFonts w:ascii="Times New Roman" w:hAnsi="Times New Roman" w:cs="Times New Roman"/>
          <w:i w:val="0"/>
          <w:iCs/>
        </w:rPr>
        <w:t>At maximum</w:t>
      </w:r>
      <w:r w:rsidR="00AD7F58" w:rsidRPr="00602FA5">
        <w:rPr>
          <w:rFonts w:ascii="Times New Roman" w:hAnsi="Times New Roman" w:cs="Times New Roman"/>
          <w:i w:val="0"/>
          <w:iCs/>
        </w:rPr>
        <w:t xml:space="preserve"> upregulat</w:t>
      </w:r>
      <w:r w:rsidR="007262EA" w:rsidRPr="00602FA5">
        <w:rPr>
          <w:rFonts w:ascii="Times New Roman" w:hAnsi="Times New Roman" w:cs="Times New Roman"/>
          <w:i w:val="0"/>
          <w:iCs/>
        </w:rPr>
        <w:t>ion</w:t>
      </w:r>
      <w:r w:rsidR="00AD7F58" w:rsidRPr="00602FA5">
        <w:rPr>
          <w:rFonts w:ascii="Times New Roman" w:hAnsi="Times New Roman" w:cs="Times New Roman"/>
          <w:i w:val="0"/>
          <w:iCs/>
        </w:rPr>
        <w:t xml:space="preserve"> </w:t>
      </w:r>
      <w:r w:rsidR="007262EA" w:rsidRPr="00602FA5">
        <w:rPr>
          <w:rFonts w:ascii="Times New Roman" w:hAnsi="Times New Roman" w:cs="Times New Roman"/>
          <w:i w:val="0"/>
          <w:iCs/>
        </w:rPr>
        <w:t xml:space="preserve">of </w:t>
      </w:r>
      <w:r w:rsidR="00AD7F58" w:rsidRPr="00602FA5">
        <w:rPr>
          <w:rFonts w:ascii="Times New Roman" w:hAnsi="Times New Roman" w:cs="Times New Roman"/>
          <w:i w:val="0"/>
          <w:iCs/>
        </w:rPr>
        <w:t>mtROS and downregulat</w:t>
      </w:r>
      <w:r w:rsidR="007262EA" w:rsidRPr="00602FA5">
        <w:rPr>
          <w:rFonts w:ascii="Times New Roman" w:hAnsi="Times New Roman" w:cs="Times New Roman"/>
          <w:i w:val="0"/>
          <w:iCs/>
        </w:rPr>
        <w:t>ion of</w:t>
      </w:r>
      <w:r w:rsidR="00AD7F58" w:rsidRPr="00602FA5">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602FA5">
        <w:rPr>
          <w:rFonts w:ascii="Times New Roman" w:hAnsi="Times New Roman" w:cs="Times New Roman"/>
          <w:i w:val="0"/>
          <w:iCs/>
        </w:rPr>
        <w:t>,</w:t>
      </w:r>
      <w:r w:rsidR="00AD7F58" w:rsidRPr="00602FA5">
        <w:rPr>
          <w:rFonts w:ascii="Times New Roman" w:hAnsi="Times New Roman" w:cs="Times New Roman"/>
          <w:i w:val="0"/>
          <w:iCs/>
        </w:rPr>
        <w:t xml:space="preserve"> the E/M-W/O state is the only one accessible, </w:t>
      </w:r>
      <w:proofErr w:type="gramStart"/>
      <w:r w:rsidR="00AD7F58" w:rsidRPr="00602FA5">
        <w:rPr>
          <w:rFonts w:ascii="Times New Roman" w:hAnsi="Times New Roman" w:cs="Times New Roman"/>
          <w:i w:val="0"/>
          <w:iCs/>
        </w:rPr>
        <w:t>similar to</w:t>
      </w:r>
      <w:proofErr w:type="gramEnd"/>
      <w:r w:rsidR="00AD7F58" w:rsidRPr="00602FA5">
        <w:rPr>
          <w:rFonts w:ascii="Times New Roman" w:hAnsi="Times New Roman" w:cs="Times New Roman"/>
          <w:i w:val="0"/>
          <w:iCs/>
        </w:rPr>
        <w:t xml:space="preserve"> the model with parameters always allowing access to the E/M-W/O state</w:t>
      </w:r>
      <w:r w:rsidR="00A834EA" w:rsidRPr="00602FA5">
        <w:rPr>
          <w:rFonts w:ascii="Times New Roman" w:hAnsi="Times New Roman" w:cs="Times New Roman"/>
          <w:i w:val="0"/>
          <w:iCs/>
        </w:rPr>
        <w:t xml:space="preserve"> (Fig</w:t>
      </w:r>
      <w:r w:rsidR="00413352" w:rsidRPr="00602FA5">
        <w:rPr>
          <w:rFonts w:ascii="Times New Roman" w:hAnsi="Times New Roman" w:cs="Times New Roman"/>
          <w:i w:val="0"/>
          <w:iCs/>
        </w:rPr>
        <w:t>.</w:t>
      </w:r>
      <w:r w:rsidR="00A834EA" w:rsidRPr="00602FA5">
        <w:rPr>
          <w:rFonts w:ascii="Times New Roman" w:hAnsi="Times New Roman" w:cs="Times New Roman"/>
          <w:i w:val="0"/>
          <w:iCs/>
        </w:rPr>
        <w:t xml:space="preserve"> </w:t>
      </w:r>
      <w:r w:rsidR="00476BDE">
        <w:rPr>
          <w:rFonts w:ascii="Times New Roman" w:hAnsi="Times New Roman" w:cs="Times New Roman"/>
          <w:i w:val="0"/>
          <w:iCs/>
        </w:rPr>
        <w:t>6</w:t>
      </w:r>
      <w:r w:rsidR="00A834EA" w:rsidRPr="00602FA5">
        <w:rPr>
          <w:rFonts w:ascii="Times New Roman" w:hAnsi="Times New Roman" w:cs="Times New Roman"/>
          <w:i w:val="0"/>
          <w:iCs/>
        </w:rPr>
        <w:t>C)</w:t>
      </w:r>
      <w:r w:rsidR="00AD7F58" w:rsidRPr="00602FA5">
        <w:rPr>
          <w:rFonts w:ascii="Times New Roman" w:hAnsi="Times New Roman" w:cs="Times New Roman"/>
          <w:i w:val="0"/>
          <w:iCs/>
        </w:rPr>
        <w:t>.</w:t>
      </w:r>
    </w:p>
    <w:p w14:paraId="41CD235D" w14:textId="77777777" w:rsidR="00E469AE" w:rsidRPr="00602FA5" w:rsidRDefault="00AD7F58" w:rsidP="00D903A3">
      <w:pPr>
        <w:pStyle w:val="BodyText"/>
        <w:spacing w:line="480" w:lineRule="auto"/>
        <w:rPr>
          <w:rFonts w:ascii="Times New Roman" w:hAnsi="Times New Roman" w:cs="Times New Roman"/>
          <w:b/>
          <w:bCs/>
        </w:rPr>
      </w:pPr>
      <w:bookmarkStart w:id="270" w:name="psfs-stabilize-the-em-state-which-stabil"/>
      <w:r w:rsidRPr="00602FA5">
        <w:rPr>
          <w:rFonts w:ascii="Times New Roman" w:hAnsi="Times New Roman" w:cs="Times New Roman"/>
          <w:b/>
          <w:bCs/>
        </w:rPr>
        <w:t>PSFs stabilize the E/M state which stabilized W/O state</w:t>
      </w:r>
      <w:bookmarkEnd w:id="270"/>
    </w:p>
    <w:p w14:paraId="75D277B4" w14:textId="15FE9E66" w:rsidR="00E469AE" w:rsidRPr="00602FA5" w:rsidRDefault="00AD7F58" w:rsidP="000C0ABA">
      <w:pPr>
        <w:pStyle w:val="FirstParagraph"/>
        <w:spacing w:line="480" w:lineRule="auto"/>
        <w:ind w:firstLine="720"/>
        <w:rPr>
          <w:rFonts w:ascii="Times New Roman" w:hAnsi="Times New Roman" w:cs="Times New Roman"/>
        </w:rPr>
      </w:pPr>
      <w:r w:rsidRPr="00602FA5">
        <w:rPr>
          <w:rFonts w:ascii="Times New Roman" w:hAnsi="Times New Roman" w:cs="Times New Roman"/>
        </w:rPr>
        <w:t>Lastly</w:t>
      </w:r>
      <w:r w:rsidR="000C0ABA" w:rsidRPr="00602FA5">
        <w:rPr>
          <w:rFonts w:ascii="Times New Roman" w:hAnsi="Times New Roman" w:cs="Times New Roman"/>
        </w:rPr>
        <w:t>,</w:t>
      </w:r>
      <w:r w:rsidRPr="00602FA5">
        <w:rPr>
          <w:rFonts w:ascii="Times New Roman" w:hAnsi="Times New Roman" w:cs="Times New Roman"/>
        </w:rPr>
        <w:t xml:space="preserve"> we determined whether the</w:t>
      </w:r>
      <w:r w:rsidR="00C25FCE" w:rsidRPr="00602FA5">
        <w:rPr>
          <w:rFonts w:ascii="Times New Roman" w:hAnsi="Times New Roman" w:cs="Times New Roman"/>
        </w:rPr>
        <w:t xml:space="preserve"> </w:t>
      </w:r>
      <w:r w:rsidRPr="00602FA5">
        <w:rPr>
          <w:rFonts w:ascii="Times New Roman" w:hAnsi="Times New Roman" w:cs="Times New Roman"/>
        </w:rPr>
        <w:t>E/M and W/O states could be further stabilized, and therefore upregulate the E/M-W/O state, by adding two protein stability factors GRHL2 and OVOL2 to the network</w:t>
      </w:r>
      <w:ins w:id="271" w:author="Madeline Galbraith" w:date="2022-04-01T15:01:00Z">
        <w:r w:rsidR="00A14E14" w:rsidRPr="00602FA5">
          <w:rPr>
            <w:rFonts w:ascii="Times New Roman" w:hAnsi="Times New Roman" w:cs="Times New Roman"/>
          </w:rPr>
          <w:t xml:space="preserve"> (Section S1.7)</w:t>
        </w:r>
      </w:ins>
      <w:r w:rsidRPr="00602FA5">
        <w:rPr>
          <w:rFonts w:ascii="Times New Roman" w:hAnsi="Times New Roman" w:cs="Times New Roman"/>
        </w:rPr>
        <w:t>. Both</w:t>
      </w:r>
      <w:r w:rsidR="00C25FCE" w:rsidRPr="00602FA5">
        <w:rPr>
          <w:rFonts w:ascii="Times New Roman" w:hAnsi="Times New Roman" w:cs="Times New Roman"/>
        </w:rPr>
        <w:t xml:space="preserve"> PSFs </w:t>
      </w:r>
      <w:r w:rsidR="007239C2" w:rsidRPr="00602FA5">
        <w:rPr>
          <w:rFonts w:ascii="Times New Roman" w:hAnsi="Times New Roman" w:cs="Times New Roman"/>
        </w:rPr>
        <w:t>ensure the E/M state is stabilized and</w:t>
      </w:r>
      <w:r w:rsidRPr="00602FA5">
        <w:rPr>
          <w:rFonts w:ascii="Times New Roman" w:hAnsi="Times New Roman" w:cs="Times New Roman"/>
        </w:rPr>
        <w:t xml:space="preserve"> GRHL2 also upregulates ROS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A). The PSF stabilized coupled network with inactive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can either be in the E/M-W/O or E/M-O state</w:t>
      </w:r>
      <w:r w:rsidR="00C875B5" w:rsidRPr="00602FA5">
        <w:rPr>
          <w:rFonts w:ascii="Times New Roman" w:hAnsi="Times New Roman" w:cs="Times New Roman"/>
        </w:rPr>
        <w:t xml:space="preserve"> (Fig</w:t>
      </w:r>
      <w:r w:rsidR="00A56B02" w:rsidRPr="00602FA5">
        <w:rPr>
          <w:rFonts w:ascii="Times New Roman" w:hAnsi="Times New Roman" w:cs="Times New Roman"/>
        </w:rPr>
        <w:t>.</w:t>
      </w:r>
      <w:r w:rsidR="00C875B5"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7</w:t>
      </w:r>
      <w:r w:rsidR="00E27E8E" w:rsidRPr="00602FA5">
        <w:rPr>
          <w:rFonts w:ascii="Times New Roman" w:hAnsi="Times New Roman" w:cs="Times New Roman"/>
        </w:rPr>
        <w:t>)</w:t>
      </w:r>
      <w:r w:rsidRPr="00602FA5">
        <w:rPr>
          <w:rFonts w:ascii="Times New Roman" w:hAnsi="Times New Roman" w:cs="Times New Roman"/>
        </w:rPr>
        <w:t>.</w:t>
      </w:r>
    </w:p>
    <w:p w14:paraId="26473B30" w14:textId="6D203668" w:rsidR="00E469AE" w:rsidRPr="00602FA5" w:rsidRDefault="00AD7F58" w:rsidP="004A15AC">
      <w:pPr>
        <w:pStyle w:val="BodyText"/>
        <w:spacing w:line="480" w:lineRule="auto"/>
        <w:ind w:firstLine="720"/>
        <w:rPr>
          <w:rFonts w:ascii="Times New Roman" w:hAnsi="Times New Roman" w:cs="Times New Roman"/>
        </w:rPr>
      </w:pPr>
      <w:r w:rsidRPr="00602FA5">
        <w:rPr>
          <w:rFonts w:ascii="Times New Roman" w:hAnsi="Times New Roman" w:cs="Times New Roman"/>
        </w:rPr>
        <w:t>When a single crosstalk is active</w:t>
      </w:r>
      <w:r w:rsidR="002155FC" w:rsidRPr="00602FA5">
        <w:rPr>
          <w:rFonts w:ascii="Times New Roman" w:hAnsi="Times New Roman" w:cs="Times New Roman"/>
        </w:rPr>
        <w:t xml:space="preserve"> in the PSF coupled network</w:t>
      </w:r>
      <w:r w:rsidRPr="00602FA5">
        <w:rPr>
          <w:rFonts w:ascii="Times New Roman" w:hAnsi="Times New Roman" w:cs="Times New Roman"/>
        </w:rPr>
        <w:t xml:space="preserve">, the behavior is as expected with the E/M-W/O state persisting for more values than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When any of the </w:t>
      </w:r>
      <w:ins w:id="272" w:author="Madeline Galbraith" w:date="2022-03-07T15:02:00Z">
        <w:r w:rsidR="002524A5" w:rsidRPr="00602FA5">
          <w:rPr>
            <w:rFonts w:ascii="Times New Roman" w:hAnsi="Times New Roman" w:cs="Times New Roman"/>
          </w:rPr>
          <w:t xml:space="preserve">Hif-1 driven </w:t>
        </w:r>
        <w:proofErr w:type="spellStart"/>
        <w:r w:rsidR="002524A5" w:rsidRPr="00602FA5">
          <w:rPr>
            <w:rFonts w:ascii="Times New Roman" w:hAnsi="Times New Roman" w:cs="Times New Roman"/>
          </w:rPr>
          <w:t>crosstalks</w:t>
        </w:r>
      </w:ins>
      <w:proofErr w:type="spellEnd"/>
      <w:del w:id="273" w:author="Madeline Galbraith" w:date="2022-03-07T15:02:00Z">
        <w:r w:rsidRPr="00602FA5" w:rsidDel="002524A5">
          <w:rPr>
            <w:rFonts w:ascii="Times New Roman" w:hAnsi="Times New Roman" w:cs="Times New Roman"/>
          </w:rPr>
          <w:delText>individual crosstalks by Hif1</w:delText>
        </w:r>
      </w:del>
      <w:r w:rsidRPr="00602FA5">
        <w:rPr>
          <w:rFonts w:ascii="Times New Roman" w:hAnsi="Times New Roman" w:cs="Times New Roman"/>
        </w:rPr>
        <w:t xml:space="preserve"> regulating the EMT circuit are active, there is an increased region in which the E/M-W/O state is possible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 xml:space="preserve">). Further, if AMPK is regulating the EMT circuit than the E/M-W/O </w:t>
      </w:r>
      <w:r w:rsidR="003D1235" w:rsidRPr="00602FA5">
        <w:rPr>
          <w:rFonts w:ascii="Times New Roman" w:hAnsi="Times New Roman" w:cs="Times New Roman"/>
        </w:rPr>
        <w:t xml:space="preserve">state </w:t>
      </w:r>
      <w:r w:rsidRPr="00602FA5">
        <w:rPr>
          <w:rFonts w:ascii="Times New Roman" w:hAnsi="Times New Roman" w:cs="Times New Roman"/>
        </w:rPr>
        <w:t xml:space="preserve">is possible throughout the entire region analyzed for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w:t>
      </w:r>
    </w:p>
    <w:p w14:paraId="15B67196" w14:textId="3C43F897" w:rsidR="00E469AE" w:rsidRPr="00602FA5" w:rsidRDefault="00AD7F58" w:rsidP="006D2E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multiple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 stability of the E/M-W/O state persists. If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EMT circuit are active (i.e., one Hif</w:t>
      </w:r>
      <w:r w:rsidR="007F17D9" w:rsidRPr="00602FA5">
        <w:rPr>
          <w:rFonts w:ascii="Times New Roman" w:hAnsi="Times New Roman" w:cs="Times New Roman"/>
        </w:rPr>
        <w:t>-</w:t>
      </w:r>
      <w:r w:rsidRPr="00602FA5">
        <w:rPr>
          <w:rFonts w:ascii="Times New Roman" w:hAnsi="Times New Roman" w:cs="Times New Roman"/>
        </w:rPr>
        <w:t xml:space="preserve">1 and one AMPK </w:t>
      </w:r>
      <w:r w:rsidR="00B976AC" w:rsidRPr="00602FA5">
        <w:rPr>
          <w:rFonts w:ascii="Times New Roman" w:hAnsi="Times New Roman" w:cs="Times New Roman"/>
        </w:rPr>
        <w:t xml:space="preserve">driven </w:t>
      </w:r>
      <w:r w:rsidRPr="00602FA5">
        <w:rPr>
          <w:rFonts w:ascii="Times New Roman" w:hAnsi="Times New Roman" w:cs="Times New Roman"/>
        </w:rPr>
        <w:t>regulation active), then the E/M-W/O state is possible for most of the parameter space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B).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controlled by Hif1 seem to have a stronger affect than the AMPK </w:t>
      </w:r>
      <w:proofErr w:type="spellStart"/>
      <w:proofErr w:type="gramStart"/>
      <w:r w:rsidRPr="00602FA5">
        <w:rPr>
          <w:rFonts w:ascii="Times New Roman" w:hAnsi="Times New Roman" w:cs="Times New Roman"/>
        </w:rPr>
        <w:t>crosstalks</w:t>
      </w:r>
      <w:proofErr w:type="spellEnd"/>
      <w:r w:rsidRPr="00602FA5">
        <w:rPr>
          <w:rFonts w:ascii="Times New Roman" w:hAnsi="Times New Roman" w:cs="Times New Roman"/>
        </w:rPr>
        <w:t>, and</w:t>
      </w:r>
      <w:proofErr w:type="gramEnd"/>
      <w:r w:rsidRPr="00602FA5">
        <w:rPr>
          <w:rFonts w:ascii="Times New Roman" w:hAnsi="Times New Roman" w:cs="Times New Roman"/>
        </w:rPr>
        <w:t xml:space="preserve"> can push the system towards mesenchymal. This follows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seems to have a weaker effect, specifically on the E/M-W/O state, than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mtROS,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and the input to Snail is modulated. We see the state exists in a far larger region when stabilized by the PSFs than in the tristable coupled network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C</w:t>
      </w:r>
      <w:r w:rsidR="008649B1" w:rsidRPr="00602FA5">
        <w:rPr>
          <w:rFonts w:ascii="Times New Roman" w:hAnsi="Times New Roman" w:cs="Times New Roman"/>
        </w:rPr>
        <w:t>-D</w:t>
      </w:r>
      <w:r w:rsidR="00867E8D" w:rsidRPr="00602FA5">
        <w:rPr>
          <w:rFonts w:ascii="Times New Roman" w:hAnsi="Times New Roman" w:cs="Times New Roman"/>
        </w:rPr>
        <w:t xml:space="preserve"> and S2</w:t>
      </w:r>
      <w:r w:rsidR="00084675" w:rsidRPr="00602FA5">
        <w:rPr>
          <w:rFonts w:ascii="Times New Roman" w:hAnsi="Times New Roman" w:cs="Times New Roman"/>
        </w:rPr>
        <w:t>9</w:t>
      </w:r>
      <w:r w:rsidRPr="00602FA5">
        <w:rPr>
          <w:rFonts w:ascii="Times New Roman" w:hAnsi="Times New Roman" w:cs="Times New Roman"/>
        </w:rPr>
        <w:t>). Once again</w:t>
      </w:r>
      <w:r w:rsidR="008A7072" w:rsidRPr="00602FA5">
        <w:rPr>
          <w:rFonts w:ascii="Times New Roman" w:hAnsi="Times New Roman" w:cs="Times New Roman"/>
        </w:rPr>
        <w:t>,</w:t>
      </w:r>
      <w:r w:rsidRPr="00602FA5">
        <w:rPr>
          <w:rFonts w:ascii="Times New Roman" w:hAnsi="Times New Roman" w:cs="Times New Roman"/>
        </w:rPr>
        <w:t xml:space="preserve"> the phases close to the E/M-W/O only region are </w:t>
      </w:r>
      <w:proofErr w:type="gramStart"/>
      <w:r w:rsidRPr="00602FA5">
        <w:rPr>
          <w:rFonts w:ascii="Times New Roman" w:hAnsi="Times New Roman" w:cs="Times New Roman"/>
        </w:rPr>
        <w:t>similar to</w:t>
      </w:r>
      <w:proofErr w:type="gramEnd"/>
      <w:r w:rsidRPr="00602FA5">
        <w:rPr>
          <w:rFonts w:ascii="Times New Roman" w:hAnsi="Times New Roman" w:cs="Times New Roman"/>
        </w:rPr>
        <w:t xml:space="preserve"> the possible sets of coupled states that also exist for the same group of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w:t>
      </w:r>
    </w:p>
    <w:p w14:paraId="0D27F4D7" w14:textId="77777777" w:rsidR="000C466B" w:rsidRPr="00602FA5" w:rsidRDefault="00AD7F58" w:rsidP="000C466B">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16E18F3B" wp14:editId="78F31E1D">
            <wp:extent cx="5333999" cy="42142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3999" cy="4214220"/>
                    </a:xfrm>
                    <a:prstGeom prst="rect">
                      <a:avLst/>
                    </a:prstGeom>
                    <a:noFill/>
                    <a:ln w="9525">
                      <a:noFill/>
                      <a:headEnd/>
                      <a:tailEnd/>
                    </a:ln>
                  </pic:spPr>
                </pic:pic>
              </a:graphicData>
            </a:graphic>
          </wp:inline>
        </w:drawing>
      </w:r>
    </w:p>
    <w:p w14:paraId="286AED27" w14:textId="16A48164" w:rsidR="003B02C1" w:rsidRPr="00602FA5" w:rsidRDefault="000C466B" w:rsidP="00C130EA">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8</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PSFs stabilizing E/M state can increase parameters spaces of E/M-W/O states. </w:t>
      </w:r>
      <w:r w:rsidR="003B02C1" w:rsidRPr="00602FA5">
        <w:rPr>
          <w:rFonts w:ascii="Times New Roman" w:hAnsi="Times New Roman" w:cs="Times New Roman"/>
          <w:b/>
          <w:bCs/>
          <w:i w:val="0"/>
          <w:iCs/>
        </w:rPr>
        <w:t>(A)</w:t>
      </w:r>
      <w:r w:rsidR="003B02C1" w:rsidRPr="00602FA5">
        <w:rPr>
          <w:rFonts w:ascii="Times New Roman" w:hAnsi="Times New Roman" w:cs="Times New Roman"/>
          <w:i w:val="0"/>
          <w:iCs/>
        </w:rPr>
        <w:t xml:space="preserve"> The modified network to include GRHL2 and OVOL2. </w:t>
      </w:r>
      <w:r w:rsidR="003B02C1" w:rsidRPr="00602FA5">
        <w:rPr>
          <w:rFonts w:ascii="Times New Roman" w:hAnsi="Times New Roman" w:cs="Times New Roman"/>
          <w:b/>
          <w:bCs/>
          <w:i w:val="0"/>
          <w:iCs/>
        </w:rPr>
        <w:t>(B)</w:t>
      </w:r>
      <w:r w:rsidR="003B02C1" w:rsidRPr="00602FA5">
        <w:rPr>
          <w:rFonts w:ascii="Times New Roman" w:hAnsi="Times New Roman" w:cs="Times New Roman"/>
          <w:i w:val="0"/>
          <w:iCs/>
        </w:rPr>
        <w:t xml:space="preserve"> The coupled E/M-W/O state is present in more of the space due to the PSFs stabilizing the E/M state even when AMPK downregulates Snail and Hif-1 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602FA5">
        <w:rPr>
          <w:rFonts w:ascii="Times New Roman" w:hAnsi="Times New Roman" w:cs="Times New Roman"/>
          <w:i w:val="0"/>
          <w:iCs/>
        </w:rPr>
        <w:t xml:space="preserve"> </w:t>
      </w:r>
      <w:r w:rsidR="003B02C1" w:rsidRPr="00602FA5">
        <w:rPr>
          <w:rFonts w:ascii="Times New Roman" w:hAnsi="Times New Roman" w:cs="Times New Roman"/>
          <w:b/>
          <w:bCs/>
          <w:i w:val="0"/>
          <w:iCs/>
        </w:rPr>
        <w:t>(C)</w:t>
      </w:r>
      <w:r w:rsidR="003B02C1" w:rsidRPr="00602FA5">
        <w:rPr>
          <w:rFonts w:ascii="Times New Roman" w:hAnsi="Times New Roman" w:cs="Times New Roman"/>
          <w:i w:val="0"/>
          <w:iCs/>
        </w:rPr>
        <w:t xml:space="preserve"> The phase space when the Input to Snail 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hAnsi="Times New Roman" w:cs="Times New Roman"/>
          <w:i w:val="0"/>
          <w:iCs/>
        </w:rPr>
        <w:t xml:space="preserve"> is upregulating mtROS, and Hif-1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xml:space="preserve">. There is a </w:t>
      </w:r>
      <w:proofErr w:type="gramStart"/>
      <w:r w:rsidR="003B02C1" w:rsidRPr="00602FA5">
        <w:rPr>
          <w:rFonts w:ascii="Times New Roman" w:hAnsi="Times New Roman" w:cs="Times New Roman"/>
          <w:i w:val="0"/>
          <w:iCs/>
        </w:rPr>
        <w:t>larger regions</w:t>
      </w:r>
      <w:proofErr w:type="gramEnd"/>
      <w:r w:rsidR="003B02C1" w:rsidRPr="00602FA5">
        <w:rPr>
          <w:rFonts w:ascii="Times New Roman" w:hAnsi="Times New Roman" w:cs="Times New Roman"/>
          <w:i w:val="0"/>
          <w:iCs/>
        </w:rPr>
        <w:t xml:space="preserve"> where the E/M-W/O state is the only possible coupled state compared to the original model. </w:t>
      </w:r>
      <w:r w:rsidR="003B02C1" w:rsidRPr="00602FA5">
        <w:rPr>
          <w:rFonts w:ascii="Times New Roman" w:hAnsi="Times New Roman" w:cs="Times New Roman"/>
          <w:b/>
          <w:bCs/>
          <w:i w:val="0"/>
          <w:iCs/>
        </w:rPr>
        <w:t>(D)</w:t>
      </w:r>
      <w:r w:rsidR="003B02C1" w:rsidRPr="00602FA5">
        <w:rPr>
          <w:rFonts w:ascii="Times New Roman" w:hAnsi="Times New Roman" w:cs="Times New Roman"/>
          <w:i w:val="0"/>
          <w:iCs/>
        </w:rPr>
        <w:t xml:space="preserve"> The difference in the percent of initial conditions between (C) and the original model when the input to Snail 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eastAsiaTheme="minorEastAsia" w:hAnsi="Times New Roman" w:cs="Times New Roman"/>
          <w:i w:val="0"/>
          <w:iCs/>
        </w:rPr>
        <w:t>upregulates</w:t>
      </w:r>
      <w:r w:rsidR="003B02C1" w:rsidRPr="00602FA5">
        <w:rPr>
          <w:rFonts w:ascii="Times New Roman" w:hAnsi="Times New Roman" w:cs="Times New Roman"/>
          <w:i w:val="0"/>
          <w:iCs/>
        </w:rPr>
        <w:t xml:space="preserve"> mtROS, and Hif-1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602FA5">
        <w:rPr>
          <w:rFonts w:ascii="Times New Roman" w:hAnsi="Times New Roman" w:cs="Times New Roman"/>
          <w:i w:val="0"/>
          <w:iCs/>
        </w:rPr>
        <w:t>s</w:t>
      </w:r>
      <w:r w:rsidR="003B02C1" w:rsidRPr="00602FA5">
        <w:rPr>
          <w:rFonts w:ascii="Times New Roman" w:hAnsi="Times New Roman" w:cs="Times New Roman"/>
          <w:i w:val="0"/>
          <w:iCs/>
        </w:rPr>
        <w:t xml:space="preserve"> are fully in the E/M-W/O state. The light red on the right is where neither model is in the E/M-W/O state.</w:t>
      </w:r>
    </w:p>
    <w:p w14:paraId="7035BF77" w14:textId="77777777" w:rsidR="00E469AE" w:rsidRPr="00602FA5" w:rsidRDefault="00AD7F58" w:rsidP="00D903A3">
      <w:pPr>
        <w:pStyle w:val="BodyText"/>
        <w:spacing w:line="480" w:lineRule="auto"/>
        <w:jc w:val="center"/>
        <w:rPr>
          <w:rFonts w:ascii="Times New Roman" w:hAnsi="Times New Roman" w:cs="Times New Roman"/>
          <w:b/>
          <w:bCs/>
        </w:rPr>
      </w:pPr>
      <w:bookmarkStart w:id="274" w:name="discussion"/>
      <w:r w:rsidRPr="00602FA5">
        <w:rPr>
          <w:rFonts w:ascii="Times New Roman" w:hAnsi="Times New Roman" w:cs="Times New Roman"/>
          <w:b/>
          <w:bCs/>
        </w:rPr>
        <w:t>Discussion</w:t>
      </w:r>
      <w:bookmarkEnd w:id="274"/>
    </w:p>
    <w:p w14:paraId="58FF1CDC" w14:textId="0483F62D" w:rsidR="00E469AE" w:rsidRPr="00602FA5" w:rsidRDefault="00AD7F58" w:rsidP="00033126">
      <w:pPr>
        <w:pStyle w:val="FirstParagraph"/>
        <w:spacing w:line="480" w:lineRule="auto"/>
        <w:ind w:firstLine="720"/>
        <w:rPr>
          <w:rFonts w:ascii="Times New Roman" w:hAnsi="Times New Roman" w:cs="Times New Roman"/>
        </w:rPr>
      </w:pPr>
      <w:r w:rsidRPr="00602FA5">
        <w:rPr>
          <w:rFonts w:ascii="Times New Roman" w:hAnsi="Times New Roman" w:cs="Times New Roman"/>
        </w:rPr>
        <w:t>Based on this work we have seen that there does seem to be a link between the hybrid E/M and W/O states suggesting that metastas</w:t>
      </w:r>
      <w:r w:rsidR="00820BE7" w:rsidRPr="00602FA5">
        <w:rPr>
          <w:rFonts w:ascii="Times New Roman" w:hAnsi="Times New Roman" w:cs="Times New Roman"/>
        </w:rPr>
        <w:t>iz</w:t>
      </w:r>
      <w:r w:rsidRPr="00602FA5">
        <w:rPr>
          <w:rFonts w:ascii="Times New Roman" w:hAnsi="Times New Roman" w:cs="Times New Roman"/>
        </w:rPr>
        <w:t>ing cells require a hybrid</w:t>
      </w:r>
      <w:ins w:id="275" w:author="Madeline Galbraith" w:date="2022-04-01T15:07:00Z">
        <w:r w:rsidR="00A77F3C" w:rsidRPr="00602FA5">
          <w:rPr>
            <w:rFonts w:ascii="Times New Roman" w:hAnsi="Times New Roman" w:cs="Times New Roman"/>
          </w:rPr>
          <w:t xml:space="preserve"> metabolic</w:t>
        </w:r>
      </w:ins>
      <w:r w:rsidRPr="00602FA5">
        <w:rPr>
          <w:rFonts w:ascii="Times New Roman" w:hAnsi="Times New Roman" w:cs="Times New Roman"/>
        </w:rPr>
        <w:t xml:space="preserve"> approach to increase their rate of energy production. We</w:t>
      </w:r>
      <w:r w:rsidR="00820BE7" w:rsidRPr="00602FA5">
        <w:rPr>
          <w:rFonts w:ascii="Times New Roman" w:hAnsi="Times New Roman" w:cs="Times New Roman"/>
        </w:rPr>
        <w:t xml:space="preserve"> ha</w:t>
      </w:r>
      <w:r w:rsidRPr="00602FA5">
        <w:rPr>
          <w:rFonts w:ascii="Times New Roman" w:hAnsi="Times New Roman" w:cs="Times New Roman"/>
        </w:rPr>
        <w:t xml:space="preserve">ve identified some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could be expanded upon to increase our understanding of metastasis.</w:t>
      </w:r>
    </w:p>
    <w:p w14:paraId="4E02FBAA" w14:textId="33353CED" w:rsidR="00E469AE" w:rsidRPr="00602FA5" w:rsidRDefault="00AD7F58" w:rsidP="00C5686B">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mtROS nearly suppressing the OXPHOS and Warburg phenotypes combined with the results that </w:t>
      </w:r>
      <w:r w:rsidR="00A651FA" w:rsidRPr="00602FA5">
        <w:rPr>
          <w:rFonts w:ascii="Times New Roman" w:hAnsi="Times New Roman" w:cs="Times New Roman"/>
        </w:rPr>
        <w:t>the upregulation of the</w:t>
      </w:r>
      <w:r w:rsidR="008258D0" w:rsidRPr="00602FA5">
        <w:rPr>
          <w:rFonts w:ascii="Times New Roman" w:hAnsi="Times New Roman" w:cs="Times New Roman"/>
        </w:rPr>
        <w:t xml:space="preserve"> </w:t>
      </w:r>
      <w:r w:rsidR="00133F92" w:rsidRPr="00602FA5">
        <w:rPr>
          <w:rFonts w:ascii="Times New Roman" w:hAnsi="Times New Roman" w:cs="Times New Roman"/>
        </w:rPr>
        <w:t>EM/WO</w:t>
      </w:r>
      <w:r w:rsidR="00713357" w:rsidRPr="00602FA5">
        <w:rPr>
          <w:rFonts w:ascii="Times New Roman" w:hAnsi="Times New Roman" w:cs="Times New Roman"/>
        </w:rPr>
        <w:t xml:space="preserve"> state</w:t>
      </w:r>
      <w:r w:rsidRPr="00602FA5">
        <w:rPr>
          <w:rFonts w:ascii="Times New Roman" w:hAnsi="Times New Roman" w:cs="Times New Roman"/>
        </w:rPr>
        <w:t xml:space="preserve"> is more pronounced for mtROS than 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186588" w:rsidRPr="00186588">
            <w:rPr>
              <w:rFonts w:ascii="Times New Roman" w:eastAsia="Times New Roman" w:hAnsi="Times New Roman" w:cs="Times New Roman"/>
              <w:color w:val="000000"/>
            </w:rPr>
            <w:t>[44]</w:t>
          </w:r>
        </w:sdtContent>
      </w:sdt>
      <w:r w:rsidRPr="00602FA5">
        <w:rPr>
          <w:rFonts w:ascii="Times New Roman" w:hAnsi="Times New Roman" w:cs="Times New Roman"/>
        </w:rPr>
        <w:t xml:space="preserve"> suggests mtROS specifically is critical to tumor progression. </w:t>
      </w:r>
      <w:r w:rsidR="006F48CA" w:rsidRPr="00602FA5">
        <w:rPr>
          <w:rFonts w:ascii="Times New Roman" w:hAnsi="Times New Roman" w:cs="Times New Roman"/>
        </w:rPr>
        <w:t>This finding is supported by r</w:t>
      </w:r>
      <w:r w:rsidRPr="00602FA5">
        <w:rPr>
          <w:rFonts w:ascii="Times New Roman" w:hAnsi="Times New Roman" w:cs="Times New Roman"/>
        </w:rPr>
        <w:t>ecent</w:t>
      </w:r>
      <w:r w:rsidR="006F48CA" w:rsidRPr="00602FA5">
        <w:rPr>
          <w:rFonts w:ascii="Times New Roman" w:hAnsi="Times New Roman" w:cs="Times New Roman"/>
        </w:rPr>
        <w:t xml:space="preserve"> experimental</w:t>
      </w:r>
      <w:r w:rsidRPr="00602FA5">
        <w:rPr>
          <w:rFonts w:ascii="Times New Roman" w:hAnsi="Times New Roman" w:cs="Times New Roman"/>
        </w:rPr>
        <w:t xml:space="preserve"> work by </w:t>
      </w:r>
      <w:proofErr w:type="spellStart"/>
      <w:r w:rsidRPr="00602FA5">
        <w:rPr>
          <w:rFonts w:ascii="Times New Roman" w:hAnsi="Times New Roman" w:cs="Times New Roman"/>
        </w:rPr>
        <w:t>Radisky</w:t>
      </w:r>
      <w:proofErr w:type="spellEnd"/>
      <w:r w:rsidRPr="00602FA5">
        <w:rPr>
          <w:rFonts w:ascii="Times New Roman" w:hAnsi="Times New Roman" w:cs="Times New Roman"/>
        </w:rPr>
        <w:t xml:space="preserve"> and collaborators </w:t>
      </w:r>
      <w:ins w:id="276" w:author="Madeline Galbraith" w:date="2022-03-09T12:14:00Z">
        <w:r w:rsidR="00310448" w:rsidRPr="00602FA5">
          <w:rPr>
            <w:rFonts w:ascii="Times New Roman" w:hAnsi="Times New Roman" w:cs="Times New Roman"/>
          </w:rPr>
          <w:t>that identifies ROS a</w:t>
        </w:r>
      </w:ins>
      <w:ins w:id="277" w:author="Madeline Galbraith" w:date="2022-03-09T12:15:00Z">
        <w:r w:rsidR="00040BBB" w:rsidRPr="00602FA5">
          <w:rPr>
            <w:rFonts w:ascii="Times New Roman" w:hAnsi="Times New Roman" w:cs="Times New Roman"/>
          </w:rPr>
          <w:t xml:space="preserve">s a potential driver </w:t>
        </w:r>
      </w:ins>
      <w:del w:id="278" w:author="Madeline Galbraith" w:date="2022-03-09T12:14:00Z">
        <w:r w:rsidRPr="00602FA5" w:rsidDel="00310448">
          <w:rPr>
            <w:rFonts w:ascii="Times New Roman" w:hAnsi="Times New Roman" w:cs="Times New Roman"/>
          </w:rPr>
          <w:delText>has</w:delText>
        </w:r>
      </w:del>
      <w:del w:id="279" w:author="Madeline Galbraith" w:date="2022-03-09T12:15:00Z">
        <w:r w:rsidRPr="00602FA5" w:rsidDel="00040BBB">
          <w:rPr>
            <w:rFonts w:ascii="Times New Roman" w:hAnsi="Times New Roman" w:cs="Times New Roman"/>
          </w:rPr>
          <w:delText xml:space="preserve"> suggest</w:delText>
        </w:r>
      </w:del>
      <w:del w:id="280" w:author="Madeline Galbraith" w:date="2022-03-09T12:14:00Z">
        <w:r w:rsidRPr="00602FA5" w:rsidDel="00310448">
          <w:rPr>
            <w:rFonts w:ascii="Times New Roman" w:hAnsi="Times New Roman" w:cs="Times New Roman"/>
          </w:rPr>
          <w:delText>ed</w:delText>
        </w:r>
      </w:del>
      <w:del w:id="281" w:author="Madeline Galbraith" w:date="2022-03-09T12:15:00Z">
        <w:r w:rsidRPr="00602FA5" w:rsidDel="00040BBB">
          <w:rPr>
            <w:rFonts w:ascii="Times New Roman" w:hAnsi="Times New Roman" w:cs="Times New Roman"/>
          </w:rPr>
          <w:delText xml:space="preserve"> ROS may be important to begin</w:delText>
        </w:r>
      </w:del>
      <w:ins w:id="282" w:author="Madeline Galbraith" w:date="2022-03-09T12:15:00Z">
        <w:r w:rsidR="00040BBB" w:rsidRPr="00602FA5">
          <w:rPr>
            <w:rFonts w:ascii="Times New Roman" w:hAnsi="Times New Roman" w:cs="Times New Roman"/>
          </w:rPr>
          <w:t xml:space="preserve"> of</w:t>
        </w:r>
      </w:ins>
      <w:r w:rsidRPr="00602FA5">
        <w:rPr>
          <w:rFonts w:ascii="Times New Roman" w:hAnsi="Times New Roman" w:cs="Times New Roman"/>
        </w:rPr>
        <w:t xml:space="preserve">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186588" w:rsidRPr="00186588">
            <w:rPr>
              <w:rFonts w:ascii="Times New Roman" w:eastAsia="Times New Roman" w:hAnsi="Times New Roman" w:cs="Times New Roman"/>
              <w:color w:val="000000"/>
            </w:rPr>
            <w:t>[62]</w:t>
          </w:r>
        </w:sdtContent>
      </w:sdt>
      <w:r w:rsidRPr="00602FA5">
        <w:rPr>
          <w:rFonts w:ascii="Times New Roman" w:hAnsi="Times New Roman" w:cs="Times New Roman"/>
        </w:rPr>
        <w:t>.</w:t>
      </w:r>
      <w:r w:rsidR="00043B26" w:rsidRPr="00602FA5">
        <w:rPr>
          <w:rFonts w:ascii="Times New Roman"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602FA5">
        <w:rPr>
          <w:rFonts w:ascii="Times New Roman" w:eastAsiaTheme="minorEastAsia" w:hAnsi="Times New Roman" w:cs="Times New Roman"/>
        </w:rPr>
        <w:t xml:space="preserve">upregulating ROS to trigger the hybrid metabolic W/O </w:t>
      </w:r>
      <w:proofErr w:type="gramStart"/>
      <w:r w:rsidR="00043B26" w:rsidRPr="00602FA5">
        <w:rPr>
          <w:rFonts w:ascii="Times New Roman" w:eastAsiaTheme="minorEastAsia" w:hAnsi="Times New Roman" w:cs="Times New Roman"/>
        </w:rPr>
        <w:t>phenotype  and</w:t>
      </w:r>
      <w:proofErr w:type="gramEnd"/>
      <w:r w:rsidR="00043B26" w:rsidRPr="00602FA5">
        <w:rPr>
          <w:rFonts w:ascii="Times New Roman" w:eastAsiaTheme="minorEastAsia"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43B26" w:rsidRPr="00602FA5">
        <w:rPr>
          <w:rFonts w:ascii="Times New Roman" w:eastAsiaTheme="minorEastAsia" w:hAnsi="Times New Roman" w:cs="Times New Roman"/>
        </w:rPr>
        <w:t xml:space="preserve"> downregulation</w:t>
      </w:r>
      <w:r w:rsidR="00043B26" w:rsidRPr="00602FA5">
        <w:rPr>
          <w:rFonts w:ascii="Times New Roman" w:hAnsi="Times New Roman" w:cs="Times New Roman"/>
        </w:rPr>
        <w:t xml:space="preserve"> in stabilizing the E/M-WO state corresponds with 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186588" w:rsidRPr="00186588">
            <w:rPr>
              <w:rFonts w:ascii="Times New Roman" w:eastAsia="Times New Roman" w:hAnsi="Times New Roman" w:cs="Times New Roman"/>
              <w:color w:val="000000"/>
            </w:rPr>
            <w:t>[63]</w:t>
          </w:r>
        </w:sdtContent>
      </w:sdt>
      <w:r w:rsidR="00043B26" w:rsidRPr="00602FA5">
        <w:rPr>
          <w:rFonts w:ascii="Times New Roman" w:hAnsi="Times New Roman" w:cs="Times New Roman"/>
        </w:rPr>
        <w:t xml:space="preserve">. </w:t>
      </w:r>
      <w:r w:rsidR="004D3F44" w:rsidRPr="00602FA5">
        <w:rPr>
          <w:rFonts w:ascii="Times New Roman" w:hAnsi="Times New Roman" w:cs="Times New Roman"/>
        </w:rPr>
        <w:t xml:space="preserve"> </w:t>
      </w:r>
      <w:r w:rsidR="007E470C" w:rsidRPr="00602FA5">
        <w:rPr>
          <w:rFonts w:ascii="Times New Roman" w:hAnsi="Times New Roman" w:cs="Times New Roman"/>
        </w:rPr>
        <w:t>Additionally, the metabolic transcription factor</w:t>
      </w:r>
      <w:r w:rsidR="00A87DCF" w:rsidRPr="00602FA5">
        <w:rPr>
          <w:rFonts w:ascii="Times New Roman" w:hAnsi="Times New Roman" w:cs="Times New Roman"/>
        </w:rPr>
        <w:t xml:space="preserve"> </w:t>
      </w:r>
      <w:r w:rsidR="004D3F44" w:rsidRPr="00602FA5">
        <w:rPr>
          <w:rFonts w:ascii="Times New Roman" w:hAnsi="Times New Roman" w:cs="Times New Roman"/>
        </w:rPr>
        <w:t>Hif</w:t>
      </w:r>
      <w:r w:rsidR="008E35EF" w:rsidRPr="00602FA5">
        <w:rPr>
          <w:rFonts w:ascii="Times New Roman" w:hAnsi="Times New Roman" w:cs="Times New Roman"/>
        </w:rPr>
        <w:t>-1</w:t>
      </w:r>
      <w:r w:rsidR="004D3F44" w:rsidRPr="00602FA5">
        <w:rPr>
          <w:rFonts w:ascii="Times New Roman" w:hAnsi="Times New Roman" w:cs="Times New Roman"/>
        </w:rPr>
        <w:t xml:space="preserve"> is important in metabolic reprogramming</w:t>
      </w:r>
      <w:r w:rsidR="00FD6547"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6cc44a93-ce4c-4726-ae15-cb90901ea48a+"/>
          <w:id w:val="571938056"/>
          <w:placeholder>
            <w:docPart w:val="1933BAE40913448EAC36FC7F7F594A30"/>
          </w:placeholder>
        </w:sdtPr>
        <w:sdtEndPr/>
        <w:sdtContent>
          <w:r w:rsidR="00186588" w:rsidRPr="00186588">
            <w:rPr>
              <w:rFonts w:ascii="Times New Roman" w:eastAsia="Times New Roman" w:hAnsi="Times New Roman" w:cs="Times New Roman"/>
              <w:color w:val="000000"/>
            </w:rPr>
            <w:t>[22]</w:t>
          </w:r>
        </w:sdtContent>
      </w:sdt>
      <w:r w:rsidR="007E470C" w:rsidRPr="00602FA5">
        <w:rPr>
          <w:rFonts w:ascii="Times New Roman" w:hAnsi="Times New Roman" w:cs="Times New Roman"/>
        </w:rPr>
        <w:t>,</w:t>
      </w:r>
      <w:r w:rsidR="00A87DCF" w:rsidRPr="00602FA5">
        <w:rPr>
          <w:rFonts w:ascii="Times New Roman" w:hAnsi="Times New Roman" w:cs="Times New Roman"/>
        </w:rPr>
        <w:t xml:space="preserve"> and our results show</w:t>
      </w:r>
      <w:r w:rsidR="00FD6547" w:rsidRPr="00602FA5">
        <w:rPr>
          <w:rFonts w:ascii="Times New Roman" w:hAnsi="Times New Roman" w:cs="Times New Roman"/>
        </w:rPr>
        <w:t xml:space="preserve">, in combination with other </w:t>
      </w:r>
      <w:proofErr w:type="spellStart"/>
      <w:r w:rsidR="00FD6547" w:rsidRPr="00602FA5">
        <w:rPr>
          <w:rFonts w:ascii="Times New Roman" w:hAnsi="Times New Roman" w:cs="Times New Roman"/>
        </w:rPr>
        <w:t>crosstalks</w:t>
      </w:r>
      <w:proofErr w:type="spellEnd"/>
      <w:r w:rsidR="00FD6547" w:rsidRPr="00602FA5">
        <w:rPr>
          <w:rFonts w:ascii="Times New Roman" w:hAnsi="Times New Roman" w:cs="Times New Roman"/>
        </w:rPr>
        <w:t>, Hif-1 can stabilize the E/M-W/O.</w:t>
      </w:r>
      <w:r w:rsidRPr="00602FA5">
        <w:rPr>
          <w:rFonts w:ascii="Times New Roman" w:hAnsi="Times New Roman" w:cs="Times New Roman"/>
        </w:rPr>
        <w:t xml:space="preserve"> </w:t>
      </w:r>
      <w:r w:rsidR="00150BB3" w:rsidRPr="00602FA5">
        <w:rPr>
          <w:rFonts w:ascii="Times New Roman" w:hAnsi="Times New Roman" w:cs="Times New Roman"/>
        </w:rPr>
        <w:t>The role of Hif-1 stabilizing the E/M-W/O state, combined with</w:t>
      </w:r>
      <w:r w:rsidR="002B47E3" w:rsidRPr="00602FA5">
        <w:rPr>
          <w:rFonts w:ascii="Times New Roman" w:hAnsi="Times New Roman" w:cs="Times New Roman"/>
        </w:rPr>
        <w:t xml:space="preserve"> Hif-1 </w:t>
      </w:r>
      <w:proofErr w:type="spellStart"/>
      <w:r w:rsidR="002B47E3" w:rsidRPr="00602FA5">
        <w:rPr>
          <w:rFonts w:ascii="Times New Roman" w:hAnsi="Times New Roman" w:cs="Times New Roman"/>
        </w:rPr>
        <w:t>crosstalks</w:t>
      </w:r>
      <w:proofErr w:type="spellEnd"/>
      <w:r w:rsidR="002B47E3" w:rsidRPr="00602FA5">
        <w:rPr>
          <w:rFonts w:ascii="Times New Roman" w:hAnsi="Times New Roman" w:cs="Times New Roman"/>
        </w:rPr>
        <w:t xml:space="preserve"> </w:t>
      </w:r>
      <w:r w:rsidR="00150BB3" w:rsidRPr="00602FA5">
        <w:rPr>
          <w:rFonts w:ascii="Times New Roman" w:hAnsi="Times New Roman" w:cs="Times New Roman"/>
        </w:rPr>
        <w:t xml:space="preserve">having a </w:t>
      </w:r>
      <w:r w:rsidR="002B47E3" w:rsidRPr="00602FA5">
        <w:rPr>
          <w:rFonts w:ascii="Times New Roman" w:hAnsi="Times New Roman" w:cs="Times New Roman"/>
        </w:rPr>
        <w:t>stronger</w:t>
      </w:r>
      <w:r w:rsidR="00150BB3" w:rsidRPr="00602FA5">
        <w:rPr>
          <w:rFonts w:ascii="Times New Roman" w:hAnsi="Times New Roman" w:cs="Times New Roman"/>
        </w:rPr>
        <w:t xml:space="preserve"> affect</w:t>
      </w:r>
      <w:r w:rsidR="002B47E3" w:rsidRPr="00602FA5">
        <w:rPr>
          <w:rFonts w:ascii="Times New Roman" w:hAnsi="Times New Roman" w:cs="Times New Roman"/>
        </w:rPr>
        <w:t xml:space="preserve"> than AMPK </w:t>
      </w:r>
      <w:r w:rsidR="00150BB3" w:rsidRPr="00602FA5">
        <w:rPr>
          <w:rFonts w:ascii="Times New Roman" w:hAnsi="Times New Roman" w:cs="Times New Roman"/>
        </w:rPr>
        <w:t xml:space="preserve">on EMT, </w:t>
      </w:r>
      <w:r w:rsidR="002B47E3" w:rsidRPr="00602FA5">
        <w:rPr>
          <w:rFonts w:ascii="Times New Roman" w:hAnsi="Times New Roman" w:cs="Times New Roman"/>
        </w:rPr>
        <w:t>corresponds to the well-known role of hypoxia</w:t>
      </w:r>
      <w:r w:rsidR="007E470C" w:rsidRPr="00602FA5">
        <w:rPr>
          <w:rFonts w:ascii="Times New Roman" w:hAnsi="Times New Roman" w:cs="Times New Roman"/>
        </w:rPr>
        <w:t>, and metabolic reprogramming,</w:t>
      </w:r>
      <w:r w:rsidR="002B47E3" w:rsidRPr="00602FA5">
        <w:rPr>
          <w:rFonts w:ascii="Times New Roman" w:hAnsi="Times New Roman" w:cs="Times New Roman"/>
        </w:rPr>
        <w:t xml:space="preserve"> triggering EMT </w:t>
      </w:r>
      <w:sdt>
        <w:sdtPr>
          <w:rPr>
            <w:rFonts w:ascii="Times New Roman" w:hAnsi="Times New Roman" w:cs="Times New Roman"/>
          </w:rPr>
          <w:alias w:val="SmartCite Citation"/>
          <w:tag w:val="703cb261-b0c2-4f52-8c43-8dc408bf3954:535522fe-9e24-4479-9d2f-878f9583bd12+"/>
          <w:id w:val="-664858274"/>
          <w:placeholder>
            <w:docPart w:val="41612418CE68405A9BA78D8951CF204C"/>
          </w:placeholder>
        </w:sdtPr>
        <w:sdtEndPr/>
        <w:sdtContent>
          <w:r w:rsidR="00186588" w:rsidRPr="00186588">
            <w:rPr>
              <w:rFonts w:ascii="Times New Roman" w:eastAsia="Times New Roman" w:hAnsi="Times New Roman" w:cs="Times New Roman"/>
              <w:color w:val="000000"/>
            </w:rPr>
            <w:t>[9]</w:t>
          </w:r>
        </w:sdtContent>
      </w:sdt>
      <w:r w:rsidR="002B47E3" w:rsidRPr="00602FA5">
        <w:rPr>
          <w:rFonts w:ascii="Times New Roman" w:hAnsi="Times New Roman" w:cs="Times New Roman"/>
        </w:rPr>
        <w:t>.</w:t>
      </w:r>
      <w:r w:rsidR="00ED53FA" w:rsidRPr="00602FA5">
        <w:rPr>
          <w:rFonts w:ascii="Times New Roman" w:hAnsi="Times New Roman" w:cs="Times New Roman"/>
        </w:rPr>
        <w:t xml:space="preserve"> </w:t>
      </w:r>
      <w:r w:rsidR="0027482F" w:rsidRPr="00602FA5">
        <w:rPr>
          <w:rFonts w:ascii="Times New Roman" w:hAnsi="Times New Roman" w:cs="Times New Roman"/>
        </w:rPr>
        <w:t>Consequently, our</w:t>
      </w:r>
      <w:r w:rsidR="00A87DCF" w:rsidRPr="00602FA5">
        <w:rPr>
          <w:rFonts w:ascii="Times New Roman" w:hAnsi="Times New Roman" w:cs="Times New Roman"/>
        </w:rPr>
        <w:t xml:space="preserve"> results suggest </w:t>
      </w:r>
      <w:r w:rsidRPr="00602FA5">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Hif-1 and ROS that may be critical to stabilizing the E/M-W/O state associated with tumorigenesis</w:t>
      </w:r>
      <w:r w:rsidR="00A87DCF" w:rsidRPr="00602FA5">
        <w:rPr>
          <w:rFonts w:ascii="Times New Roman" w:hAnsi="Times New Roman" w:cs="Times New Roman"/>
        </w:rPr>
        <w:t>.</w:t>
      </w:r>
    </w:p>
    <w:p w14:paraId="3C966B00" w14:textId="3FCEA50D" w:rsidR="00690173" w:rsidRPr="00602FA5" w:rsidRDefault="00AD7F58" w:rsidP="004605B0">
      <w:pPr>
        <w:pStyle w:val="BodyText"/>
        <w:spacing w:line="480" w:lineRule="auto"/>
        <w:ind w:firstLine="720"/>
        <w:rPr>
          <w:rFonts w:ascii="Times New Roman" w:hAnsi="Times New Roman" w:cs="Times New Roman"/>
        </w:rPr>
      </w:pPr>
      <w:r w:rsidRPr="00602FA5">
        <w:rPr>
          <w:rFonts w:ascii="Times New Roman" w:hAnsi="Times New Roman" w:cs="Times New Roman"/>
        </w:rPr>
        <w:t>The feedback</w:t>
      </w:r>
      <w:r w:rsidR="005375E7" w:rsidRPr="00602FA5">
        <w:rPr>
          <w:rFonts w:ascii="Times New Roman" w:hAnsi="Times New Roman" w:cs="Times New Roman"/>
        </w:rPr>
        <w:t xml:space="preserve"> loop</w:t>
      </w:r>
      <w:r w:rsidRPr="00602FA5">
        <w:rPr>
          <w:rFonts w:ascii="Times New Roman" w:hAnsi="Times New Roman" w:cs="Times New Roman"/>
        </w:rPr>
        <w:t xml:space="preserve">,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ROS, may be of critical importance given the p53 and KEAP1-NRF2</w:t>
      </w:r>
      <w:r w:rsidR="00ED53FA" w:rsidRPr="00602FA5">
        <w:rPr>
          <w:rFonts w:ascii="Times New Roman" w:hAnsi="Times New Roman" w:cs="Times New Roman"/>
        </w:rPr>
        <w:t xml:space="preserve"> pathways</w:t>
      </w:r>
      <w:r w:rsidRPr="00602FA5">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186588" w:rsidRPr="00186588">
            <w:rPr>
              <w:rFonts w:ascii="Times New Roman" w:eastAsia="Times New Roman" w:hAnsi="Times New Roman" w:cs="Times New Roman"/>
              <w:color w:val="000000"/>
            </w:rPr>
            <w:t>[39]</w:t>
          </w:r>
        </w:sdtContent>
      </w:sdt>
      <w:r w:rsidRPr="00602FA5">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186588" w:rsidRPr="00186588">
            <w:rPr>
              <w:rFonts w:ascii="Times New Roman" w:eastAsia="Times New Roman" w:hAnsi="Times New Roman" w:cs="Times New Roman"/>
              <w:color w:val="000000"/>
            </w:rPr>
            <w:t>[44–46]</w:t>
          </w:r>
        </w:sdtContent>
      </w:sdt>
      <w:r w:rsidRPr="00602FA5">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186588" w:rsidRPr="00186588">
            <w:rPr>
              <w:rFonts w:ascii="Times New Roman" w:eastAsia="Times New Roman" w:hAnsi="Times New Roman" w:cs="Times New Roman"/>
              <w:color w:val="000000"/>
            </w:rPr>
            <w:t>[28]</w:t>
          </w:r>
        </w:sdtContent>
      </w:sdt>
      <w:r w:rsidRPr="00602FA5">
        <w:rPr>
          <w:rFonts w:ascii="Times New Roman" w:hAnsi="Times New Roman" w:cs="Times New Roman"/>
        </w:rPr>
        <w:t xml:space="preserve">. </w:t>
      </w:r>
      <w:r w:rsidR="005A415E" w:rsidRPr="00602FA5">
        <w:rPr>
          <w:rFonts w:ascii="Times New Roman" w:hAnsi="Times New Roman" w:cs="Times New Roman"/>
        </w:rPr>
        <w:t>Additionally, t</w:t>
      </w:r>
      <w:r w:rsidRPr="00602FA5">
        <w:rPr>
          <w:rFonts w:ascii="Times New Roman" w:hAnsi="Times New Roman" w:cs="Times New Roman"/>
        </w:rPr>
        <w:t>he p53 pathway seems to upregulate noxROS</w:t>
      </w:r>
      <w:ins w:id="283" w:author="Madeline Galbraith" w:date="2022-03-09T12:28:00Z">
        <w:r w:rsidR="005A415E" w:rsidRPr="00602FA5">
          <w:rPr>
            <w:rFonts w:ascii="Times New Roman" w:hAnsi="Times New Roman" w:cs="Times New Roman"/>
          </w:rPr>
          <w:t>, and therefore the W/O phenotype, even though the upregulation of p53 is known to be anti-tumorigenic</w:t>
        </w:r>
      </w:ins>
      <w:r w:rsidRPr="00602FA5">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186588" w:rsidRPr="00186588">
            <w:rPr>
              <w:rFonts w:ascii="Times New Roman" w:eastAsia="Times New Roman" w:hAnsi="Times New Roman" w:cs="Times New Roman"/>
              <w:color w:val="000000"/>
            </w:rPr>
            <w:t>[48,49]</w:t>
          </w:r>
        </w:sdtContent>
      </w:sdt>
      <w:r w:rsidRPr="00602FA5">
        <w:rPr>
          <w:rFonts w:ascii="Times New Roman" w:hAnsi="Times New Roman" w:cs="Times New Roman"/>
        </w:rPr>
        <w:t>. Here we establish a connection between ROS upregulation and the E/M-W/O phenotype, and to further elucidate the mechanism by which ROS promotes tumorigenesis, additional pathways such as the KEAP1-NRF2 and p53 pathways should also be explored in conju</w:t>
      </w:r>
      <w:r w:rsidR="00A663F1" w:rsidRPr="00602FA5">
        <w:rPr>
          <w:rFonts w:ascii="Times New Roman" w:hAnsi="Times New Roman" w:cs="Times New Roman"/>
        </w:rPr>
        <w:t>n</w:t>
      </w:r>
      <w:r w:rsidRPr="00602FA5">
        <w:rPr>
          <w:rFonts w:ascii="Times New Roman" w:hAnsi="Times New Roman" w:cs="Times New Roman"/>
        </w:rPr>
        <w:t xml:space="preserve">ction with </w:t>
      </w:r>
      <w:proofErr w:type="spellStart"/>
      <w:r w:rsidRPr="00602FA5">
        <w:rPr>
          <w:rFonts w:ascii="Times New Roman" w:hAnsi="Times New Roman" w:cs="Times New Roman"/>
        </w:rPr>
        <w:t>crosstalk</w:t>
      </w:r>
      <w:r w:rsidR="00CB2D25" w:rsidRPr="00602FA5">
        <w:rPr>
          <w:rFonts w:ascii="Times New Roman" w:hAnsi="Times New Roman" w:cs="Times New Roman"/>
        </w:rPr>
        <w:t>s</w:t>
      </w:r>
      <w:proofErr w:type="spellEnd"/>
      <w:r w:rsidRPr="00602FA5">
        <w:rPr>
          <w:rFonts w:ascii="Times New Roman" w:hAnsi="Times New Roman" w:cs="Times New Roman"/>
        </w:rPr>
        <w:t xml:space="preserve"> between the EMT and metabolic circuits. Additionally, the E/M-W/O state was stabilized when the input to Snail was modulated confirming the tumor microenvironment and other signals, such as TGF-</w:t>
      </w:r>
      <m:oMath>
        <m:r>
          <w:rPr>
            <w:rFonts w:ascii="Cambria Math" w:hAnsi="Cambria Math" w:cs="Times New Roman"/>
          </w:rPr>
          <m:t>β</m:t>
        </m:r>
      </m:oMath>
      <w:ins w:id="284" w:author="Madeline Galbraith" w:date="2022-03-09T12:28:00Z">
        <w:r w:rsidR="00481812" w:rsidRPr="00602FA5">
          <w:rPr>
            <w:rFonts w:ascii="Times New Roman" w:eastAsiaTheme="minorEastAsia" w:hAnsi="Times New Roman" w:cs="Times New Roman"/>
          </w:rPr>
          <w:t xml:space="preserve"> and</w:t>
        </w:r>
      </w:ins>
      <w:ins w:id="285" w:author="Madeline Galbraith" w:date="2022-03-09T12:30:00Z">
        <w:r w:rsidR="000D6FCE" w:rsidRPr="00602FA5">
          <w:rPr>
            <w:rFonts w:ascii="Times New Roman" w:eastAsiaTheme="minorEastAsia" w:hAnsi="Times New Roman" w:cs="Times New Roman"/>
          </w:rPr>
          <w:t xml:space="preserve"> NF-</w:t>
        </w:r>
      </w:ins>
      <m:oMath>
        <m:r>
          <m:rPr>
            <m:sty m:val="p"/>
          </m:rPr>
          <w:rPr>
            <w:rFonts w:ascii="Cambria Math" w:eastAsiaTheme="minorEastAsia" w:hAnsi="Cambria Math" w:cs="Times New Roman"/>
          </w:rPr>
          <m:t>κβ</m:t>
        </m:r>
      </m:oMath>
      <w:r w:rsidRPr="00602FA5">
        <w:rPr>
          <w:rFonts w:ascii="Times New Roman" w:hAnsi="Times New Roman" w:cs="Times New Roman"/>
        </w:rPr>
        <w:t>, may be important to generating the E/M-W/O state</w:t>
      </w:r>
      <w:r w:rsidR="00900D1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186588" w:rsidRPr="00186588">
            <w:rPr>
              <w:rFonts w:ascii="Times New Roman" w:eastAsia="Times New Roman" w:hAnsi="Times New Roman" w:cs="Times New Roman"/>
              <w:color w:val="000000"/>
            </w:rPr>
            <w:t>[64,65]</w:t>
          </w:r>
        </w:sdtContent>
      </w:sdt>
      <w:r w:rsidRPr="00602FA5">
        <w:rPr>
          <w:rFonts w:ascii="Times New Roman" w:hAnsi="Times New Roman" w:cs="Times New Roman"/>
        </w:rPr>
        <w:t>.</w:t>
      </w:r>
      <w:r w:rsidR="00690173" w:rsidRPr="00602FA5">
        <w:rPr>
          <w:rFonts w:ascii="Times New Roman" w:hAnsi="Times New Roman" w:cs="Times New Roman"/>
        </w:rPr>
        <w:t xml:space="preserve"> </w:t>
      </w:r>
    </w:p>
    <w:p w14:paraId="0C8826E1" w14:textId="22FA4A8F" w:rsidR="00B8298A" w:rsidRPr="00602FA5" w:rsidRDefault="00945673" w:rsidP="00033126">
      <w:pPr>
        <w:pStyle w:val="BodyText"/>
        <w:spacing w:line="480" w:lineRule="auto"/>
        <w:ind w:firstLine="720"/>
        <w:rPr>
          <w:rFonts w:ascii="Times New Roman" w:hAnsi="Times New Roman" w:cs="Times New Roman"/>
        </w:rPr>
      </w:pPr>
      <w:ins w:id="286" w:author="Madeline Galbraith" w:date="2022-04-01T15:14:00Z">
        <w:r w:rsidRPr="00602FA5">
          <w:rPr>
            <w:rFonts w:ascii="Times New Roman" w:hAnsi="Times New Roman" w:cs="Times New Roman"/>
          </w:rPr>
          <w:t>Understanding how the</w:t>
        </w:r>
      </w:ins>
      <w:ins w:id="287" w:author="Madeline Galbraith" w:date="2022-04-01T15:12:00Z">
        <w:r w:rsidRPr="00602FA5">
          <w:rPr>
            <w:rFonts w:ascii="Times New Roman" w:hAnsi="Times New Roman" w:cs="Times New Roman"/>
          </w:rPr>
          <w:t xml:space="preserve"> </w:t>
        </w:r>
      </w:ins>
      <w:ins w:id="288" w:author="Madeline Galbraith" w:date="2022-04-01T15:13:00Z">
        <w:r w:rsidRPr="00602FA5">
          <w:rPr>
            <w:rFonts w:ascii="Times New Roman" w:hAnsi="Times New Roman" w:cs="Times New Roman"/>
          </w:rPr>
          <w:t xml:space="preserve">E/M-W/O phenotype is stabilized by the </w:t>
        </w:r>
      </w:ins>
      <w:proofErr w:type="spellStart"/>
      <w:ins w:id="289" w:author="Madeline Galbraith" w:date="2022-04-01T15:14:00Z">
        <w:r w:rsidR="007B1EFE" w:rsidRPr="00602FA5">
          <w:rPr>
            <w:rFonts w:ascii="Times New Roman" w:hAnsi="Times New Roman" w:cs="Times New Roman"/>
          </w:rPr>
          <w:t>crosstalks</w:t>
        </w:r>
      </w:ins>
      <w:proofErr w:type="spellEnd"/>
      <w:ins w:id="290" w:author="Madeline Galbraith" w:date="2022-04-01T15:13:00Z">
        <w:r w:rsidRPr="00602FA5">
          <w:rPr>
            <w:rFonts w:ascii="Times New Roman" w:hAnsi="Times New Roman" w:cs="Times New Roman"/>
          </w:rPr>
          <w:t xml:space="preserve"> of EMT and metabolic rep</w:t>
        </w:r>
      </w:ins>
      <w:ins w:id="291" w:author="Madeline Galbraith" w:date="2022-04-01T15:14:00Z">
        <w:r w:rsidRPr="00602FA5">
          <w:rPr>
            <w:rFonts w:ascii="Times New Roman" w:hAnsi="Times New Roman" w:cs="Times New Roman"/>
          </w:rPr>
          <w:t xml:space="preserve">rogramming </w:t>
        </w:r>
      </w:ins>
      <w:del w:id="292" w:author="Madeline Galbraith" w:date="2022-04-01T15:14:00Z">
        <w:r w:rsidR="009515E3" w:rsidRPr="00602FA5" w:rsidDel="00945673">
          <w:rPr>
            <w:rFonts w:ascii="Times New Roman" w:hAnsi="Times New Roman" w:cs="Times New Roman"/>
          </w:rPr>
          <w:delText xml:space="preserve">The question of whether EMT drives metabolic reprogramming or vice versa </w:delText>
        </w:r>
      </w:del>
      <w:r w:rsidR="009515E3" w:rsidRPr="00602FA5">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602FA5">
        <w:rPr>
          <w:rFonts w:ascii="Times New Roman" w:hAnsi="Times New Roman" w:cs="Times New Roman"/>
        </w:rPr>
        <w:t xml:space="preserve">, especially </w:t>
      </w:r>
      <w:ins w:id="293" w:author="Madeline Galbraith" w:date="2022-04-01T15:10:00Z">
        <w:r w:rsidR="0005499B" w:rsidRPr="00602FA5">
          <w:rPr>
            <w:rFonts w:ascii="Times New Roman" w:hAnsi="Times New Roman" w:cs="Times New Roman"/>
          </w:rPr>
          <w:t>regarding</w:t>
        </w:r>
      </w:ins>
      <w:del w:id="294" w:author="Madeline Galbraith" w:date="2022-04-01T15:10:00Z">
        <w:r w:rsidR="00BF3007" w:rsidRPr="00602FA5" w:rsidDel="0005499B">
          <w:rPr>
            <w:rFonts w:ascii="Times New Roman" w:hAnsi="Times New Roman" w:cs="Times New Roman"/>
          </w:rPr>
          <w:delText>in regards to</w:delText>
        </w:r>
      </w:del>
      <w:r w:rsidR="00BF3007" w:rsidRPr="00602FA5">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186588" w:rsidRPr="00186588">
            <w:rPr>
              <w:rFonts w:ascii="Times New Roman" w:eastAsia="Times New Roman" w:hAnsi="Times New Roman" w:cs="Times New Roman"/>
              <w:color w:val="000000"/>
            </w:rPr>
            <w:t>[32,38,66]</w:t>
          </w:r>
        </w:sdtContent>
      </w:sdt>
      <w:ins w:id="295" w:author="Madeline Galbraith" w:date="2022-03-09T10:49:00Z">
        <w:r w:rsidR="009515E3" w:rsidRPr="00602FA5">
          <w:rPr>
            <w:rFonts w:ascii="Times New Roman" w:hAnsi="Times New Roman" w:cs="Times New Roman"/>
          </w:rPr>
          <w:t>.</w:t>
        </w:r>
      </w:ins>
      <w:ins w:id="296" w:author="Madeline Galbraith" w:date="2022-03-09T11:05:00Z">
        <w:r w:rsidR="00235A5D" w:rsidRPr="00602FA5">
          <w:rPr>
            <w:rFonts w:ascii="Times New Roman" w:hAnsi="Times New Roman" w:cs="Times New Roman"/>
          </w:rPr>
          <w:t xml:space="preserve"> Our results suggest </w:t>
        </w:r>
      </w:ins>
      <w:ins w:id="297" w:author="Madeline Galbraith" w:date="2022-03-09T11:06:00Z">
        <w:r w:rsidR="005E5E8B" w:rsidRPr="00602FA5">
          <w:rPr>
            <w:rFonts w:ascii="Times New Roman" w:hAnsi="Times New Roman" w:cs="Times New Roman"/>
          </w:rPr>
          <w:t xml:space="preserve">not only does metabolic reprogramming drive EMT, but metabolic reprogramming is not completed before </w:t>
        </w:r>
      </w:ins>
      <w:ins w:id="298" w:author="Madeline Galbraith" w:date="2022-03-09T11:07:00Z">
        <w:r w:rsidR="005E5E8B" w:rsidRPr="00602FA5">
          <w:rPr>
            <w:rFonts w:ascii="Times New Roman" w:hAnsi="Times New Roman" w:cs="Times New Roman"/>
          </w:rPr>
          <w:t>EMT begins which allows the most aggressive E/M-W/O phenotype to stabilize.</w:t>
        </w:r>
      </w:ins>
      <w:ins w:id="299" w:author="Madeline Galbraith" w:date="2022-03-09T10:50:00Z">
        <w:r w:rsidR="009515E3" w:rsidRPr="00602FA5">
          <w:rPr>
            <w:rFonts w:ascii="Times New Roman" w:hAnsi="Times New Roman" w:cs="Times New Roman"/>
          </w:rPr>
          <w:t xml:space="preserve"> </w:t>
        </w:r>
      </w:ins>
      <w:ins w:id="300" w:author="Madeline Galbraith" w:date="2022-03-09T11:07:00Z">
        <w:r w:rsidR="003D3250" w:rsidRPr="00602FA5">
          <w:rPr>
            <w:rFonts w:ascii="Times New Roman" w:hAnsi="Times New Roman" w:cs="Times New Roman"/>
          </w:rPr>
          <w:t xml:space="preserve">Further, </w:t>
        </w:r>
      </w:ins>
      <w:r w:rsidR="00153DC8" w:rsidRPr="00602FA5">
        <w:rPr>
          <w:rFonts w:ascii="Times New Roman" w:hAnsi="Times New Roman" w:cs="Times New Roman"/>
        </w:rPr>
        <w:t>t</w:t>
      </w:r>
      <w:r w:rsidR="00AD7F58" w:rsidRPr="00602FA5">
        <w:rPr>
          <w:rFonts w:ascii="Times New Roman" w:hAnsi="Times New Roman" w:cs="Times New Roman"/>
        </w:rPr>
        <w:t xml:space="preserve">o </w:t>
      </w:r>
      <w:r w:rsidR="00153DC8" w:rsidRPr="00602FA5">
        <w:rPr>
          <w:rFonts w:ascii="Times New Roman" w:hAnsi="Times New Roman" w:cs="Times New Roman"/>
        </w:rPr>
        <w:t>ensure</w:t>
      </w:r>
      <w:r w:rsidR="00AD7F58" w:rsidRPr="00602FA5">
        <w:rPr>
          <w:rFonts w:ascii="Times New Roman" w:hAnsi="Times New Roman" w:cs="Times New Roman"/>
        </w:rPr>
        <w:t xml:space="preserve"> only the E/M-W/O state</w:t>
      </w:r>
      <w:r w:rsidR="00B72C15" w:rsidRPr="00602FA5">
        <w:rPr>
          <w:rFonts w:ascii="Times New Roman" w:hAnsi="Times New Roman" w:cs="Times New Roman"/>
        </w:rPr>
        <w:t xml:space="preserve"> is accessible</w:t>
      </w:r>
      <w:r w:rsidR="00AD7F58" w:rsidRPr="00602FA5">
        <w:rPr>
          <w:rFonts w:ascii="Times New Roman" w:hAnsi="Times New Roman" w:cs="Times New Roman"/>
        </w:rPr>
        <w:t>, the system seems to first require the E-O state</w:t>
      </w:r>
      <w:r w:rsidR="00B72C15" w:rsidRPr="00602FA5">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186588" w:rsidRPr="00186588">
            <w:rPr>
              <w:rFonts w:ascii="Times New Roman" w:eastAsia="Times New Roman" w:hAnsi="Times New Roman" w:cs="Times New Roman"/>
              <w:color w:val="000000"/>
            </w:rPr>
            <w:t>[67]</w:t>
          </w:r>
        </w:sdtContent>
      </w:sdt>
      <w:r w:rsidR="00762CA1" w:rsidRPr="00602FA5">
        <w:rPr>
          <w:rFonts w:ascii="Times New Roman" w:hAnsi="Times New Roman" w:cs="Times New Roman"/>
        </w:rPr>
        <w:t>. T</w:t>
      </w:r>
      <w:r w:rsidR="00AD7F58" w:rsidRPr="00602FA5">
        <w:rPr>
          <w:rFonts w:ascii="Times New Roman" w:hAnsi="Times New Roman" w:cs="Times New Roman"/>
        </w:rPr>
        <w:t>hen the</w:t>
      </w:r>
      <w:r w:rsidR="00762CA1" w:rsidRPr="00602FA5">
        <w:rPr>
          <w:rFonts w:ascii="Times New Roman" w:hAnsi="Times New Roman" w:cs="Times New Roman"/>
        </w:rPr>
        <w:t xml:space="preserve"> cells undergo metabolic reprogramming while maintaining the epithelial characteristics (E-W/O coupled state)</w:t>
      </w:r>
      <w:r w:rsidR="006B525A" w:rsidRPr="00602FA5">
        <w:rPr>
          <w:rFonts w:ascii="Times New Roman" w:hAnsi="Times New Roman" w:cs="Times New Roman"/>
        </w:rPr>
        <w:t>. Lastly, cells begin EMT and stabilize in the E/M-W/O state</w:t>
      </w:r>
      <w:r w:rsidR="00A90123" w:rsidRPr="00602FA5">
        <w:rPr>
          <w:rFonts w:ascii="Times New Roman" w:hAnsi="Times New Roman" w:cs="Times New Roman"/>
        </w:rPr>
        <w:t>, suggesting</w:t>
      </w:r>
      <w:r w:rsidR="00AD7F58" w:rsidRPr="00602FA5">
        <w:rPr>
          <w:rFonts w:ascii="Times New Roman" w:hAnsi="Times New Roman" w:cs="Times New Roman"/>
        </w:rPr>
        <w:t xml:space="preserve"> </w:t>
      </w:r>
      <w:r w:rsidR="00DB35AF" w:rsidRPr="00602FA5">
        <w:rPr>
          <w:rFonts w:ascii="Times New Roman" w:hAnsi="Times New Roman" w:cs="Times New Roman"/>
        </w:rPr>
        <w:t>EMT and metabolic reprogramming are strongly correlated</w:t>
      </w:r>
      <w:r w:rsidR="00AD7F58" w:rsidRPr="00602FA5">
        <w:rPr>
          <w:rFonts w:ascii="Times New Roman" w:hAnsi="Times New Roman" w:cs="Times New Roman"/>
        </w:rPr>
        <w:t>.</w:t>
      </w:r>
      <w:r w:rsidR="00FA00BA" w:rsidRPr="00602FA5">
        <w:rPr>
          <w:rFonts w:ascii="Times New Roman" w:hAnsi="Times New Roman" w:cs="Times New Roman"/>
        </w:rPr>
        <w:t xml:space="preserve"> </w:t>
      </w:r>
      <w:ins w:id="301" w:author="Madeline Galbraith" w:date="2022-04-01T15:16:00Z">
        <w:r w:rsidR="007B1EFE" w:rsidRPr="00602FA5">
          <w:rPr>
            <w:rFonts w:ascii="Times New Roman" w:hAnsi="Times New Roman" w:cs="Times New Roman"/>
          </w:rPr>
          <w:t>Strikingly, the</w:t>
        </w:r>
      </w:ins>
      <w:ins w:id="302" w:author="Madeline Galbraith" w:date="2022-04-01T15:17:00Z">
        <w:r w:rsidR="007B1EFE" w:rsidRPr="00602FA5">
          <w:rPr>
            <w:rFonts w:ascii="Times New Roman" w:hAnsi="Times New Roman" w:cs="Times New Roman"/>
          </w:rPr>
          <w:t xml:space="preserve"> E/M-W/O state is upregulated by these </w:t>
        </w:r>
        <w:proofErr w:type="spellStart"/>
        <w:r w:rsidR="007B1EFE" w:rsidRPr="00602FA5">
          <w:rPr>
            <w:rFonts w:ascii="Times New Roman" w:hAnsi="Times New Roman" w:cs="Times New Roman"/>
          </w:rPr>
          <w:t>crosstalks</w:t>
        </w:r>
        <w:proofErr w:type="spellEnd"/>
        <w:r w:rsidR="007B1EFE" w:rsidRPr="00602FA5">
          <w:rPr>
            <w:rFonts w:ascii="Times New Roman" w:hAnsi="Times New Roman" w:cs="Times New Roman"/>
          </w:rPr>
          <w:t xml:space="preserve"> regardless of phe</w:t>
        </w:r>
      </w:ins>
      <w:ins w:id="303" w:author="Madeline Galbraith" w:date="2022-04-01T15:18:00Z">
        <w:r w:rsidR="007B1EFE" w:rsidRPr="00602FA5">
          <w:rPr>
            <w:rFonts w:ascii="Times New Roman" w:hAnsi="Times New Roman" w:cs="Times New Roman"/>
          </w:rPr>
          <w:t xml:space="preserve">notypic availability (i.e., whether the </w:t>
        </w:r>
      </w:ins>
      <w:ins w:id="304" w:author="Madeline Galbraith" w:date="2022-04-01T15:19:00Z">
        <w:r w:rsidR="007B1EFE" w:rsidRPr="00602FA5">
          <w:rPr>
            <w:rFonts w:ascii="Times New Roman" w:hAnsi="Times New Roman" w:cs="Times New Roman"/>
          </w:rPr>
          <w:t xml:space="preserve">initial system is fully E/M-W/O or only E-O, E-W, M-O, and M-W) </w:t>
        </w:r>
      </w:ins>
      <w:del w:id="305" w:author="Madeline Galbraith" w:date="2022-04-01T15:18:00Z">
        <w:r w:rsidR="00B423DC" w:rsidRPr="00602FA5" w:rsidDel="007B1EFE">
          <w:rPr>
            <w:rFonts w:ascii="Times New Roman" w:hAnsi="Times New Roman" w:cs="Times New Roman"/>
          </w:rPr>
          <w:delText>Additionally, this transition is seen regardless of whether the inactive system had a coupled E/M-W/O phenotype</w:delText>
        </w:r>
      </w:del>
      <w:r w:rsidR="00AD7F58" w:rsidRPr="00602FA5">
        <w:rPr>
          <w:rFonts w:ascii="Times New Roman" w:hAnsi="Times New Roman" w:cs="Times New Roman"/>
        </w:rPr>
        <w:t xml:space="preserve">, suggesting the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involved in tumorigenesis have evolved to ensure survival and proliferation. </w:t>
      </w:r>
      <w:r w:rsidR="00690173" w:rsidRPr="00602FA5">
        <w:rPr>
          <w:rFonts w:ascii="Times New Roman" w:hAnsi="Times New Roman" w:cs="Times New Roman"/>
        </w:rPr>
        <w:t>The importance of this feedback loop could be experimentally tested by reducing the antioxidant factor SOD2, inducing hypoxia, and treating the cells with NF</w:t>
      </w:r>
      <w:r w:rsidR="00690173" w:rsidRPr="00602FA5">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8168E9" w:rsidRPr="00602FA5">
        <w:rPr>
          <w:rFonts w:ascii="Times New Roman" w:eastAsiaTheme="minorEastAsia" w:hAnsi="Times New Roman" w:cs="Times New Roman"/>
        </w:rPr>
        <w:t>.</w:t>
      </w:r>
    </w:p>
    <w:p w14:paraId="5F502D0A" w14:textId="49597BA8" w:rsidR="00E469AE" w:rsidRPr="00602FA5" w:rsidRDefault="00414B59"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Given the interplay between metabolic reprogramming and EMT, some therapeutic approaches target metabolic processes to inhibit growth </w:t>
      </w:r>
      <w:ins w:id="306" w:author="Madeline Galbraith" w:date="2022-04-01T15:21:00Z">
        <w:r w:rsidR="00A00643" w:rsidRPr="00602FA5">
          <w:rPr>
            <w:rFonts w:ascii="Times New Roman" w:hAnsi="Times New Roman" w:cs="Times New Roman"/>
          </w:rPr>
          <w:t>while also</w:t>
        </w:r>
      </w:ins>
      <w:del w:id="307" w:author="Madeline Galbraith" w:date="2022-04-01T15:21:00Z">
        <w:r w:rsidRPr="00602FA5" w:rsidDel="00A00643">
          <w:rPr>
            <w:rFonts w:ascii="Times New Roman" w:hAnsi="Times New Roman" w:cs="Times New Roman"/>
          </w:rPr>
          <w:delText xml:space="preserve">and also </w:delText>
        </w:r>
      </w:del>
      <w:ins w:id="308" w:author="Madeline Galbraith" w:date="2022-04-01T15:21:00Z">
        <w:r w:rsidR="00A00643" w:rsidRPr="00602FA5">
          <w:rPr>
            <w:rFonts w:ascii="Times New Roman" w:hAnsi="Times New Roman" w:cs="Times New Roman"/>
          </w:rPr>
          <w:t xml:space="preserve"> </w:t>
        </w:r>
      </w:ins>
      <w:r w:rsidRPr="00602FA5">
        <w:rPr>
          <w:rFonts w:ascii="Times New Roman" w:hAnsi="Times New Roman" w:cs="Times New Roman"/>
        </w:rPr>
        <w:t>target</w:t>
      </w:r>
      <w:ins w:id="309" w:author="Madeline Galbraith" w:date="2022-04-01T15:21:00Z">
        <w:r w:rsidR="00A00643" w:rsidRPr="00602FA5">
          <w:rPr>
            <w:rFonts w:ascii="Times New Roman" w:hAnsi="Times New Roman" w:cs="Times New Roman"/>
          </w:rPr>
          <w:t>ing</w:t>
        </w:r>
      </w:ins>
      <w:r w:rsidRPr="00602FA5">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186588" w:rsidRPr="00186588">
            <w:rPr>
              <w:rFonts w:ascii="Times New Roman" w:eastAsia="Times New Roman" w:hAnsi="Times New Roman" w:cs="Times New Roman"/>
              <w:color w:val="000000"/>
            </w:rPr>
            <w:t>[31,32,68]</w:t>
          </w:r>
        </w:sdtContent>
      </w:sdt>
      <w:r w:rsidRPr="00602FA5">
        <w:rPr>
          <w:rFonts w:ascii="Times New Roman" w:hAnsi="Times New Roman" w:cs="Times New Roman"/>
        </w:rPr>
        <w:t>.</w:t>
      </w:r>
      <w:r w:rsidR="00A06D93" w:rsidRPr="00602FA5">
        <w:rPr>
          <w:rFonts w:ascii="Times New Roman" w:hAnsi="Times New Roman" w:cs="Times New Roman"/>
        </w:rPr>
        <w:t xml:space="preserve"> Further, many drugs that inhibit metabolic pathways of cancers have been shown to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186588" w:rsidRPr="00186588">
            <w:rPr>
              <w:rFonts w:ascii="Times New Roman" w:eastAsia="Times New Roman" w:hAnsi="Times New Roman" w:cs="Times New Roman"/>
              <w:color w:val="000000"/>
            </w:rPr>
            <w:t>[68]</w:t>
          </w:r>
        </w:sdtContent>
      </w:sdt>
      <w:r w:rsidR="00AD7F58" w:rsidRPr="00602FA5">
        <w:rPr>
          <w:rFonts w:ascii="Times New Roman" w:hAnsi="Times New Roman" w:cs="Times New Roman"/>
        </w:rPr>
        <w:t>.</w:t>
      </w:r>
      <w:r w:rsidR="00A06D93" w:rsidRPr="00602FA5">
        <w:rPr>
          <w:rFonts w:ascii="Times New Roman" w:hAnsi="Times New Roman" w:cs="Times New Roman"/>
        </w:rPr>
        <w:t xml:space="preserve"> Although these therapeutics are promising, </w:t>
      </w:r>
      <w:del w:id="310" w:author="Madeline Galbraith" w:date="2022-04-01T15:22:00Z">
        <w:r w:rsidR="00A06D93" w:rsidRPr="00602FA5" w:rsidDel="005F21E4">
          <w:rPr>
            <w:rFonts w:ascii="Times New Roman" w:hAnsi="Times New Roman" w:cs="Times New Roman"/>
          </w:rPr>
          <w:delText>EMT can drive metabolic reprogramming</w:delText>
        </w:r>
      </w:del>
      <w:ins w:id="311" w:author="Madeline Galbraith" w:date="2022-04-01T15:22:00Z">
        <w:r w:rsidR="005F21E4" w:rsidRPr="00602FA5">
          <w:rPr>
            <w:rFonts w:ascii="Times New Roman" w:hAnsi="Times New Roman" w:cs="Times New Roman"/>
          </w:rPr>
          <w:t>we have shown that the EMT and metabolic network mutually dri</w:t>
        </w:r>
      </w:ins>
      <w:ins w:id="312" w:author="Madeline Galbraith" w:date="2022-04-01T15:23:00Z">
        <w:r w:rsidR="005F21E4" w:rsidRPr="00602FA5">
          <w:rPr>
            <w:rFonts w:ascii="Times New Roman" w:hAnsi="Times New Roman" w:cs="Times New Roman"/>
          </w:rPr>
          <w:t>ve the E/M-W/O phenotype</w:t>
        </w:r>
        <w:r w:rsidR="00083993" w:rsidRPr="00602FA5">
          <w:rPr>
            <w:rFonts w:ascii="Times New Roman" w:hAnsi="Times New Roman" w:cs="Times New Roman"/>
          </w:rPr>
          <w:t>;</w:t>
        </w:r>
        <w:r w:rsidR="005F21E4" w:rsidRPr="00602FA5">
          <w:rPr>
            <w:rFonts w:ascii="Times New Roman" w:hAnsi="Times New Roman" w:cs="Times New Roman"/>
          </w:rPr>
          <w:t xml:space="preserve"> t</w:t>
        </w:r>
      </w:ins>
      <w:del w:id="313" w:author="Madeline Galbraith" w:date="2022-04-01T15:23:00Z">
        <w:r w:rsidR="00A06D93" w:rsidRPr="00602FA5" w:rsidDel="005F21E4">
          <w:rPr>
            <w:rFonts w:ascii="Times New Roman" w:hAnsi="Times New Roman" w:cs="Times New Roman"/>
          </w:rPr>
          <w:delText>. T</w:delText>
        </w:r>
      </w:del>
      <w:r w:rsidR="00A06D93" w:rsidRPr="00602FA5">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602FA5">
        <w:rPr>
          <w:rFonts w:ascii="Times New Roman" w:hAnsi="Times New Roman" w:cs="Times New Roman"/>
        </w:rPr>
        <w:t xml:space="preserve"> </w:t>
      </w:r>
      <w:r w:rsidR="009B600B" w:rsidRPr="00602FA5">
        <w:rPr>
          <w:rFonts w:ascii="Times New Roman" w:hAnsi="Times New Roman" w:cs="Times New Roman"/>
        </w:rPr>
        <w:t>Additionally</w:t>
      </w:r>
      <w:r w:rsidR="00B804C4" w:rsidRPr="00602FA5">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186588" w:rsidRPr="00186588">
            <w:rPr>
              <w:rFonts w:ascii="Times New Roman" w:eastAsia="Times New Roman" w:hAnsi="Times New Roman" w:cs="Times New Roman"/>
              <w:color w:val="000000"/>
            </w:rPr>
            <w:t>[69]</w:t>
          </w:r>
        </w:sdtContent>
      </w:sdt>
      <w:r w:rsidR="00B804C4" w:rsidRPr="00602FA5">
        <w:rPr>
          <w:rFonts w:ascii="Times New Roman" w:hAnsi="Times New Roman" w:cs="Times New Roman"/>
        </w:rPr>
        <w:t xml:space="preserve">. Therefore, identifying targets of other metabolic pathways that drive EMT </w:t>
      </w:r>
      <w:r w:rsidR="000E16DE" w:rsidRPr="00602FA5">
        <w:rPr>
          <w:rFonts w:ascii="Times New Roman" w:hAnsi="Times New Roman" w:cs="Times New Roman"/>
        </w:rPr>
        <w:t>may be important to future therapies</w:t>
      </w:r>
      <w:r w:rsidR="009304EB" w:rsidRPr="00602FA5">
        <w:rPr>
          <w:rFonts w:ascii="Times New Roman" w:hAnsi="Times New Roman" w:cs="Times New Roman"/>
        </w:rPr>
        <w:t>.</w:t>
      </w:r>
      <w:ins w:id="314" w:author="Madeline Galbraith" w:date="2022-04-04T10:53:00Z">
        <w:r w:rsidR="00BB243E" w:rsidRPr="00602FA5">
          <w:rPr>
            <w:rFonts w:ascii="Times New Roman" w:hAnsi="Times New Roman" w:cs="Times New Roman"/>
          </w:rPr>
          <w:t xml:space="preserve"> This would also confirm whether the type of metabolism can alter the preference of metabolic reprogramming to drive </w:t>
        </w:r>
        <w:r w:rsidR="00732388" w:rsidRPr="00602FA5">
          <w:rPr>
            <w:rFonts w:ascii="Times New Roman" w:hAnsi="Times New Roman" w:cs="Times New Roman"/>
          </w:rPr>
          <w:t>E</w:t>
        </w:r>
        <w:r w:rsidR="00BB243E" w:rsidRPr="00602FA5">
          <w:rPr>
            <w:rFonts w:ascii="Times New Roman" w:hAnsi="Times New Roman" w:cs="Times New Roman"/>
          </w:rPr>
          <w:t>MT.</w:t>
        </w:r>
      </w:ins>
      <w:r w:rsidR="009304EB" w:rsidRPr="00602FA5">
        <w:rPr>
          <w:rFonts w:ascii="Times New Roman" w:hAnsi="Times New Roman" w:cs="Times New Roman"/>
        </w:rPr>
        <w:t xml:space="preserve"> Further, potential therapeutics should be tested to ensure they do not upregulate EMT or other metabolic pathways. </w:t>
      </w:r>
      <w:r w:rsidR="000E16DE" w:rsidRPr="00602FA5">
        <w:rPr>
          <w:rFonts w:ascii="Times New Roman" w:hAnsi="Times New Roman" w:cs="Times New Roman"/>
        </w:rPr>
        <w:t xml:space="preserve"> </w:t>
      </w:r>
    </w:p>
    <w:p w14:paraId="21DCC2BC" w14:textId="4D36A2F9" w:rsidR="00E469AE" w:rsidRPr="00602FA5" w:rsidRDefault="00AD7F58" w:rsidP="00D903A3">
      <w:pPr>
        <w:pStyle w:val="BodyText"/>
        <w:spacing w:line="480" w:lineRule="auto"/>
        <w:jc w:val="center"/>
        <w:rPr>
          <w:rFonts w:ascii="Times New Roman" w:hAnsi="Times New Roman" w:cs="Times New Roman"/>
          <w:b/>
          <w:bCs/>
        </w:rPr>
      </w:pPr>
      <w:bookmarkStart w:id="315" w:name="acknowledgements"/>
      <w:r w:rsidRPr="00602FA5">
        <w:rPr>
          <w:rFonts w:ascii="Times New Roman" w:hAnsi="Times New Roman" w:cs="Times New Roman"/>
          <w:b/>
          <w:bCs/>
        </w:rPr>
        <w:t>Acknowledgements</w:t>
      </w:r>
      <w:bookmarkEnd w:id="315"/>
    </w:p>
    <w:sdt>
      <w:sdtPr>
        <w:alias w:val="SmartCite Bibliography"/>
        <w:tag w:val="Vancouver (brackets)"/>
        <w:id w:val="-982688757"/>
        <w:placeholder>
          <w:docPart w:val="DefaultPlaceholder_-1854013440"/>
        </w:placeholder>
      </w:sdtPr>
      <w:sdtEndPr/>
      <w:sdtContent>
        <w:p w14:paraId="3648CEF2" w14:textId="77777777" w:rsidR="00186588" w:rsidRPr="00186588" w:rsidRDefault="00186588">
          <w:pPr>
            <w:divId w:val="2108386482"/>
            <w:rPr>
              <w:rFonts w:ascii="Times New Roman" w:eastAsia="Times New Roman" w:hAnsi="Times New Roman" w:cs="Times New Roman"/>
              <w:color w:val="000000"/>
            </w:rPr>
          </w:pPr>
        </w:p>
        <w:p w14:paraId="2237DC61" w14:textId="77777777" w:rsidR="00186588" w:rsidRPr="00186588" w:rsidRDefault="00186588">
          <w:pPr>
            <w:pStyle w:val="csl-entry"/>
            <w:divId w:val="2108386482"/>
            <w:rPr>
              <w:color w:val="000000"/>
            </w:rPr>
          </w:pPr>
          <w:r w:rsidRPr="00186588">
            <w:rPr>
              <w:color w:val="000000"/>
            </w:rPr>
            <w:t xml:space="preserve">1. Hanahan D. Hallmarks of Cancer: New Dimensions. Cancer </w:t>
          </w:r>
          <w:proofErr w:type="spellStart"/>
          <w:r w:rsidRPr="00186588">
            <w:rPr>
              <w:color w:val="000000"/>
            </w:rPr>
            <w:t>Discov</w:t>
          </w:r>
          <w:proofErr w:type="spellEnd"/>
          <w:r w:rsidRPr="00186588">
            <w:rPr>
              <w:color w:val="000000"/>
            </w:rPr>
            <w:t>. 2022;12(1):31–46.</w:t>
          </w:r>
        </w:p>
        <w:p w14:paraId="540E2D22" w14:textId="77777777" w:rsidR="00186588" w:rsidRPr="00186588" w:rsidRDefault="00186588">
          <w:pPr>
            <w:pStyle w:val="csl-entry"/>
            <w:divId w:val="2108386482"/>
            <w:rPr>
              <w:color w:val="000000"/>
            </w:rPr>
          </w:pPr>
          <w:r w:rsidRPr="00186588">
            <w:rPr>
              <w:color w:val="000000"/>
            </w:rPr>
            <w:t xml:space="preserve">2. </w:t>
          </w:r>
          <w:proofErr w:type="spellStart"/>
          <w:r w:rsidRPr="00186588">
            <w:rPr>
              <w:color w:val="000000"/>
            </w:rPr>
            <w:t>Kalluri</w:t>
          </w:r>
          <w:proofErr w:type="spellEnd"/>
          <w:r w:rsidRPr="00186588">
            <w:rPr>
              <w:color w:val="000000"/>
            </w:rPr>
            <w:t xml:space="preserve"> R. EMT: When epithelial cells decide to become mesenchymal-like cells. J Clin Invest. 2009;119(6):1417–9.</w:t>
          </w:r>
        </w:p>
        <w:p w14:paraId="3EE65E86" w14:textId="77777777" w:rsidR="00186588" w:rsidRPr="00186588" w:rsidRDefault="00186588">
          <w:pPr>
            <w:pStyle w:val="csl-entry"/>
            <w:divId w:val="2108386482"/>
            <w:rPr>
              <w:color w:val="000000"/>
            </w:rPr>
          </w:pPr>
          <w:r w:rsidRPr="00186588">
            <w:rPr>
              <w:color w:val="000000"/>
            </w:rPr>
            <w:t xml:space="preserve">3. Hay ED. The mesenchymal cell, its role in the embryo, and the remarkable signaling mechanisms that create it. Dev </w:t>
          </w:r>
          <w:proofErr w:type="spellStart"/>
          <w:r w:rsidRPr="00186588">
            <w:rPr>
              <w:color w:val="000000"/>
            </w:rPr>
            <w:t>Dynam</w:t>
          </w:r>
          <w:proofErr w:type="spellEnd"/>
          <w:r w:rsidRPr="00186588">
            <w:rPr>
              <w:color w:val="000000"/>
            </w:rPr>
            <w:t>. 2005;233(3):706–20.</w:t>
          </w:r>
        </w:p>
        <w:p w14:paraId="26C5071C" w14:textId="77777777" w:rsidR="00186588" w:rsidRPr="00186588" w:rsidRDefault="00186588">
          <w:pPr>
            <w:pStyle w:val="csl-entry"/>
            <w:divId w:val="2108386482"/>
            <w:rPr>
              <w:color w:val="000000"/>
            </w:rPr>
          </w:pPr>
          <w:r w:rsidRPr="00186588">
            <w:rPr>
              <w:color w:val="000000"/>
            </w:rPr>
            <w:t xml:space="preserve">4. </w:t>
          </w:r>
          <w:proofErr w:type="spellStart"/>
          <w:r w:rsidRPr="00186588">
            <w:rPr>
              <w:color w:val="000000"/>
            </w:rPr>
            <w:t>Pietilä</w:t>
          </w:r>
          <w:proofErr w:type="spellEnd"/>
          <w:r w:rsidRPr="00186588">
            <w:rPr>
              <w:color w:val="000000"/>
            </w:rPr>
            <w:t xml:space="preserve"> M, </w:t>
          </w:r>
          <w:proofErr w:type="spellStart"/>
          <w:r w:rsidRPr="00186588">
            <w:rPr>
              <w:color w:val="000000"/>
            </w:rPr>
            <w:t>Ivaska</w:t>
          </w:r>
          <w:proofErr w:type="spellEnd"/>
          <w:r w:rsidRPr="00186588">
            <w:rPr>
              <w:color w:val="000000"/>
            </w:rPr>
            <w:t xml:space="preserve"> J, Mani SA. Whom to blame for metastasis, the epithelial–mesenchymal transition or the tumor microenvironment? Cancer Lett. 2016;380(1):359–68.</w:t>
          </w:r>
        </w:p>
        <w:p w14:paraId="6FAE7B23" w14:textId="77777777" w:rsidR="00186588" w:rsidRPr="00186588" w:rsidRDefault="00186588">
          <w:pPr>
            <w:pStyle w:val="csl-entry"/>
            <w:divId w:val="2108386482"/>
            <w:rPr>
              <w:color w:val="000000"/>
            </w:rPr>
          </w:pPr>
          <w:r w:rsidRPr="00186588">
            <w:rPr>
              <w:color w:val="000000"/>
            </w:rPr>
            <w:t xml:space="preserve">5. Talbot LJ, Bhattacharya SD, </w:t>
          </w:r>
          <w:proofErr w:type="spellStart"/>
          <w:r w:rsidRPr="00186588">
            <w:rPr>
              <w:color w:val="000000"/>
            </w:rPr>
            <w:t>Kuo</w:t>
          </w:r>
          <w:proofErr w:type="spellEnd"/>
          <w:r w:rsidRPr="00186588">
            <w:rPr>
              <w:color w:val="000000"/>
            </w:rPr>
            <w:t xml:space="preserve"> PC. Epithelial-mesenchymal transition, the tumor microenvironment, and metastatic behavior of epithelial malignancies. Int J </w:t>
          </w:r>
          <w:proofErr w:type="spellStart"/>
          <w:r w:rsidRPr="00186588">
            <w:rPr>
              <w:color w:val="000000"/>
            </w:rPr>
            <w:t>Biochem</w:t>
          </w:r>
          <w:proofErr w:type="spellEnd"/>
          <w:r w:rsidRPr="00186588">
            <w:rPr>
              <w:color w:val="000000"/>
            </w:rPr>
            <w:t xml:space="preserve"> Mol Biol. 2012 May 18;3(2):117–36.</w:t>
          </w:r>
        </w:p>
        <w:p w14:paraId="13B6CFE0" w14:textId="77777777" w:rsidR="00186588" w:rsidRPr="00186588" w:rsidRDefault="00186588">
          <w:pPr>
            <w:pStyle w:val="csl-entry"/>
            <w:divId w:val="2108386482"/>
            <w:rPr>
              <w:color w:val="000000"/>
            </w:rPr>
          </w:pPr>
          <w:r w:rsidRPr="00186588">
            <w:rPr>
              <w:color w:val="000000"/>
            </w:rPr>
            <w:t xml:space="preserve">6. Cho ES, Kang HE, Kim NH, </w:t>
          </w:r>
          <w:proofErr w:type="spellStart"/>
          <w:r w:rsidRPr="00186588">
            <w:rPr>
              <w:color w:val="000000"/>
            </w:rPr>
            <w:t>Yook</w:t>
          </w:r>
          <w:proofErr w:type="spellEnd"/>
          <w:r w:rsidRPr="00186588">
            <w:rPr>
              <w:color w:val="000000"/>
            </w:rPr>
            <w:t xml:space="preserve"> JI. Therapeutic implications of cancer epithelial-mesenchymal transition (EMT). Arch Pharm Res. 2019;42(1):14–24.</w:t>
          </w:r>
        </w:p>
        <w:p w14:paraId="6751760D" w14:textId="77777777" w:rsidR="00186588" w:rsidRPr="00186588" w:rsidRDefault="00186588">
          <w:pPr>
            <w:pStyle w:val="csl-entry"/>
            <w:divId w:val="2108386482"/>
            <w:rPr>
              <w:color w:val="000000"/>
            </w:rPr>
          </w:pPr>
          <w:r w:rsidRPr="00186588">
            <w:rPr>
              <w:color w:val="000000"/>
            </w:rPr>
            <w:t xml:space="preserve">7. Lu M, Jolly MK, Levine H, </w:t>
          </w:r>
          <w:proofErr w:type="spellStart"/>
          <w:r w:rsidRPr="00186588">
            <w:rPr>
              <w:color w:val="000000"/>
            </w:rPr>
            <w:t>Onuchic</w:t>
          </w:r>
          <w:proofErr w:type="spellEnd"/>
          <w:r w:rsidRPr="00186588">
            <w:rPr>
              <w:color w:val="000000"/>
            </w:rPr>
            <w:t xml:space="preserve"> JN, Ben-Jacob E. MicroRNA-based regulation of epithelial–hybrid–mesenchymal fate determination. Proc National </w:t>
          </w:r>
          <w:proofErr w:type="spellStart"/>
          <w:r w:rsidRPr="00186588">
            <w:rPr>
              <w:color w:val="000000"/>
            </w:rPr>
            <w:t>Acad</w:t>
          </w:r>
          <w:proofErr w:type="spellEnd"/>
          <w:r w:rsidRPr="00186588">
            <w:rPr>
              <w:color w:val="000000"/>
            </w:rPr>
            <w:t xml:space="preserve"> Sci. 2013;110(45):18144–9.</w:t>
          </w:r>
        </w:p>
        <w:p w14:paraId="3B2ABAF9" w14:textId="77777777" w:rsidR="00186588" w:rsidRPr="00186588" w:rsidRDefault="00186588">
          <w:pPr>
            <w:pStyle w:val="csl-entry"/>
            <w:divId w:val="2108386482"/>
            <w:rPr>
              <w:color w:val="000000"/>
            </w:rPr>
          </w:pPr>
          <w:r w:rsidRPr="00186588">
            <w:rPr>
              <w:color w:val="000000"/>
            </w:rPr>
            <w:t xml:space="preserve">8. </w:t>
          </w:r>
          <w:proofErr w:type="spellStart"/>
          <w:r w:rsidRPr="00186588">
            <w:rPr>
              <w:color w:val="000000"/>
            </w:rPr>
            <w:t>Saitoh</w:t>
          </w:r>
          <w:proofErr w:type="spellEnd"/>
          <w:r w:rsidRPr="00186588">
            <w:rPr>
              <w:color w:val="000000"/>
            </w:rPr>
            <w:t xml:space="preserve"> M. Involvement of partial EMT in cancer progression. J </w:t>
          </w:r>
          <w:proofErr w:type="spellStart"/>
          <w:r w:rsidRPr="00186588">
            <w:rPr>
              <w:color w:val="000000"/>
            </w:rPr>
            <w:t>Biochem</w:t>
          </w:r>
          <w:proofErr w:type="spellEnd"/>
          <w:r w:rsidRPr="00186588">
            <w:rPr>
              <w:color w:val="000000"/>
            </w:rPr>
            <w:t>. 2018;164(4):257–64.</w:t>
          </w:r>
        </w:p>
        <w:p w14:paraId="7153ABA9" w14:textId="77777777" w:rsidR="00186588" w:rsidRPr="00186588" w:rsidRDefault="00186588">
          <w:pPr>
            <w:pStyle w:val="csl-entry"/>
            <w:divId w:val="2108386482"/>
            <w:rPr>
              <w:color w:val="000000"/>
            </w:rPr>
          </w:pPr>
          <w:r w:rsidRPr="00186588">
            <w:rPr>
              <w:color w:val="000000"/>
            </w:rPr>
            <w:t xml:space="preserve">9. Saxena K, Jolly MK, Balamurugan K. Hypoxia, partial EMT and collective migration: Emerging culprits in metastasis. </w:t>
          </w:r>
          <w:proofErr w:type="spellStart"/>
          <w:r w:rsidRPr="00186588">
            <w:rPr>
              <w:color w:val="000000"/>
            </w:rPr>
            <w:t>Transl</w:t>
          </w:r>
          <w:proofErr w:type="spellEnd"/>
          <w:r w:rsidRPr="00186588">
            <w:rPr>
              <w:color w:val="000000"/>
            </w:rPr>
            <w:t xml:space="preserve"> Oncol. 2020;13(11):100845.</w:t>
          </w:r>
        </w:p>
        <w:p w14:paraId="31ED5DFE" w14:textId="77777777" w:rsidR="00186588" w:rsidRPr="00186588" w:rsidRDefault="00186588">
          <w:pPr>
            <w:pStyle w:val="csl-entry"/>
            <w:divId w:val="2108386482"/>
            <w:rPr>
              <w:color w:val="000000"/>
            </w:rPr>
          </w:pPr>
          <w:r w:rsidRPr="00186588">
            <w:rPr>
              <w:color w:val="000000"/>
            </w:rPr>
            <w:t xml:space="preserve">10. Bakir B, </w:t>
          </w:r>
          <w:proofErr w:type="spellStart"/>
          <w:r w:rsidRPr="00186588">
            <w:rPr>
              <w:color w:val="000000"/>
            </w:rPr>
            <w:t>Chiarella</w:t>
          </w:r>
          <w:proofErr w:type="spellEnd"/>
          <w:r w:rsidRPr="00186588">
            <w:rPr>
              <w:color w:val="000000"/>
            </w:rPr>
            <w:t xml:space="preserve"> AM, </w:t>
          </w:r>
          <w:proofErr w:type="spellStart"/>
          <w:r w:rsidRPr="00186588">
            <w:rPr>
              <w:color w:val="000000"/>
            </w:rPr>
            <w:t>Pitarresi</w:t>
          </w:r>
          <w:proofErr w:type="spellEnd"/>
          <w:r w:rsidRPr="00186588">
            <w:rPr>
              <w:color w:val="000000"/>
            </w:rPr>
            <w:t xml:space="preserve"> JR, </w:t>
          </w:r>
          <w:proofErr w:type="spellStart"/>
          <w:r w:rsidRPr="00186588">
            <w:rPr>
              <w:color w:val="000000"/>
            </w:rPr>
            <w:t>Rustgi</w:t>
          </w:r>
          <w:proofErr w:type="spellEnd"/>
          <w:r w:rsidRPr="00186588">
            <w:rPr>
              <w:color w:val="000000"/>
            </w:rPr>
            <w:t xml:space="preserve"> AK. EMT, MET, Plasticity, and Tumor Metastasis. Trends Cell Biol. 2020;30(10):764–76.</w:t>
          </w:r>
        </w:p>
        <w:p w14:paraId="7A3BACD1" w14:textId="77777777" w:rsidR="00186588" w:rsidRPr="00186588" w:rsidRDefault="00186588">
          <w:pPr>
            <w:pStyle w:val="csl-entry"/>
            <w:divId w:val="2108386482"/>
            <w:rPr>
              <w:color w:val="000000"/>
            </w:rPr>
          </w:pPr>
          <w:r w:rsidRPr="00186588">
            <w:rPr>
              <w:color w:val="000000"/>
            </w:rPr>
            <w:t xml:space="preserve">11. </w:t>
          </w:r>
          <w:proofErr w:type="spellStart"/>
          <w:r w:rsidRPr="00186588">
            <w:rPr>
              <w:color w:val="000000"/>
            </w:rPr>
            <w:t>Pastushenko</w:t>
          </w:r>
          <w:proofErr w:type="spellEnd"/>
          <w:r w:rsidRPr="00186588">
            <w:rPr>
              <w:color w:val="000000"/>
            </w:rPr>
            <w:t xml:space="preserve"> I, </w:t>
          </w:r>
          <w:proofErr w:type="spellStart"/>
          <w:r w:rsidRPr="00186588">
            <w:rPr>
              <w:color w:val="000000"/>
            </w:rPr>
            <w:t>Blanpain</w:t>
          </w:r>
          <w:proofErr w:type="spellEnd"/>
          <w:r w:rsidRPr="00186588">
            <w:rPr>
              <w:color w:val="000000"/>
            </w:rPr>
            <w:t xml:space="preserve"> C. EMT Transition States during Tumor Progression and Metastasis. Trends Cell Biol. 2018;29(3):212–26.</w:t>
          </w:r>
        </w:p>
        <w:p w14:paraId="5E61BC12" w14:textId="77777777" w:rsidR="00186588" w:rsidRPr="00186588" w:rsidRDefault="00186588">
          <w:pPr>
            <w:pStyle w:val="csl-entry"/>
            <w:divId w:val="2108386482"/>
            <w:rPr>
              <w:color w:val="000000"/>
            </w:rPr>
          </w:pPr>
          <w:r w:rsidRPr="00186588">
            <w:rPr>
              <w:color w:val="000000"/>
            </w:rPr>
            <w:t xml:space="preserve">12. </w:t>
          </w:r>
          <w:proofErr w:type="spellStart"/>
          <w:r w:rsidRPr="00186588">
            <w:rPr>
              <w:color w:val="000000"/>
            </w:rPr>
            <w:t>Fustaino</w:t>
          </w:r>
          <w:proofErr w:type="spellEnd"/>
          <w:r w:rsidRPr="00186588">
            <w:rPr>
              <w:color w:val="000000"/>
            </w:rPr>
            <w:t xml:space="preserve"> V, </w:t>
          </w:r>
          <w:proofErr w:type="spellStart"/>
          <w:r w:rsidRPr="00186588">
            <w:rPr>
              <w:color w:val="000000"/>
            </w:rPr>
            <w:t>Presutti</w:t>
          </w:r>
          <w:proofErr w:type="spellEnd"/>
          <w:r w:rsidRPr="00186588">
            <w:rPr>
              <w:color w:val="000000"/>
            </w:rPr>
            <w:t xml:space="preserve"> D, Colombo T, </w:t>
          </w:r>
          <w:proofErr w:type="spellStart"/>
          <w:r w:rsidRPr="00186588">
            <w:rPr>
              <w:color w:val="000000"/>
            </w:rPr>
            <w:t>Cardinali</w:t>
          </w:r>
          <w:proofErr w:type="spellEnd"/>
          <w:r w:rsidRPr="00186588">
            <w:rPr>
              <w:color w:val="000000"/>
            </w:rPr>
            <w:t xml:space="preserve"> B, </w:t>
          </w:r>
          <w:proofErr w:type="spellStart"/>
          <w:r w:rsidRPr="00186588">
            <w:rPr>
              <w:color w:val="000000"/>
            </w:rPr>
            <w:t>Papoff</w:t>
          </w:r>
          <w:proofErr w:type="spellEnd"/>
          <w:r w:rsidRPr="00186588">
            <w:rPr>
              <w:color w:val="000000"/>
            </w:rPr>
            <w:t xml:space="preserve"> G, Brandi R, et al. Characterization of epithelial-mesenchymal transition intermediate/hybrid phenotypes associated to resistance to EGFR inhibitors in non-small cell lung cancer cell lines. </w:t>
          </w:r>
          <w:proofErr w:type="spellStart"/>
          <w:r w:rsidRPr="00186588">
            <w:rPr>
              <w:color w:val="000000"/>
            </w:rPr>
            <w:t>Oncotarget</w:t>
          </w:r>
          <w:proofErr w:type="spellEnd"/>
          <w:r w:rsidRPr="00186588">
            <w:rPr>
              <w:color w:val="000000"/>
            </w:rPr>
            <w:t>. 2017;8(61):103340–63.</w:t>
          </w:r>
        </w:p>
        <w:p w14:paraId="6678D8FA" w14:textId="77777777" w:rsidR="00186588" w:rsidRPr="00186588" w:rsidRDefault="00186588">
          <w:pPr>
            <w:pStyle w:val="csl-entry"/>
            <w:divId w:val="2108386482"/>
            <w:rPr>
              <w:color w:val="000000"/>
            </w:rPr>
          </w:pPr>
          <w:r w:rsidRPr="00186588">
            <w:rPr>
              <w:color w:val="000000"/>
            </w:rPr>
            <w:t xml:space="preserve">13. George JT, Jolly MK, Xu J, </w:t>
          </w:r>
          <w:proofErr w:type="spellStart"/>
          <w:r w:rsidRPr="00186588">
            <w:rPr>
              <w:color w:val="000000"/>
            </w:rPr>
            <w:t>Somarelli</w:t>
          </w:r>
          <w:proofErr w:type="spellEnd"/>
          <w:r w:rsidRPr="00186588">
            <w:rPr>
              <w:color w:val="000000"/>
            </w:rPr>
            <w:t xml:space="preserve"> J, Levine H. Survival outcomes in cancer patients predicted by a partial EMT gene expression scoring metric. Cancer Res. 2017;77(22</w:t>
          </w:r>
          <w:proofErr w:type="gramStart"/>
          <w:r w:rsidRPr="00186588">
            <w:rPr>
              <w:color w:val="000000"/>
            </w:rPr>
            <w:t>):canres</w:t>
          </w:r>
          <w:proofErr w:type="gramEnd"/>
          <w:r w:rsidRPr="00186588">
            <w:rPr>
              <w:color w:val="000000"/>
            </w:rPr>
            <w:t>.3521.2016.</w:t>
          </w:r>
        </w:p>
        <w:p w14:paraId="4528D1E0" w14:textId="77777777" w:rsidR="00186588" w:rsidRPr="00186588" w:rsidRDefault="00186588">
          <w:pPr>
            <w:pStyle w:val="csl-entry"/>
            <w:divId w:val="2108386482"/>
            <w:rPr>
              <w:color w:val="000000"/>
            </w:rPr>
          </w:pPr>
          <w:r w:rsidRPr="00186588">
            <w:rPr>
              <w:color w:val="000000"/>
            </w:rPr>
            <w:t xml:space="preserve">14. Jolly MK, Tripathi SC, Jia D, Mooney SM, </w:t>
          </w:r>
          <w:proofErr w:type="spellStart"/>
          <w:r w:rsidRPr="00186588">
            <w:rPr>
              <w:color w:val="000000"/>
            </w:rPr>
            <w:t>Celiktas</w:t>
          </w:r>
          <w:proofErr w:type="spellEnd"/>
          <w:r w:rsidRPr="00186588">
            <w:rPr>
              <w:color w:val="000000"/>
            </w:rPr>
            <w:t xml:space="preserve"> M, </w:t>
          </w:r>
          <w:proofErr w:type="spellStart"/>
          <w:r w:rsidRPr="00186588">
            <w:rPr>
              <w:color w:val="000000"/>
            </w:rPr>
            <w:t>Hanash</w:t>
          </w:r>
          <w:proofErr w:type="spellEnd"/>
          <w:r w:rsidRPr="00186588">
            <w:rPr>
              <w:color w:val="000000"/>
            </w:rPr>
            <w:t xml:space="preserve"> SM, et al. Stability of the hybrid epithelial/mesenchymal phenotype. </w:t>
          </w:r>
          <w:proofErr w:type="spellStart"/>
          <w:r w:rsidRPr="00186588">
            <w:rPr>
              <w:color w:val="000000"/>
            </w:rPr>
            <w:t>Oncotarget</w:t>
          </w:r>
          <w:proofErr w:type="spellEnd"/>
          <w:r w:rsidRPr="00186588">
            <w:rPr>
              <w:color w:val="000000"/>
            </w:rPr>
            <w:t>. 2016;7(19):27067–84.</w:t>
          </w:r>
        </w:p>
        <w:p w14:paraId="4A085D29" w14:textId="77777777" w:rsidR="00186588" w:rsidRPr="00186588" w:rsidRDefault="00186588">
          <w:pPr>
            <w:pStyle w:val="csl-entry"/>
            <w:divId w:val="2108386482"/>
            <w:rPr>
              <w:color w:val="000000"/>
            </w:rPr>
          </w:pPr>
          <w:r w:rsidRPr="00186588">
            <w:rPr>
              <w:color w:val="000000"/>
            </w:rPr>
            <w:t xml:space="preserve">15. </w:t>
          </w:r>
          <w:proofErr w:type="spellStart"/>
          <w:r w:rsidRPr="00186588">
            <w:rPr>
              <w:color w:val="000000"/>
            </w:rPr>
            <w:t>Pastushenko</w:t>
          </w:r>
          <w:proofErr w:type="spellEnd"/>
          <w:r w:rsidRPr="00186588">
            <w:rPr>
              <w:color w:val="000000"/>
            </w:rPr>
            <w:t xml:space="preserve"> I, </w:t>
          </w:r>
          <w:proofErr w:type="spellStart"/>
          <w:r w:rsidRPr="00186588">
            <w:rPr>
              <w:color w:val="000000"/>
            </w:rPr>
            <w:t>Brisebarre</w:t>
          </w:r>
          <w:proofErr w:type="spellEnd"/>
          <w:r w:rsidRPr="00186588">
            <w:rPr>
              <w:color w:val="000000"/>
            </w:rPr>
            <w:t xml:space="preserve"> A, </w:t>
          </w:r>
          <w:proofErr w:type="spellStart"/>
          <w:r w:rsidRPr="00186588">
            <w:rPr>
              <w:color w:val="000000"/>
            </w:rPr>
            <w:t>Sifrim</w:t>
          </w:r>
          <w:proofErr w:type="spellEnd"/>
          <w:r w:rsidRPr="00186588">
            <w:rPr>
              <w:color w:val="000000"/>
            </w:rPr>
            <w:t xml:space="preserve"> A, Fioramonti M, </w:t>
          </w:r>
          <w:proofErr w:type="spellStart"/>
          <w:r w:rsidRPr="00186588">
            <w:rPr>
              <w:color w:val="000000"/>
            </w:rPr>
            <w:t>Revenco</w:t>
          </w:r>
          <w:proofErr w:type="spellEnd"/>
          <w:r w:rsidRPr="00186588">
            <w:rPr>
              <w:color w:val="000000"/>
            </w:rPr>
            <w:t xml:space="preserve"> T, </w:t>
          </w:r>
          <w:proofErr w:type="spellStart"/>
          <w:r w:rsidRPr="00186588">
            <w:rPr>
              <w:color w:val="000000"/>
            </w:rPr>
            <w:t>Boumahdi</w:t>
          </w:r>
          <w:proofErr w:type="spellEnd"/>
          <w:r w:rsidRPr="00186588">
            <w:rPr>
              <w:color w:val="000000"/>
            </w:rPr>
            <w:t xml:space="preserve"> S, et al. Identification of the </w:t>
          </w:r>
          <w:proofErr w:type="spellStart"/>
          <w:r w:rsidRPr="00186588">
            <w:rPr>
              <w:color w:val="000000"/>
            </w:rPr>
            <w:t>tumour</w:t>
          </w:r>
          <w:proofErr w:type="spellEnd"/>
          <w:r w:rsidRPr="00186588">
            <w:rPr>
              <w:color w:val="000000"/>
            </w:rPr>
            <w:t xml:space="preserve"> transition states occurring during EMT. Nature. 2018;556(7702):463–8.</w:t>
          </w:r>
        </w:p>
        <w:p w14:paraId="3DEABF1E" w14:textId="77777777" w:rsidR="00186588" w:rsidRPr="00186588" w:rsidRDefault="00186588">
          <w:pPr>
            <w:pStyle w:val="csl-entry"/>
            <w:divId w:val="2108386482"/>
            <w:rPr>
              <w:color w:val="000000"/>
            </w:rPr>
          </w:pPr>
          <w:r w:rsidRPr="00186588">
            <w:rPr>
              <w:color w:val="000000"/>
            </w:rPr>
            <w:t xml:space="preserve">16. </w:t>
          </w:r>
          <w:proofErr w:type="spellStart"/>
          <w:r w:rsidRPr="00186588">
            <w:rPr>
              <w:color w:val="000000"/>
            </w:rPr>
            <w:t>Simeonov</w:t>
          </w:r>
          <w:proofErr w:type="spellEnd"/>
          <w:r w:rsidRPr="00186588">
            <w:rPr>
              <w:color w:val="000000"/>
            </w:rPr>
            <w:t xml:space="preserve"> KP, </w:t>
          </w:r>
          <w:proofErr w:type="spellStart"/>
          <w:r w:rsidRPr="00186588">
            <w:rPr>
              <w:color w:val="000000"/>
            </w:rPr>
            <w:t>Byrns</w:t>
          </w:r>
          <w:proofErr w:type="spellEnd"/>
          <w:r w:rsidRPr="00186588">
            <w:rPr>
              <w:color w:val="000000"/>
            </w:rPr>
            <w:t xml:space="preserve"> CN, Clark ML, </w:t>
          </w:r>
          <w:proofErr w:type="spellStart"/>
          <w:r w:rsidRPr="00186588">
            <w:rPr>
              <w:color w:val="000000"/>
            </w:rPr>
            <w:t>Norgard</w:t>
          </w:r>
          <w:proofErr w:type="spellEnd"/>
          <w:r w:rsidRPr="00186588">
            <w:rPr>
              <w:color w:val="000000"/>
            </w:rPr>
            <w:t xml:space="preserve"> RJ, Martin B, Stanger BZ, et al. Single-cell lineage tracing of metastatic cancer reveals selection of hybrid EMT states. Cancer Cell. 2021;39(8):1150-1162.e9.</w:t>
          </w:r>
        </w:p>
        <w:p w14:paraId="71B2B7D7" w14:textId="77777777" w:rsidR="00186588" w:rsidRPr="00186588" w:rsidRDefault="00186588">
          <w:pPr>
            <w:pStyle w:val="csl-entry"/>
            <w:divId w:val="2108386482"/>
            <w:rPr>
              <w:color w:val="000000"/>
            </w:rPr>
          </w:pPr>
          <w:r w:rsidRPr="00186588">
            <w:rPr>
              <w:color w:val="000000"/>
            </w:rPr>
            <w:t xml:space="preserve">17. Dey P, Kimmelman AC, DePinho RA. Metabolic </w:t>
          </w:r>
          <w:proofErr w:type="spellStart"/>
          <w:r w:rsidRPr="00186588">
            <w:rPr>
              <w:color w:val="000000"/>
            </w:rPr>
            <w:t>Codependencies</w:t>
          </w:r>
          <w:proofErr w:type="spellEnd"/>
          <w:r w:rsidRPr="00186588">
            <w:rPr>
              <w:color w:val="000000"/>
            </w:rPr>
            <w:t xml:space="preserve"> in the Tumor Microenvironment. Cancer </w:t>
          </w:r>
          <w:proofErr w:type="spellStart"/>
          <w:r w:rsidRPr="00186588">
            <w:rPr>
              <w:color w:val="000000"/>
            </w:rPr>
            <w:t>Discov</w:t>
          </w:r>
          <w:proofErr w:type="spellEnd"/>
          <w:r w:rsidRPr="00186588">
            <w:rPr>
              <w:color w:val="000000"/>
            </w:rPr>
            <w:t xml:space="preserve">. </w:t>
          </w:r>
          <w:proofErr w:type="gramStart"/>
          <w:r w:rsidRPr="00186588">
            <w:rPr>
              <w:color w:val="000000"/>
            </w:rPr>
            <w:t>2021;candisc</w:t>
          </w:r>
          <w:proofErr w:type="gramEnd"/>
          <w:r w:rsidRPr="00186588">
            <w:rPr>
              <w:color w:val="000000"/>
            </w:rPr>
            <w:t>.1211.2020.</w:t>
          </w:r>
        </w:p>
        <w:p w14:paraId="70439A0E" w14:textId="77777777" w:rsidR="00186588" w:rsidRPr="00186588" w:rsidRDefault="00186588">
          <w:pPr>
            <w:pStyle w:val="csl-entry"/>
            <w:divId w:val="2108386482"/>
            <w:rPr>
              <w:color w:val="000000"/>
            </w:rPr>
          </w:pPr>
          <w:r w:rsidRPr="00186588">
            <w:rPr>
              <w:color w:val="000000"/>
            </w:rPr>
            <w:t xml:space="preserve">18. Warburg O, Wind F, </w:t>
          </w:r>
          <w:proofErr w:type="spellStart"/>
          <w:r w:rsidRPr="00186588">
            <w:rPr>
              <w:color w:val="000000"/>
            </w:rPr>
            <w:t>Negelein</w:t>
          </w:r>
          <w:proofErr w:type="spellEnd"/>
          <w:r w:rsidRPr="00186588">
            <w:rPr>
              <w:color w:val="000000"/>
            </w:rPr>
            <w:t xml:space="preserve"> E. THE METABOLISM OF TUMORS IN THE BODY. J Gen Physiol. 1927;8(6):519–30.</w:t>
          </w:r>
        </w:p>
        <w:p w14:paraId="6C79FB1A" w14:textId="77777777" w:rsidR="00186588" w:rsidRPr="00186588" w:rsidRDefault="00186588">
          <w:pPr>
            <w:pStyle w:val="csl-entry"/>
            <w:divId w:val="2108386482"/>
            <w:rPr>
              <w:color w:val="000000"/>
            </w:rPr>
          </w:pPr>
          <w:r w:rsidRPr="00186588">
            <w:rPr>
              <w:color w:val="000000"/>
            </w:rPr>
            <w:t xml:space="preserve">19. </w:t>
          </w:r>
          <w:proofErr w:type="spellStart"/>
          <w:r w:rsidRPr="00186588">
            <w:rPr>
              <w:color w:val="000000"/>
            </w:rPr>
            <w:t>Liberti</w:t>
          </w:r>
          <w:proofErr w:type="spellEnd"/>
          <w:r w:rsidRPr="00186588">
            <w:rPr>
              <w:color w:val="000000"/>
            </w:rPr>
            <w:t xml:space="preserve"> MV, </w:t>
          </w:r>
          <w:proofErr w:type="spellStart"/>
          <w:r w:rsidRPr="00186588">
            <w:rPr>
              <w:color w:val="000000"/>
            </w:rPr>
            <w:t>Locasale</w:t>
          </w:r>
          <w:proofErr w:type="spellEnd"/>
          <w:r w:rsidRPr="00186588">
            <w:rPr>
              <w:color w:val="000000"/>
            </w:rPr>
            <w:t xml:space="preserve"> JW. The Warburg Effect: How Does it Benefit Cancer Cells? Trends </w:t>
          </w:r>
          <w:proofErr w:type="spellStart"/>
          <w:r w:rsidRPr="00186588">
            <w:rPr>
              <w:color w:val="000000"/>
            </w:rPr>
            <w:t>Biochem</w:t>
          </w:r>
          <w:proofErr w:type="spellEnd"/>
          <w:r w:rsidRPr="00186588">
            <w:rPr>
              <w:color w:val="000000"/>
            </w:rPr>
            <w:t xml:space="preserve"> Sci. 2016;41(3):211–8.</w:t>
          </w:r>
        </w:p>
        <w:p w14:paraId="1EA30391" w14:textId="77777777" w:rsidR="00186588" w:rsidRPr="00186588" w:rsidRDefault="00186588">
          <w:pPr>
            <w:pStyle w:val="csl-entry"/>
            <w:divId w:val="2108386482"/>
            <w:rPr>
              <w:color w:val="000000"/>
            </w:rPr>
          </w:pPr>
          <w:r w:rsidRPr="00186588">
            <w:rPr>
              <w:color w:val="000000"/>
            </w:rPr>
            <w:t xml:space="preserve">20. Ohshima K, </w:t>
          </w:r>
          <w:proofErr w:type="spellStart"/>
          <w:r w:rsidRPr="00186588">
            <w:rPr>
              <w:color w:val="000000"/>
            </w:rPr>
            <w:t>Morii</w:t>
          </w:r>
          <w:proofErr w:type="spellEnd"/>
          <w:r w:rsidRPr="00186588">
            <w:rPr>
              <w:color w:val="000000"/>
            </w:rPr>
            <w:t xml:space="preserve"> E. Metabolic Reprogramming of Cancer Cells during Tumor Progression and Metastasis. Metabolites. 2021;11(1):28.</w:t>
          </w:r>
        </w:p>
        <w:p w14:paraId="6ECC9389" w14:textId="77777777" w:rsidR="00186588" w:rsidRPr="00186588" w:rsidRDefault="00186588">
          <w:pPr>
            <w:pStyle w:val="csl-entry"/>
            <w:divId w:val="2108386482"/>
            <w:rPr>
              <w:color w:val="000000"/>
            </w:rPr>
          </w:pPr>
          <w:r w:rsidRPr="00186588">
            <w:rPr>
              <w:color w:val="000000"/>
            </w:rPr>
            <w:t xml:space="preserve">21. Carvalho TMA, Cardoso HJ, </w:t>
          </w:r>
          <w:proofErr w:type="spellStart"/>
          <w:r w:rsidRPr="00186588">
            <w:rPr>
              <w:color w:val="000000"/>
            </w:rPr>
            <w:t>Figueira</w:t>
          </w:r>
          <w:proofErr w:type="spellEnd"/>
          <w:r w:rsidRPr="00186588">
            <w:rPr>
              <w:color w:val="000000"/>
            </w:rPr>
            <w:t xml:space="preserve"> MI, </w:t>
          </w:r>
          <w:proofErr w:type="spellStart"/>
          <w:r w:rsidRPr="00186588">
            <w:rPr>
              <w:color w:val="000000"/>
            </w:rPr>
            <w:t>Vaz</w:t>
          </w:r>
          <w:proofErr w:type="spellEnd"/>
          <w:r w:rsidRPr="00186588">
            <w:rPr>
              <w:color w:val="000000"/>
            </w:rPr>
            <w:t xml:space="preserve"> CV, Socorro S. The peculiarities of cancer cell metabolism: A route to </w:t>
          </w:r>
          <w:proofErr w:type="spellStart"/>
          <w:r w:rsidRPr="00186588">
            <w:rPr>
              <w:color w:val="000000"/>
            </w:rPr>
            <w:t>metastasization</w:t>
          </w:r>
          <w:proofErr w:type="spellEnd"/>
          <w:r w:rsidRPr="00186588">
            <w:rPr>
              <w:color w:val="000000"/>
            </w:rPr>
            <w:t xml:space="preserve"> and a target for therapy. </w:t>
          </w:r>
          <w:proofErr w:type="spellStart"/>
          <w:r w:rsidRPr="00186588">
            <w:rPr>
              <w:color w:val="000000"/>
            </w:rPr>
            <w:t>Eur</w:t>
          </w:r>
          <w:proofErr w:type="spellEnd"/>
          <w:r w:rsidRPr="00186588">
            <w:rPr>
              <w:color w:val="000000"/>
            </w:rPr>
            <w:t xml:space="preserve"> J Med Chem. </w:t>
          </w:r>
          <w:proofErr w:type="gramStart"/>
          <w:r w:rsidRPr="00186588">
            <w:rPr>
              <w:color w:val="000000"/>
            </w:rPr>
            <w:t>2019;171:343</w:t>
          </w:r>
          <w:proofErr w:type="gramEnd"/>
          <w:r w:rsidRPr="00186588">
            <w:rPr>
              <w:color w:val="000000"/>
            </w:rPr>
            <w:t>–63.</w:t>
          </w:r>
        </w:p>
        <w:p w14:paraId="3944E203" w14:textId="77777777" w:rsidR="00186588" w:rsidRPr="00186588" w:rsidRDefault="00186588">
          <w:pPr>
            <w:pStyle w:val="csl-entry"/>
            <w:divId w:val="2108386482"/>
            <w:rPr>
              <w:color w:val="000000"/>
            </w:rPr>
          </w:pPr>
          <w:r w:rsidRPr="00186588">
            <w:rPr>
              <w:color w:val="000000"/>
            </w:rPr>
            <w:t xml:space="preserve">22. Nagao A, Kobayashi M, </w:t>
          </w:r>
          <w:proofErr w:type="spellStart"/>
          <w:r w:rsidRPr="00186588">
            <w:rPr>
              <w:color w:val="000000"/>
            </w:rPr>
            <w:t>Koyasu</w:t>
          </w:r>
          <w:proofErr w:type="spellEnd"/>
          <w:r w:rsidRPr="00186588">
            <w:rPr>
              <w:color w:val="000000"/>
            </w:rPr>
            <w:t xml:space="preserve"> S, Chow CCT, Harada H. HIF-1-Dependent Reprogramming of Glucose Metabolic Pathway of Cancer Cells and Its Therapeutic Significance. Int J Mol Sci. 2019;20(2):238.</w:t>
          </w:r>
        </w:p>
        <w:p w14:paraId="229F4EA7" w14:textId="77777777" w:rsidR="00186588" w:rsidRPr="00186588" w:rsidRDefault="00186588">
          <w:pPr>
            <w:pStyle w:val="csl-entry"/>
            <w:divId w:val="2108386482"/>
            <w:rPr>
              <w:color w:val="000000"/>
            </w:rPr>
          </w:pPr>
          <w:r w:rsidRPr="00186588">
            <w:rPr>
              <w:color w:val="000000"/>
            </w:rPr>
            <w:t>23. Cheng Y, Lu Y, Zhang D, Lian S, Liang H, Ye Y, et al. Metastatic cancer cells compensate for low energy supplies in hostile microenvironments with bioenergetic adaptation and metabolic reprogramming. Int J Oncol. 2018;53(6):2590–604.</w:t>
          </w:r>
        </w:p>
        <w:p w14:paraId="54993409" w14:textId="77777777" w:rsidR="00186588" w:rsidRPr="00186588" w:rsidRDefault="00186588">
          <w:pPr>
            <w:pStyle w:val="csl-entry"/>
            <w:divId w:val="2108386482"/>
            <w:rPr>
              <w:color w:val="000000"/>
            </w:rPr>
          </w:pPr>
          <w:r w:rsidRPr="00186588">
            <w:rPr>
              <w:color w:val="000000"/>
            </w:rPr>
            <w:t xml:space="preserve">24. Jia D, Park JH, Jung KH, Levine H, </w:t>
          </w:r>
          <w:proofErr w:type="spellStart"/>
          <w:r w:rsidRPr="00186588">
            <w:rPr>
              <w:color w:val="000000"/>
            </w:rPr>
            <w:t>Kaipparettu</w:t>
          </w:r>
          <w:proofErr w:type="spellEnd"/>
          <w:r w:rsidRPr="00186588">
            <w:rPr>
              <w:color w:val="000000"/>
            </w:rPr>
            <w:t xml:space="preserve"> BA. Elucidating the Metabolic Plasticity of Cancer: Mitochondrial Reprogramming and Hybrid Metabolic States. Cells. 2018;7(3):21.</w:t>
          </w:r>
        </w:p>
        <w:p w14:paraId="146E0F2B" w14:textId="77777777" w:rsidR="00186588" w:rsidRPr="00186588" w:rsidRDefault="00186588">
          <w:pPr>
            <w:pStyle w:val="csl-entry"/>
            <w:divId w:val="2108386482"/>
            <w:rPr>
              <w:color w:val="000000"/>
            </w:rPr>
          </w:pPr>
          <w:r w:rsidRPr="00186588">
            <w:rPr>
              <w:color w:val="000000"/>
            </w:rPr>
            <w:t>25. Yu L, Lu M, Jia D, Ma J, Ben-Jacob E, Levine H, et al. Modeling the Genetic Regulation of Cancer Metabolism: Interplay between Glycolysis and Oxidative Phosphorylation. Cancer Res. 2017;77(7):1564–74.</w:t>
          </w:r>
        </w:p>
        <w:p w14:paraId="5D48AC8D" w14:textId="77777777" w:rsidR="00186588" w:rsidRPr="00186588" w:rsidRDefault="00186588">
          <w:pPr>
            <w:pStyle w:val="csl-entry"/>
            <w:divId w:val="2108386482"/>
            <w:rPr>
              <w:color w:val="000000"/>
            </w:rPr>
          </w:pPr>
          <w:r w:rsidRPr="00186588">
            <w:rPr>
              <w:color w:val="000000"/>
            </w:rPr>
            <w:t xml:space="preserve">26. Sancho P, Burgos-Ramos E, Tavera A, </w:t>
          </w:r>
          <w:proofErr w:type="spellStart"/>
          <w:r w:rsidRPr="00186588">
            <w:rPr>
              <w:color w:val="000000"/>
            </w:rPr>
            <w:t>Bou</w:t>
          </w:r>
          <w:proofErr w:type="spellEnd"/>
          <w:r w:rsidRPr="00186588">
            <w:rPr>
              <w:color w:val="000000"/>
            </w:rPr>
            <w:t> </w:t>
          </w:r>
          <w:proofErr w:type="spellStart"/>
          <w:r w:rsidRPr="00186588">
            <w:rPr>
              <w:color w:val="000000"/>
            </w:rPr>
            <w:t>Kheir</w:t>
          </w:r>
          <w:proofErr w:type="spellEnd"/>
          <w:r w:rsidRPr="00186588">
            <w:rPr>
              <w:color w:val="000000"/>
            </w:rPr>
            <w:t xml:space="preserve"> T, </w:t>
          </w:r>
          <w:proofErr w:type="spellStart"/>
          <w:r w:rsidRPr="00186588">
            <w:rPr>
              <w:color w:val="000000"/>
            </w:rPr>
            <w:t>Jagust</w:t>
          </w:r>
          <w:proofErr w:type="spellEnd"/>
          <w:r w:rsidRPr="00186588">
            <w:rPr>
              <w:color w:val="000000"/>
            </w:rPr>
            <w:t xml:space="preserve"> P, </w:t>
          </w:r>
          <w:proofErr w:type="spellStart"/>
          <w:r w:rsidRPr="00186588">
            <w:rPr>
              <w:color w:val="000000"/>
            </w:rPr>
            <w:t>Schoenhals</w:t>
          </w:r>
          <w:proofErr w:type="spellEnd"/>
          <w:r w:rsidRPr="00186588">
            <w:rPr>
              <w:color w:val="000000"/>
            </w:rPr>
            <w:t xml:space="preserve"> M, et al. MYC/PGC-1α Balance Determines the Metabolic Phenotype and Plasticity of Pancreatic Cancer Stem Cells. Cell </w:t>
          </w:r>
          <w:proofErr w:type="spellStart"/>
          <w:r w:rsidRPr="00186588">
            <w:rPr>
              <w:color w:val="000000"/>
            </w:rPr>
            <w:t>Metab</w:t>
          </w:r>
          <w:proofErr w:type="spellEnd"/>
          <w:r w:rsidRPr="00186588">
            <w:rPr>
              <w:color w:val="000000"/>
            </w:rPr>
            <w:t>. 2015;22(4):590–605.</w:t>
          </w:r>
        </w:p>
        <w:p w14:paraId="48108573" w14:textId="77777777" w:rsidR="00186588" w:rsidRPr="00186588" w:rsidRDefault="00186588">
          <w:pPr>
            <w:pStyle w:val="csl-entry"/>
            <w:divId w:val="2108386482"/>
            <w:rPr>
              <w:color w:val="000000"/>
            </w:rPr>
          </w:pPr>
          <w:r w:rsidRPr="00186588">
            <w:rPr>
              <w:color w:val="000000"/>
            </w:rPr>
            <w:t xml:space="preserve">27. Jia D, </w:t>
          </w:r>
          <w:proofErr w:type="spellStart"/>
          <w:r w:rsidRPr="00186588">
            <w:rPr>
              <w:color w:val="000000"/>
            </w:rPr>
            <w:t>Paudel</w:t>
          </w:r>
          <w:proofErr w:type="spellEnd"/>
          <w:r w:rsidRPr="00186588">
            <w:rPr>
              <w:color w:val="000000"/>
            </w:rPr>
            <w:t xml:space="preserve"> BB, Hayford CE, Hardeman KN, Levine H, </w:t>
          </w:r>
          <w:proofErr w:type="spellStart"/>
          <w:r w:rsidRPr="00186588">
            <w:rPr>
              <w:color w:val="000000"/>
            </w:rPr>
            <w:t>Onuchic</w:t>
          </w:r>
          <w:proofErr w:type="spellEnd"/>
          <w:r w:rsidRPr="00186588">
            <w:rPr>
              <w:color w:val="000000"/>
            </w:rPr>
            <w:t xml:space="preserve"> JN, et al. Drug-Tolerant Idling Melanoma Cells Exhibit Theory-Predicted Metabolic Low-Low Phenotype. Frontiers Oncol. </w:t>
          </w:r>
          <w:proofErr w:type="gramStart"/>
          <w:r w:rsidRPr="00186588">
            <w:rPr>
              <w:color w:val="000000"/>
            </w:rPr>
            <w:t>2020;10:1426</w:t>
          </w:r>
          <w:proofErr w:type="gramEnd"/>
          <w:r w:rsidRPr="00186588">
            <w:rPr>
              <w:color w:val="000000"/>
            </w:rPr>
            <w:t>.</w:t>
          </w:r>
        </w:p>
        <w:p w14:paraId="3CDC59A7" w14:textId="77777777" w:rsidR="00186588" w:rsidRPr="00186588" w:rsidRDefault="00186588">
          <w:pPr>
            <w:pStyle w:val="csl-entry"/>
            <w:divId w:val="2108386482"/>
            <w:rPr>
              <w:color w:val="000000"/>
            </w:rPr>
          </w:pPr>
          <w:r w:rsidRPr="00186588">
            <w:rPr>
              <w:color w:val="000000"/>
            </w:rPr>
            <w:t xml:space="preserve">28. </w:t>
          </w:r>
          <w:proofErr w:type="spellStart"/>
          <w:r w:rsidRPr="00186588">
            <w:rPr>
              <w:color w:val="000000"/>
            </w:rPr>
            <w:t>LeBleu</w:t>
          </w:r>
          <w:proofErr w:type="spellEnd"/>
          <w:r w:rsidRPr="00186588">
            <w:rPr>
              <w:color w:val="000000"/>
            </w:rPr>
            <w:t xml:space="preserve"> VS, O’Connell JT, Herrera KNG, </w:t>
          </w:r>
          <w:proofErr w:type="spellStart"/>
          <w:r w:rsidRPr="00186588">
            <w:rPr>
              <w:color w:val="000000"/>
            </w:rPr>
            <w:t>Wikman</w:t>
          </w:r>
          <w:proofErr w:type="spellEnd"/>
          <w:r w:rsidRPr="00186588">
            <w:rPr>
              <w:color w:val="000000"/>
            </w:rPr>
            <w:t xml:space="preserve"> H, </w:t>
          </w:r>
          <w:proofErr w:type="spellStart"/>
          <w:r w:rsidRPr="00186588">
            <w:rPr>
              <w:color w:val="000000"/>
            </w:rPr>
            <w:t>Pantel</w:t>
          </w:r>
          <w:proofErr w:type="spellEnd"/>
          <w:r w:rsidRPr="00186588">
            <w:rPr>
              <w:color w:val="000000"/>
            </w:rPr>
            <w:t xml:space="preserve"> K, </w:t>
          </w:r>
          <w:proofErr w:type="spellStart"/>
          <w:r w:rsidRPr="00186588">
            <w:rPr>
              <w:color w:val="000000"/>
            </w:rPr>
            <w:t>Haigis</w:t>
          </w:r>
          <w:proofErr w:type="spellEnd"/>
          <w:r w:rsidRPr="00186588">
            <w:rPr>
              <w:color w:val="000000"/>
            </w:rPr>
            <w:t xml:space="preserve"> MC, et al. PGC-1α mediates mitochondrial biogenesis and oxidative phosphorylation in cancer cells to promote metastasis. Nat Cell Biol. 2014;16(10):992–1003.</w:t>
          </w:r>
        </w:p>
        <w:p w14:paraId="6C684371" w14:textId="77777777" w:rsidR="00186588" w:rsidRPr="00186588" w:rsidRDefault="00186588">
          <w:pPr>
            <w:pStyle w:val="csl-entry"/>
            <w:divId w:val="2108386482"/>
            <w:rPr>
              <w:color w:val="000000"/>
            </w:rPr>
          </w:pPr>
          <w:r w:rsidRPr="00186588">
            <w:rPr>
              <w:color w:val="000000"/>
            </w:rPr>
            <w:t xml:space="preserve">29. Dupuy F, </w:t>
          </w:r>
          <w:proofErr w:type="spellStart"/>
          <w:r w:rsidRPr="00186588">
            <w:rPr>
              <w:color w:val="000000"/>
            </w:rPr>
            <w:t>Tabariès</w:t>
          </w:r>
          <w:proofErr w:type="spellEnd"/>
          <w:r w:rsidRPr="00186588">
            <w:rPr>
              <w:color w:val="000000"/>
            </w:rPr>
            <w:t xml:space="preserve"> S, </w:t>
          </w:r>
          <w:proofErr w:type="spellStart"/>
          <w:r w:rsidRPr="00186588">
            <w:rPr>
              <w:color w:val="000000"/>
            </w:rPr>
            <w:t>Andrzejewski</w:t>
          </w:r>
          <w:proofErr w:type="spellEnd"/>
          <w:r w:rsidRPr="00186588">
            <w:rPr>
              <w:color w:val="000000"/>
            </w:rPr>
            <w:t xml:space="preserve"> S, Dong Z, </w:t>
          </w:r>
          <w:proofErr w:type="spellStart"/>
          <w:r w:rsidRPr="00186588">
            <w:rPr>
              <w:color w:val="000000"/>
            </w:rPr>
            <w:t>Blagih</w:t>
          </w:r>
          <w:proofErr w:type="spellEnd"/>
          <w:r w:rsidRPr="00186588">
            <w:rPr>
              <w:color w:val="000000"/>
            </w:rPr>
            <w:t xml:space="preserve"> J, </w:t>
          </w:r>
          <w:proofErr w:type="spellStart"/>
          <w:r w:rsidRPr="00186588">
            <w:rPr>
              <w:color w:val="000000"/>
            </w:rPr>
            <w:t>Annis</w:t>
          </w:r>
          <w:proofErr w:type="spellEnd"/>
          <w:r w:rsidRPr="00186588">
            <w:rPr>
              <w:color w:val="000000"/>
            </w:rPr>
            <w:t xml:space="preserve"> MG, et al. PDK1-Dependent Metabolic Reprogramming Dictates Metastatic Potential in Breast Cancer. Cell </w:t>
          </w:r>
          <w:proofErr w:type="spellStart"/>
          <w:r w:rsidRPr="00186588">
            <w:rPr>
              <w:color w:val="000000"/>
            </w:rPr>
            <w:t>Metab</w:t>
          </w:r>
          <w:proofErr w:type="spellEnd"/>
          <w:r w:rsidRPr="00186588">
            <w:rPr>
              <w:color w:val="000000"/>
            </w:rPr>
            <w:t>. 2015;22(4):577–89.</w:t>
          </w:r>
        </w:p>
        <w:p w14:paraId="76F035D7" w14:textId="77777777" w:rsidR="00186588" w:rsidRPr="00186588" w:rsidRDefault="00186588">
          <w:pPr>
            <w:pStyle w:val="csl-entry"/>
            <w:divId w:val="2108386482"/>
            <w:rPr>
              <w:color w:val="000000"/>
            </w:rPr>
          </w:pPr>
          <w:r w:rsidRPr="00186588">
            <w:rPr>
              <w:color w:val="000000"/>
            </w:rPr>
            <w:t>30. Jia D, Park JH, Kaur H, Jung KH, Yang S, Tripathi S, et al. Towards decoding the coupled decision-making of metabolism and epithelial-to-mesenchymal transition in cancer. Brit J Cancer. 2021;1–10.</w:t>
          </w:r>
        </w:p>
        <w:p w14:paraId="784E799B" w14:textId="77777777" w:rsidR="00186588" w:rsidRPr="00186588" w:rsidRDefault="00186588">
          <w:pPr>
            <w:pStyle w:val="csl-entry"/>
            <w:divId w:val="2108386482"/>
            <w:rPr>
              <w:color w:val="000000"/>
            </w:rPr>
          </w:pPr>
          <w:r w:rsidRPr="00186588">
            <w:rPr>
              <w:color w:val="000000"/>
            </w:rPr>
            <w:t xml:space="preserve">31. </w:t>
          </w:r>
          <w:proofErr w:type="spellStart"/>
          <w:r w:rsidRPr="00186588">
            <w:rPr>
              <w:color w:val="000000"/>
            </w:rPr>
            <w:t>Georgakopoulos</w:t>
          </w:r>
          <w:proofErr w:type="spellEnd"/>
          <w:r w:rsidRPr="00186588">
            <w:rPr>
              <w:color w:val="000000"/>
            </w:rPr>
            <w:t xml:space="preserve">-Soares I, </w:t>
          </w:r>
          <w:proofErr w:type="spellStart"/>
          <w:r w:rsidRPr="00186588">
            <w:rPr>
              <w:color w:val="000000"/>
            </w:rPr>
            <w:t>Chartoumpekis</w:t>
          </w:r>
          <w:proofErr w:type="spellEnd"/>
          <w:r w:rsidRPr="00186588">
            <w:rPr>
              <w:color w:val="000000"/>
            </w:rPr>
            <w:t xml:space="preserve"> DV, </w:t>
          </w:r>
          <w:proofErr w:type="spellStart"/>
          <w:r w:rsidRPr="00186588">
            <w:rPr>
              <w:color w:val="000000"/>
            </w:rPr>
            <w:t>Kyriazopoulou</w:t>
          </w:r>
          <w:proofErr w:type="spellEnd"/>
          <w:r w:rsidRPr="00186588">
            <w:rPr>
              <w:color w:val="000000"/>
            </w:rPr>
            <w:t xml:space="preserve"> V, </w:t>
          </w:r>
          <w:proofErr w:type="spellStart"/>
          <w:r w:rsidRPr="00186588">
            <w:rPr>
              <w:color w:val="000000"/>
            </w:rPr>
            <w:t>Zaravinos</w:t>
          </w:r>
          <w:proofErr w:type="spellEnd"/>
          <w:r w:rsidRPr="00186588">
            <w:rPr>
              <w:color w:val="000000"/>
            </w:rPr>
            <w:t xml:space="preserve"> A. EMT Factors and Metabolic Pathways in Cancer. Frontiers Oncol. </w:t>
          </w:r>
          <w:proofErr w:type="gramStart"/>
          <w:r w:rsidRPr="00186588">
            <w:rPr>
              <w:color w:val="000000"/>
            </w:rPr>
            <w:t>2020;10:499</w:t>
          </w:r>
          <w:proofErr w:type="gramEnd"/>
          <w:r w:rsidRPr="00186588">
            <w:rPr>
              <w:color w:val="000000"/>
            </w:rPr>
            <w:t>.</w:t>
          </w:r>
        </w:p>
        <w:p w14:paraId="759C1CED" w14:textId="77777777" w:rsidR="00186588" w:rsidRPr="00186588" w:rsidRDefault="00186588">
          <w:pPr>
            <w:pStyle w:val="csl-entry"/>
            <w:divId w:val="2108386482"/>
            <w:rPr>
              <w:color w:val="000000"/>
            </w:rPr>
          </w:pPr>
          <w:r w:rsidRPr="00186588">
            <w:rPr>
              <w:color w:val="000000"/>
            </w:rPr>
            <w:t xml:space="preserve">32. Fedele M, </w:t>
          </w:r>
          <w:proofErr w:type="spellStart"/>
          <w:r w:rsidRPr="00186588">
            <w:rPr>
              <w:color w:val="000000"/>
            </w:rPr>
            <w:t>Sgarra</w:t>
          </w:r>
          <w:proofErr w:type="spellEnd"/>
          <w:r w:rsidRPr="00186588">
            <w:rPr>
              <w:color w:val="000000"/>
            </w:rPr>
            <w:t xml:space="preserve"> R, Battista S, </w:t>
          </w:r>
          <w:proofErr w:type="spellStart"/>
          <w:r w:rsidRPr="00186588">
            <w:rPr>
              <w:color w:val="000000"/>
            </w:rPr>
            <w:t>Cerchia</w:t>
          </w:r>
          <w:proofErr w:type="spellEnd"/>
          <w:r w:rsidRPr="00186588">
            <w:rPr>
              <w:color w:val="000000"/>
            </w:rPr>
            <w:t xml:space="preserve"> L, </w:t>
          </w:r>
          <w:proofErr w:type="spellStart"/>
          <w:r w:rsidRPr="00186588">
            <w:rPr>
              <w:color w:val="000000"/>
            </w:rPr>
            <w:t>Manfioletti</w:t>
          </w:r>
          <w:proofErr w:type="spellEnd"/>
          <w:r w:rsidRPr="00186588">
            <w:rPr>
              <w:color w:val="000000"/>
            </w:rPr>
            <w:t xml:space="preserve"> G. The Epithelial–Mesenchymal Transition at the Crossroads between Metabolism and Tumor Progression. Int J Mol Sci. 2022;23(2):800.</w:t>
          </w:r>
        </w:p>
        <w:p w14:paraId="010EA66A" w14:textId="77777777" w:rsidR="00186588" w:rsidRPr="00186588" w:rsidRDefault="00186588">
          <w:pPr>
            <w:pStyle w:val="csl-entry"/>
            <w:divId w:val="2108386482"/>
            <w:rPr>
              <w:color w:val="000000"/>
            </w:rPr>
          </w:pPr>
          <w:r w:rsidRPr="00186588">
            <w:rPr>
              <w:color w:val="000000"/>
            </w:rPr>
            <w:t xml:space="preserve">33. Burger GA, </w:t>
          </w:r>
          <w:proofErr w:type="spellStart"/>
          <w:r w:rsidRPr="00186588">
            <w:rPr>
              <w:color w:val="000000"/>
            </w:rPr>
            <w:t>Danen</w:t>
          </w:r>
          <w:proofErr w:type="spellEnd"/>
          <w:r w:rsidRPr="00186588">
            <w:rPr>
              <w:color w:val="000000"/>
            </w:rPr>
            <w:t xml:space="preserve"> EHJ, Beltman JB. Deciphering Epithelial–Mesenchymal Transition Regulatory Networks in Cancer through Computational Approaches. Frontiers Oncol. </w:t>
          </w:r>
          <w:proofErr w:type="gramStart"/>
          <w:r w:rsidRPr="00186588">
            <w:rPr>
              <w:color w:val="000000"/>
            </w:rPr>
            <w:t>2017;7:162</w:t>
          </w:r>
          <w:proofErr w:type="gramEnd"/>
          <w:r w:rsidRPr="00186588">
            <w:rPr>
              <w:color w:val="000000"/>
            </w:rPr>
            <w:t>.</w:t>
          </w:r>
        </w:p>
        <w:p w14:paraId="2A12DCCB" w14:textId="77777777" w:rsidR="00186588" w:rsidRPr="00186588" w:rsidRDefault="00186588">
          <w:pPr>
            <w:pStyle w:val="csl-entry"/>
            <w:divId w:val="2108386482"/>
            <w:rPr>
              <w:color w:val="000000"/>
            </w:rPr>
          </w:pPr>
          <w:r w:rsidRPr="00186588">
            <w:rPr>
              <w:color w:val="000000"/>
            </w:rPr>
            <w:t xml:space="preserve">34. Hu Y, Xu W, Zeng H, He Z, Lu X, </w:t>
          </w:r>
          <w:proofErr w:type="spellStart"/>
          <w:r w:rsidRPr="00186588">
            <w:rPr>
              <w:color w:val="000000"/>
            </w:rPr>
            <w:t>Zuo</w:t>
          </w:r>
          <w:proofErr w:type="spellEnd"/>
          <w:r w:rsidRPr="00186588">
            <w:rPr>
              <w:color w:val="000000"/>
            </w:rPr>
            <w:t xml:space="preserve"> D, et al. OXPHOS-dependent metabolic reprogramming prompts metastatic potential of breast cancer cells under osteogenic differentiation. Brit J Cancer. 2020;123(11):1644–55.</w:t>
          </w:r>
        </w:p>
        <w:p w14:paraId="30AD18A3" w14:textId="77777777" w:rsidR="00186588" w:rsidRPr="00186588" w:rsidRDefault="00186588">
          <w:pPr>
            <w:pStyle w:val="csl-entry"/>
            <w:divId w:val="2108386482"/>
            <w:rPr>
              <w:color w:val="000000"/>
            </w:rPr>
          </w:pPr>
          <w:r w:rsidRPr="00186588">
            <w:rPr>
              <w:color w:val="000000"/>
            </w:rPr>
            <w:t>35. Sung J-Y, Cheong J-H. Pan-Cancer Analysis Reveals Distinct Metabolic Reprogramming in Different Epithelial–Mesenchymal Transition Activity States. Cancers. 2021;13(8):1778.</w:t>
          </w:r>
        </w:p>
        <w:p w14:paraId="7B96EFBA" w14:textId="77777777" w:rsidR="00186588" w:rsidRPr="00186588" w:rsidRDefault="00186588">
          <w:pPr>
            <w:pStyle w:val="csl-entry"/>
            <w:divId w:val="2108386482"/>
            <w:rPr>
              <w:color w:val="000000"/>
            </w:rPr>
          </w:pPr>
          <w:r w:rsidRPr="00186588">
            <w:rPr>
              <w:color w:val="000000"/>
            </w:rPr>
            <w:t xml:space="preserve">36. Choudhary KS, Rohatgi N, </w:t>
          </w:r>
          <w:proofErr w:type="spellStart"/>
          <w:r w:rsidRPr="00186588">
            <w:rPr>
              <w:color w:val="000000"/>
            </w:rPr>
            <w:t>Halldorsson</w:t>
          </w:r>
          <w:proofErr w:type="spellEnd"/>
          <w:r w:rsidRPr="00186588">
            <w:rPr>
              <w:color w:val="000000"/>
            </w:rPr>
            <w:t xml:space="preserve"> S, </w:t>
          </w:r>
          <w:proofErr w:type="spellStart"/>
          <w:r w:rsidRPr="00186588">
            <w:rPr>
              <w:color w:val="000000"/>
            </w:rPr>
            <w:t>Briem</w:t>
          </w:r>
          <w:proofErr w:type="spellEnd"/>
          <w:r w:rsidRPr="00186588">
            <w:rPr>
              <w:color w:val="000000"/>
            </w:rPr>
            <w:t xml:space="preserve"> E, Gudjonsson T, Gudmundsson S, et al. EGFR Signal-Network Reconstruction Demonstrates Metabolic Crosstalk in EMT. </w:t>
          </w:r>
          <w:proofErr w:type="spellStart"/>
          <w:r w:rsidRPr="00186588">
            <w:rPr>
              <w:color w:val="000000"/>
            </w:rPr>
            <w:t>Plos</w:t>
          </w:r>
          <w:proofErr w:type="spellEnd"/>
          <w:r w:rsidRPr="00186588">
            <w:rPr>
              <w:color w:val="000000"/>
            </w:rPr>
            <w:t xml:space="preserve"> </w:t>
          </w:r>
          <w:proofErr w:type="spellStart"/>
          <w:r w:rsidRPr="00186588">
            <w:rPr>
              <w:color w:val="000000"/>
            </w:rPr>
            <w:t>Comput</w:t>
          </w:r>
          <w:proofErr w:type="spellEnd"/>
          <w:r w:rsidRPr="00186588">
            <w:rPr>
              <w:color w:val="000000"/>
            </w:rPr>
            <w:t xml:space="preserve"> Biol. 2016;12(6</w:t>
          </w:r>
          <w:proofErr w:type="gramStart"/>
          <w:r w:rsidRPr="00186588">
            <w:rPr>
              <w:color w:val="000000"/>
            </w:rPr>
            <w:t>):e</w:t>
          </w:r>
          <w:proofErr w:type="gramEnd"/>
          <w:r w:rsidRPr="00186588">
            <w:rPr>
              <w:color w:val="000000"/>
            </w:rPr>
            <w:t>1004924.</w:t>
          </w:r>
        </w:p>
        <w:p w14:paraId="6877B834" w14:textId="77777777" w:rsidR="00186588" w:rsidRPr="00186588" w:rsidRDefault="00186588">
          <w:pPr>
            <w:pStyle w:val="csl-entry"/>
            <w:divId w:val="2108386482"/>
            <w:rPr>
              <w:color w:val="000000"/>
            </w:rPr>
          </w:pPr>
          <w:r w:rsidRPr="00186588">
            <w:rPr>
              <w:color w:val="000000"/>
            </w:rPr>
            <w:t>37. Feng S, Zhang L, Liu X, Li G, Zhang B, Wang Z, et al. Low levels of AMPK promote epithelial‐mesenchymal transition in lung cancer primarily through HDAC4‐ and HDAC5‐mediated metabolic reprogramming. J Cell Mol Med. 2020;24(14):7789–801.</w:t>
          </w:r>
        </w:p>
        <w:p w14:paraId="53E28E43" w14:textId="77777777" w:rsidR="00186588" w:rsidRPr="00186588" w:rsidRDefault="00186588">
          <w:pPr>
            <w:pStyle w:val="csl-entry"/>
            <w:divId w:val="2108386482"/>
            <w:rPr>
              <w:color w:val="000000"/>
            </w:rPr>
          </w:pPr>
          <w:r w:rsidRPr="00186588">
            <w:rPr>
              <w:color w:val="000000"/>
            </w:rPr>
            <w:t xml:space="preserve">38. Kang X, Wang J, Li C. Exposing the Underlying Relationship of Cancer Metastasis to Metabolism and Epithelial-Mesenchymal Transitions. </w:t>
          </w:r>
          <w:proofErr w:type="spellStart"/>
          <w:r w:rsidRPr="00186588">
            <w:rPr>
              <w:color w:val="000000"/>
            </w:rPr>
            <w:t>Iscience</w:t>
          </w:r>
          <w:proofErr w:type="spellEnd"/>
          <w:r w:rsidRPr="00186588">
            <w:rPr>
              <w:color w:val="000000"/>
            </w:rPr>
            <w:t xml:space="preserve">. </w:t>
          </w:r>
          <w:proofErr w:type="gramStart"/>
          <w:r w:rsidRPr="00186588">
            <w:rPr>
              <w:color w:val="000000"/>
            </w:rPr>
            <w:t>2019;21:754</w:t>
          </w:r>
          <w:proofErr w:type="gramEnd"/>
          <w:r w:rsidRPr="00186588">
            <w:rPr>
              <w:color w:val="000000"/>
            </w:rPr>
            <w:t>–72.</w:t>
          </w:r>
        </w:p>
        <w:p w14:paraId="35788558" w14:textId="77777777" w:rsidR="00186588" w:rsidRPr="00186588" w:rsidRDefault="00186588">
          <w:pPr>
            <w:pStyle w:val="csl-entry"/>
            <w:divId w:val="2108386482"/>
            <w:rPr>
              <w:color w:val="000000"/>
            </w:rPr>
          </w:pPr>
          <w:r w:rsidRPr="00186588">
            <w:rPr>
              <w:color w:val="000000"/>
            </w:rPr>
            <w:t xml:space="preserve">39. Bocci F, Tripathi SC, Mercedes SAV, George JT, </w:t>
          </w:r>
          <w:proofErr w:type="spellStart"/>
          <w:r w:rsidRPr="00186588">
            <w:rPr>
              <w:color w:val="000000"/>
            </w:rPr>
            <w:t>Casabar</w:t>
          </w:r>
          <w:proofErr w:type="spellEnd"/>
          <w:r w:rsidRPr="00186588">
            <w:rPr>
              <w:color w:val="000000"/>
            </w:rPr>
            <w:t xml:space="preserve"> JP, Wong PK, et al. NRF2 activates a partial epithelial-mesenchymal transition and is maximally present in a hybrid epithelial/mesenchymal phenotype. </w:t>
          </w:r>
          <w:proofErr w:type="spellStart"/>
          <w:r w:rsidRPr="00186588">
            <w:rPr>
              <w:color w:val="000000"/>
            </w:rPr>
            <w:t>Integr</w:t>
          </w:r>
          <w:proofErr w:type="spellEnd"/>
          <w:r w:rsidRPr="00186588">
            <w:rPr>
              <w:color w:val="000000"/>
            </w:rPr>
            <w:t xml:space="preserve"> Biol. 2019;11(6):251–63.</w:t>
          </w:r>
        </w:p>
        <w:p w14:paraId="6BA0551C" w14:textId="77777777" w:rsidR="00186588" w:rsidRPr="00186588" w:rsidRDefault="00186588">
          <w:pPr>
            <w:pStyle w:val="csl-entry"/>
            <w:divId w:val="2108386482"/>
            <w:rPr>
              <w:color w:val="000000"/>
            </w:rPr>
          </w:pPr>
          <w:r w:rsidRPr="00186588">
            <w:rPr>
              <w:color w:val="000000"/>
            </w:rPr>
            <w:t xml:space="preserve">40. Luo M, Shang L, Brooks MD, </w:t>
          </w:r>
          <w:proofErr w:type="spellStart"/>
          <w:r w:rsidRPr="00186588">
            <w:rPr>
              <w:color w:val="000000"/>
            </w:rPr>
            <w:t>Jiagge</w:t>
          </w:r>
          <w:proofErr w:type="spellEnd"/>
          <w:r w:rsidRPr="00186588">
            <w:rPr>
              <w:color w:val="000000"/>
            </w:rPr>
            <w:t xml:space="preserve"> E, Zhu Y, </w:t>
          </w:r>
          <w:proofErr w:type="spellStart"/>
          <w:r w:rsidRPr="00186588">
            <w:rPr>
              <w:color w:val="000000"/>
            </w:rPr>
            <w:t>Buschhaus</w:t>
          </w:r>
          <w:proofErr w:type="spellEnd"/>
          <w:r w:rsidRPr="00186588">
            <w:rPr>
              <w:color w:val="000000"/>
            </w:rPr>
            <w:t xml:space="preserve"> JM, et al. Targeting Breast Cancer Stem Cell State Equilibrium through Modulation of Redox Signaling. Cell </w:t>
          </w:r>
          <w:proofErr w:type="spellStart"/>
          <w:r w:rsidRPr="00186588">
            <w:rPr>
              <w:color w:val="000000"/>
            </w:rPr>
            <w:t>Metab</w:t>
          </w:r>
          <w:proofErr w:type="spellEnd"/>
          <w:r w:rsidRPr="00186588">
            <w:rPr>
              <w:color w:val="000000"/>
            </w:rPr>
            <w:t>. 2018;28(1):69-</w:t>
          </w:r>
          <w:proofErr w:type="gramStart"/>
          <w:r w:rsidRPr="00186588">
            <w:rPr>
              <w:color w:val="000000"/>
            </w:rPr>
            <w:t>86.e</w:t>
          </w:r>
          <w:proofErr w:type="gramEnd"/>
          <w:r w:rsidRPr="00186588">
            <w:rPr>
              <w:color w:val="000000"/>
            </w:rPr>
            <w:t>6.</w:t>
          </w:r>
        </w:p>
        <w:p w14:paraId="00EE12B4" w14:textId="77777777" w:rsidR="00186588" w:rsidRPr="00186588" w:rsidRDefault="00186588">
          <w:pPr>
            <w:pStyle w:val="csl-entry"/>
            <w:divId w:val="2108386482"/>
            <w:rPr>
              <w:color w:val="000000"/>
            </w:rPr>
          </w:pPr>
          <w:r w:rsidRPr="00186588">
            <w:rPr>
              <w:color w:val="000000"/>
            </w:rPr>
            <w:t xml:space="preserve">41. </w:t>
          </w:r>
          <w:proofErr w:type="spellStart"/>
          <w:r w:rsidRPr="00186588">
            <w:rPr>
              <w:color w:val="000000"/>
            </w:rPr>
            <w:t>Colacino</w:t>
          </w:r>
          <w:proofErr w:type="spellEnd"/>
          <w:r w:rsidRPr="00186588">
            <w:rPr>
              <w:color w:val="000000"/>
            </w:rPr>
            <w:t xml:space="preserve"> JA, Azizi E, Brooks MD, </w:t>
          </w:r>
          <w:proofErr w:type="spellStart"/>
          <w:r w:rsidRPr="00186588">
            <w:rPr>
              <w:color w:val="000000"/>
            </w:rPr>
            <w:t>Harouaka</w:t>
          </w:r>
          <w:proofErr w:type="spellEnd"/>
          <w:r w:rsidRPr="00186588">
            <w:rPr>
              <w:color w:val="000000"/>
            </w:rPr>
            <w:t xml:space="preserve"> R, </w:t>
          </w:r>
          <w:proofErr w:type="spellStart"/>
          <w:r w:rsidRPr="00186588">
            <w:rPr>
              <w:color w:val="000000"/>
            </w:rPr>
            <w:t>Fouladdel</w:t>
          </w:r>
          <w:proofErr w:type="spellEnd"/>
          <w:r w:rsidRPr="00186588">
            <w:rPr>
              <w:color w:val="000000"/>
            </w:rPr>
            <w:t xml:space="preserve"> S, McDermott SP, et al. Heterogeneity of Human Breast Stem and Progenitor Cells as Revealed by Transcriptional Profiling. Stem Cell Rep. 2018;10(5):1596–609.</w:t>
          </w:r>
        </w:p>
        <w:p w14:paraId="48503CDC" w14:textId="77777777" w:rsidR="00186588" w:rsidRPr="00186588" w:rsidRDefault="00186588">
          <w:pPr>
            <w:pStyle w:val="csl-entry"/>
            <w:divId w:val="2108386482"/>
            <w:rPr>
              <w:color w:val="000000"/>
            </w:rPr>
          </w:pPr>
          <w:r w:rsidRPr="00186588">
            <w:rPr>
              <w:color w:val="000000"/>
            </w:rPr>
            <w:t>42. Jia D, Li X, Bocci F, Tripathi S, Deng Y, Jolly MK, et al. Quantifying Cancer Epithelial-Mesenchymal Plasticity and its Association with Stemness and Immune Response. J Clin Medicine. 2019;8(5):725.</w:t>
          </w:r>
        </w:p>
        <w:p w14:paraId="493BA9FA" w14:textId="77777777" w:rsidR="00186588" w:rsidRPr="00186588" w:rsidRDefault="00186588">
          <w:pPr>
            <w:pStyle w:val="csl-entry"/>
            <w:divId w:val="2108386482"/>
            <w:rPr>
              <w:color w:val="000000"/>
            </w:rPr>
          </w:pPr>
          <w:r w:rsidRPr="00186588">
            <w:rPr>
              <w:color w:val="000000"/>
            </w:rPr>
            <w:t xml:space="preserve">43. Farris JC, </w:t>
          </w:r>
          <w:proofErr w:type="spellStart"/>
          <w:r w:rsidRPr="00186588">
            <w:rPr>
              <w:color w:val="000000"/>
            </w:rPr>
            <w:t>Pifer</w:t>
          </w:r>
          <w:proofErr w:type="spellEnd"/>
          <w:r w:rsidRPr="00186588">
            <w:rPr>
              <w:color w:val="000000"/>
            </w:rPr>
            <w:t xml:space="preserve"> PM, Zheng L, Gottlieb E, Denvir J, Frisch SM. </w:t>
          </w:r>
          <w:proofErr w:type="spellStart"/>
          <w:r w:rsidRPr="00186588">
            <w:rPr>
              <w:color w:val="000000"/>
            </w:rPr>
            <w:t>Grainyhead</w:t>
          </w:r>
          <w:proofErr w:type="spellEnd"/>
          <w:r w:rsidRPr="00186588">
            <w:rPr>
              <w:color w:val="000000"/>
            </w:rPr>
            <w:t xml:space="preserve">-like 2 Reverses the Metabolic Changes Induced by the Oncogenic Epithelial–Mesenchymal Transition: Effects on </w:t>
          </w:r>
          <w:proofErr w:type="spellStart"/>
          <w:r w:rsidRPr="00186588">
            <w:rPr>
              <w:color w:val="000000"/>
            </w:rPr>
            <w:t>Anoikis</w:t>
          </w:r>
          <w:proofErr w:type="spellEnd"/>
          <w:r w:rsidRPr="00186588">
            <w:rPr>
              <w:color w:val="000000"/>
            </w:rPr>
            <w:t>. Mol Cancer Res. 2016;14(6):528–38.</w:t>
          </w:r>
        </w:p>
        <w:p w14:paraId="10F4A9E6" w14:textId="77777777" w:rsidR="00186588" w:rsidRPr="00186588" w:rsidRDefault="00186588">
          <w:pPr>
            <w:pStyle w:val="csl-entry"/>
            <w:divId w:val="2108386482"/>
            <w:rPr>
              <w:color w:val="000000"/>
            </w:rPr>
          </w:pPr>
          <w:r w:rsidRPr="00186588">
            <w:rPr>
              <w:color w:val="000000"/>
            </w:rPr>
            <w:t xml:space="preserve">44. Kovac S, </w:t>
          </w:r>
          <w:proofErr w:type="spellStart"/>
          <w:r w:rsidRPr="00186588">
            <w:rPr>
              <w:color w:val="000000"/>
            </w:rPr>
            <w:t>Angelova</w:t>
          </w:r>
          <w:proofErr w:type="spellEnd"/>
          <w:r w:rsidRPr="00186588">
            <w:rPr>
              <w:color w:val="000000"/>
            </w:rPr>
            <w:t xml:space="preserve"> PR, </w:t>
          </w:r>
          <w:proofErr w:type="spellStart"/>
          <w:r w:rsidRPr="00186588">
            <w:rPr>
              <w:color w:val="000000"/>
            </w:rPr>
            <w:t>Holmström</w:t>
          </w:r>
          <w:proofErr w:type="spellEnd"/>
          <w:r w:rsidRPr="00186588">
            <w:rPr>
              <w:color w:val="000000"/>
            </w:rPr>
            <w:t xml:space="preserve"> KM, Zhang Y, </w:t>
          </w:r>
          <w:proofErr w:type="spellStart"/>
          <w:r w:rsidRPr="00186588">
            <w:rPr>
              <w:color w:val="000000"/>
            </w:rPr>
            <w:t>Dinkova-Kostova</w:t>
          </w:r>
          <w:proofErr w:type="spellEnd"/>
          <w:r w:rsidRPr="00186588">
            <w:rPr>
              <w:color w:val="000000"/>
            </w:rPr>
            <w:t xml:space="preserve"> AT, Abramov AY. Nrf2 regulates ROS production by mitochondria and NADPH oxidase. </w:t>
          </w:r>
          <w:proofErr w:type="spellStart"/>
          <w:r w:rsidRPr="00186588">
            <w:rPr>
              <w:color w:val="000000"/>
            </w:rPr>
            <w:t>Biochimica</w:t>
          </w:r>
          <w:proofErr w:type="spellEnd"/>
          <w:r w:rsidRPr="00186588">
            <w:rPr>
              <w:color w:val="000000"/>
            </w:rPr>
            <w:t xml:space="preserve"> Et </w:t>
          </w:r>
          <w:proofErr w:type="spellStart"/>
          <w:r w:rsidRPr="00186588">
            <w:rPr>
              <w:color w:val="000000"/>
            </w:rPr>
            <w:t>Biophysica</w:t>
          </w:r>
          <w:proofErr w:type="spellEnd"/>
          <w:r w:rsidRPr="00186588">
            <w:rPr>
              <w:color w:val="000000"/>
            </w:rPr>
            <w:t xml:space="preserve"> Acta </w:t>
          </w:r>
          <w:proofErr w:type="spellStart"/>
          <w:r w:rsidRPr="00186588">
            <w:rPr>
              <w:color w:val="000000"/>
            </w:rPr>
            <w:t>Bba</w:t>
          </w:r>
          <w:proofErr w:type="spellEnd"/>
          <w:r w:rsidRPr="00186588">
            <w:rPr>
              <w:color w:val="000000"/>
            </w:rPr>
            <w:t xml:space="preserve"> - Gen Subj. 2015;1850(4):794–801.</w:t>
          </w:r>
        </w:p>
        <w:p w14:paraId="15269A60" w14:textId="77777777" w:rsidR="00186588" w:rsidRPr="00186588" w:rsidRDefault="00186588">
          <w:pPr>
            <w:pStyle w:val="csl-entry"/>
            <w:divId w:val="2108386482"/>
            <w:rPr>
              <w:color w:val="000000"/>
            </w:rPr>
          </w:pPr>
          <w:r w:rsidRPr="00186588">
            <w:rPr>
              <w:color w:val="000000"/>
            </w:rPr>
            <w:t>45. He F, Ru X, Wen T. NRF2, a Transcription Factor for Stress Response and Beyond. Int J Mol Sci. 2020;21(13):4777.</w:t>
          </w:r>
        </w:p>
        <w:p w14:paraId="04FD02BC" w14:textId="77777777" w:rsidR="00186588" w:rsidRPr="00186588" w:rsidRDefault="00186588">
          <w:pPr>
            <w:pStyle w:val="csl-entry"/>
            <w:divId w:val="2108386482"/>
            <w:rPr>
              <w:color w:val="000000"/>
            </w:rPr>
          </w:pPr>
          <w:r w:rsidRPr="00186588">
            <w:rPr>
              <w:color w:val="000000"/>
            </w:rPr>
            <w:t>46. Li N, Muthusamy S, Liang R, Sarojini H, Wang E. Increased expression of miR-34a and miR-93 in rat liver during aging, and their impact on the expression of Mgst1 and Sirt1. Mech Ageing Dev. 2011;132(3):75–85.</w:t>
          </w:r>
        </w:p>
        <w:p w14:paraId="795EA010" w14:textId="77777777" w:rsidR="00186588" w:rsidRPr="00186588" w:rsidRDefault="00186588">
          <w:pPr>
            <w:pStyle w:val="csl-entry"/>
            <w:divId w:val="2108386482"/>
            <w:rPr>
              <w:color w:val="000000"/>
            </w:rPr>
          </w:pPr>
          <w:r w:rsidRPr="00186588">
            <w:rPr>
              <w:color w:val="000000"/>
            </w:rPr>
            <w:t>47. Bai X-Y, Ma Y, Ding R, Fu B, Shi S, Chen X-M. miR-335 and miR-34a Promote Renal Senescence by Suppressing Mitochondrial Antioxidative Enzymes. J Am Soc Nephrol. 2011;22(7):1252–61.</w:t>
          </w:r>
        </w:p>
        <w:p w14:paraId="3E2F87BD" w14:textId="77777777" w:rsidR="00186588" w:rsidRPr="00186588" w:rsidRDefault="00186588">
          <w:pPr>
            <w:pStyle w:val="csl-entry"/>
            <w:divId w:val="2108386482"/>
            <w:rPr>
              <w:color w:val="000000"/>
            </w:rPr>
          </w:pPr>
          <w:r w:rsidRPr="00186588">
            <w:rPr>
              <w:color w:val="000000"/>
            </w:rPr>
            <w:t xml:space="preserve">48. Navarro F, Lieberman J. miR-34 and p53: New Insights into a Complex Functional Relationship. </w:t>
          </w:r>
          <w:proofErr w:type="spellStart"/>
          <w:r w:rsidRPr="00186588">
            <w:rPr>
              <w:color w:val="000000"/>
            </w:rPr>
            <w:t>Plos</w:t>
          </w:r>
          <w:proofErr w:type="spellEnd"/>
          <w:r w:rsidRPr="00186588">
            <w:rPr>
              <w:color w:val="000000"/>
            </w:rPr>
            <w:t xml:space="preserve"> One. 2015;10(7</w:t>
          </w:r>
          <w:proofErr w:type="gramStart"/>
          <w:r w:rsidRPr="00186588">
            <w:rPr>
              <w:color w:val="000000"/>
            </w:rPr>
            <w:t>):e</w:t>
          </w:r>
          <w:proofErr w:type="gramEnd"/>
          <w:r w:rsidRPr="00186588">
            <w:rPr>
              <w:color w:val="000000"/>
            </w:rPr>
            <w:t>0132767.</w:t>
          </w:r>
        </w:p>
        <w:p w14:paraId="4077364D" w14:textId="77777777" w:rsidR="00186588" w:rsidRPr="00186588" w:rsidRDefault="00186588">
          <w:pPr>
            <w:pStyle w:val="csl-entry"/>
            <w:divId w:val="2108386482"/>
            <w:rPr>
              <w:color w:val="000000"/>
            </w:rPr>
          </w:pPr>
          <w:r w:rsidRPr="00186588">
            <w:rPr>
              <w:color w:val="000000"/>
            </w:rPr>
            <w:t xml:space="preserve">49. </w:t>
          </w:r>
          <w:proofErr w:type="spellStart"/>
          <w:r w:rsidRPr="00186588">
            <w:rPr>
              <w:color w:val="000000"/>
            </w:rPr>
            <w:t>Italiano</w:t>
          </w:r>
          <w:proofErr w:type="spellEnd"/>
          <w:r w:rsidRPr="00186588">
            <w:rPr>
              <w:color w:val="000000"/>
            </w:rPr>
            <w:t xml:space="preserve"> D, Lena AM, </w:t>
          </w:r>
          <w:proofErr w:type="spellStart"/>
          <w:r w:rsidRPr="00186588">
            <w:rPr>
              <w:color w:val="000000"/>
            </w:rPr>
            <w:t>Melino</w:t>
          </w:r>
          <w:proofErr w:type="spellEnd"/>
          <w:r w:rsidRPr="00186588">
            <w:rPr>
              <w:color w:val="000000"/>
            </w:rPr>
            <w:t xml:space="preserve"> G, Candi E. Identification of NCF2/p67phox as a novel p53 target gene. Cell Cycle. 2012;11(24):4589–96.</w:t>
          </w:r>
        </w:p>
        <w:p w14:paraId="386AFD3E" w14:textId="77777777" w:rsidR="00186588" w:rsidRPr="00186588" w:rsidRDefault="00186588">
          <w:pPr>
            <w:pStyle w:val="csl-entry"/>
            <w:divId w:val="2108386482"/>
            <w:rPr>
              <w:color w:val="000000"/>
            </w:rPr>
          </w:pPr>
          <w:r w:rsidRPr="00186588">
            <w:rPr>
              <w:color w:val="000000"/>
            </w:rPr>
            <w:t xml:space="preserve">50. Chou H-L, Fong Y, Wei C-K, Tsai E-M, Chen JY-F, Chang W-T, et al. A Quinone-Containing Compound Enhances </w:t>
          </w:r>
          <w:proofErr w:type="spellStart"/>
          <w:r w:rsidRPr="00186588">
            <w:rPr>
              <w:color w:val="000000"/>
            </w:rPr>
            <w:t>Camptothecin</w:t>
          </w:r>
          <w:proofErr w:type="spellEnd"/>
          <w:r w:rsidRPr="00186588">
            <w:rPr>
              <w:color w:val="000000"/>
            </w:rPr>
            <w:t xml:space="preserve">-Induced Apoptosis of Lung Cancer Through Modulating Endogenous ROS and ERK Signaling. Arch Immunol </w:t>
          </w:r>
          <w:proofErr w:type="spellStart"/>
          <w:r w:rsidRPr="00186588">
            <w:rPr>
              <w:color w:val="000000"/>
            </w:rPr>
            <w:t>Ther</w:t>
          </w:r>
          <w:proofErr w:type="spellEnd"/>
          <w:r w:rsidRPr="00186588">
            <w:rPr>
              <w:color w:val="000000"/>
            </w:rPr>
            <w:t xml:space="preserve"> Ex. 2017;65(3):241–52.</w:t>
          </w:r>
        </w:p>
        <w:p w14:paraId="7B82021F" w14:textId="77777777" w:rsidR="00186588" w:rsidRPr="00186588" w:rsidRDefault="00186588">
          <w:pPr>
            <w:pStyle w:val="csl-entry"/>
            <w:divId w:val="2108386482"/>
            <w:rPr>
              <w:color w:val="000000"/>
            </w:rPr>
          </w:pPr>
          <w:r w:rsidRPr="00186588">
            <w:rPr>
              <w:color w:val="000000"/>
            </w:rPr>
            <w:t xml:space="preserve">51. </w:t>
          </w:r>
          <w:proofErr w:type="spellStart"/>
          <w:r w:rsidRPr="00186588">
            <w:rPr>
              <w:color w:val="000000"/>
            </w:rPr>
            <w:t>Serocki</w:t>
          </w:r>
          <w:proofErr w:type="spellEnd"/>
          <w:r w:rsidRPr="00186588">
            <w:rPr>
              <w:color w:val="000000"/>
            </w:rPr>
            <w:t xml:space="preserve"> M, </w:t>
          </w:r>
          <w:proofErr w:type="spellStart"/>
          <w:r w:rsidRPr="00186588">
            <w:rPr>
              <w:color w:val="000000"/>
            </w:rPr>
            <w:t>Bartoszewska</w:t>
          </w:r>
          <w:proofErr w:type="spellEnd"/>
          <w:r w:rsidRPr="00186588">
            <w:rPr>
              <w:color w:val="000000"/>
            </w:rPr>
            <w:t xml:space="preserve"> S, </w:t>
          </w:r>
          <w:proofErr w:type="spellStart"/>
          <w:r w:rsidRPr="00186588">
            <w:rPr>
              <w:color w:val="000000"/>
            </w:rPr>
            <w:t>Janaszak-Jasiecka</w:t>
          </w:r>
          <w:proofErr w:type="spellEnd"/>
          <w:r w:rsidRPr="00186588">
            <w:rPr>
              <w:color w:val="000000"/>
            </w:rPr>
            <w:t xml:space="preserve"> A, </w:t>
          </w:r>
          <w:proofErr w:type="spellStart"/>
          <w:r w:rsidRPr="00186588">
            <w:rPr>
              <w:color w:val="000000"/>
            </w:rPr>
            <w:t>Ochocka</w:t>
          </w:r>
          <w:proofErr w:type="spellEnd"/>
          <w:r w:rsidRPr="00186588">
            <w:rPr>
              <w:color w:val="000000"/>
            </w:rPr>
            <w:t xml:space="preserve"> RJ, </w:t>
          </w:r>
          <w:proofErr w:type="spellStart"/>
          <w:r w:rsidRPr="00186588">
            <w:rPr>
              <w:color w:val="000000"/>
            </w:rPr>
            <w:t>Collawn</w:t>
          </w:r>
          <w:proofErr w:type="spellEnd"/>
          <w:r w:rsidRPr="00186588">
            <w:rPr>
              <w:color w:val="000000"/>
            </w:rPr>
            <w:t xml:space="preserve"> JF, Bartoszewski R. miRNAs regulate the HIF switch during hypoxia: a novel therapeutic target. Angiogenesis. 2018;21(2):183–202.</w:t>
          </w:r>
        </w:p>
        <w:p w14:paraId="45984DDB" w14:textId="77777777" w:rsidR="00186588" w:rsidRPr="00186588" w:rsidRDefault="00186588">
          <w:pPr>
            <w:pStyle w:val="csl-entry"/>
            <w:divId w:val="2108386482"/>
            <w:rPr>
              <w:color w:val="000000"/>
            </w:rPr>
          </w:pPr>
          <w:r w:rsidRPr="00186588">
            <w:rPr>
              <w:color w:val="000000"/>
            </w:rPr>
            <w:t>52. Shang Y, Chen H, Ye J, Wei X, Liu S, Wang R. HIF-1α/Ascl2/miR-200b regulatory feedback circuit modulated the epithelial-mesenchymal transition (EMT) in colorectal cancer cells. Exp Cell Res. 2017;360(2):243–56.</w:t>
          </w:r>
        </w:p>
        <w:p w14:paraId="7EEFA84A" w14:textId="77777777" w:rsidR="00186588" w:rsidRPr="00186588" w:rsidRDefault="00186588">
          <w:pPr>
            <w:pStyle w:val="csl-entry"/>
            <w:divId w:val="2108386482"/>
            <w:rPr>
              <w:color w:val="000000"/>
            </w:rPr>
          </w:pPr>
          <w:r w:rsidRPr="00186588">
            <w:rPr>
              <w:color w:val="000000"/>
            </w:rPr>
            <w:t xml:space="preserve">53. Byun Y, Choi Y-C, </w:t>
          </w:r>
          <w:proofErr w:type="spellStart"/>
          <w:r w:rsidRPr="00186588">
            <w:rPr>
              <w:color w:val="000000"/>
            </w:rPr>
            <w:t>Jeong</w:t>
          </w:r>
          <w:proofErr w:type="spellEnd"/>
          <w:r w:rsidRPr="00186588">
            <w:rPr>
              <w:color w:val="000000"/>
            </w:rPr>
            <w:t xml:space="preserve"> Y, Lee G, Yoon S, </w:t>
          </w:r>
          <w:proofErr w:type="spellStart"/>
          <w:r w:rsidRPr="00186588">
            <w:rPr>
              <w:color w:val="000000"/>
            </w:rPr>
            <w:t>Jeong</w:t>
          </w:r>
          <w:proofErr w:type="spellEnd"/>
          <w:r w:rsidRPr="00186588">
            <w:rPr>
              <w:color w:val="000000"/>
            </w:rPr>
            <w:t xml:space="preserve"> Y, et al. MiR-200c downregulates HIF-1α and inhibits migration of lung cancer cells. Cell Mol Biol Lett. 2019;24(1):28.</w:t>
          </w:r>
        </w:p>
        <w:p w14:paraId="4B182800" w14:textId="77777777" w:rsidR="00186588" w:rsidRPr="00186588" w:rsidRDefault="00186588">
          <w:pPr>
            <w:pStyle w:val="csl-entry"/>
            <w:divId w:val="2108386482"/>
            <w:rPr>
              <w:color w:val="000000"/>
            </w:rPr>
          </w:pPr>
          <w:r w:rsidRPr="00186588">
            <w:rPr>
              <w:color w:val="000000"/>
            </w:rPr>
            <w:t xml:space="preserve">54. Xu X, Tan X, </w:t>
          </w:r>
          <w:proofErr w:type="spellStart"/>
          <w:r w:rsidRPr="00186588">
            <w:rPr>
              <w:color w:val="000000"/>
            </w:rPr>
            <w:t>Tampe</w:t>
          </w:r>
          <w:proofErr w:type="spellEnd"/>
          <w:r w:rsidRPr="00186588">
            <w:rPr>
              <w:color w:val="000000"/>
            </w:rPr>
            <w:t xml:space="preserve"> B, Sanchez E, </w:t>
          </w:r>
          <w:proofErr w:type="spellStart"/>
          <w:r w:rsidRPr="00186588">
            <w:rPr>
              <w:color w:val="000000"/>
            </w:rPr>
            <w:t>Zeisberg</w:t>
          </w:r>
          <w:proofErr w:type="spellEnd"/>
          <w:r w:rsidRPr="00186588">
            <w:rPr>
              <w:color w:val="000000"/>
            </w:rPr>
            <w:t xml:space="preserve"> M, </w:t>
          </w:r>
          <w:proofErr w:type="spellStart"/>
          <w:r w:rsidRPr="00186588">
            <w:rPr>
              <w:color w:val="000000"/>
            </w:rPr>
            <w:t>Zeisberg</w:t>
          </w:r>
          <w:proofErr w:type="spellEnd"/>
          <w:r w:rsidRPr="00186588">
            <w:rPr>
              <w:color w:val="000000"/>
            </w:rPr>
            <w:t xml:space="preserve"> EM. Snail Is a Direct Target of Hypoxia-inducible Factor 1α (HIF1α) in Hypoxia-induced Endothelial to Mesenchymal Transition of Human Coronary Endothelial Cells*. J Biol Chem. 2015;290(27):16653–64.</w:t>
          </w:r>
        </w:p>
        <w:p w14:paraId="78C3716C" w14:textId="77777777" w:rsidR="00186588" w:rsidRPr="00186588" w:rsidRDefault="00186588">
          <w:pPr>
            <w:pStyle w:val="csl-entry"/>
            <w:divId w:val="2108386482"/>
            <w:rPr>
              <w:color w:val="000000"/>
            </w:rPr>
          </w:pPr>
          <w:r w:rsidRPr="00186588">
            <w:rPr>
              <w:color w:val="000000"/>
            </w:rPr>
            <w:t xml:space="preserve">55. Chou C-C, Lee K-H, Lai I-L, Wang D, Mo X, </w:t>
          </w:r>
          <w:proofErr w:type="spellStart"/>
          <w:r w:rsidRPr="00186588">
            <w:rPr>
              <w:color w:val="000000"/>
            </w:rPr>
            <w:t>Kulp</w:t>
          </w:r>
          <w:proofErr w:type="spellEnd"/>
          <w:r w:rsidRPr="00186588">
            <w:rPr>
              <w:color w:val="000000"/>
            </w:rPr>
            <w:t xml:space="preserve"> SK, et al. AMPK Reverses the Mesenchymal Phenotype of Cancer Cells by Targeting the Akt–MDM2–Foxo3a Signaling Axis. Cancer Res. 2014;74(17):4783–95.</w:t>
          </w:r>
        </w:p>
        <w:p w14:paraId="7CE32BE0" w14:textId="77777777" w:rsidR="00186588" w:rsidRPr="00186588" w:rsidRDefault="00186588">
          <w:pPr>
            <w:pStyle w:val="csl-entry"/>
            <w:divId w:val="2108386482"/>
            <w:rPr>
              <w:color w:val="000000"/>
            </w:rPr>
          </w:pPr>
          <w:r w:rsidRPr="00186588">
            <w:rPr>
              <w:color w:val="000000"/>
            </w:rPr>
            <w:t xml:space="preserve">56. Ohshima J, Wang Q, </w:t>
          </w:r>
          <w:proofErr w:type="spellStart"/>
          <w:r w:rsidRPr="00186588">
            <w:rPr>
              <w:color w:val="000000"/>
            </w:rPr>
            <w:t>Fitzsimonds</w:t>
          </w:r>
          <w:proofErr w:type="spellEnd"/>
          <w:r w:rsidRPr="00186588">
            <w:rPr>
              <w:color w:val="000000"/>
            </w:rPr>
            <w:t xml:space="preserve"> ZR, Miller DP, </w:t>
          </w:r>
          <w:proofErr w:type="spellStart"/>
          <w:r w:rsidRPr="00186588">
            <w:rPr>
              <w:color w:val="000000"/>
            </w:rPr>
            <w:t>Sztukowska</w:t>
          </w:r>
          <w:proofErr w:type="spellEnd"/>
          <w:r w:rsidRPr="00186588">
            <w:rPr>
              <w:color w:val="000000"/>
            </w:rPr>
            <w:t xml:space="preserve"> MN, Jung Y-J, et al. Streptococcus </w:t>
          </w:r>
          <w:proofErr w:type="spellStart"/>
          <w:r w:rsidRPr="00186588">
            <w:rPr>
              <w:color w:val="000000"/>
            </w:rPr>
            <w:t>gordonii</w:t>
          </w:r>
          <w:proofErr w:type="spellEnd"/>
          <w:r w:rsidRPr="00186588">
            <w:rPr>
              <w:color w:val="000000"/>
            </w:rPr>
            <w:t xml:space="preserve"> programs epithelial cells to resist ZEB2 induction by </w:t>
          </w:r>
          <w:proofErr w:type="spellStart"/>
          <w:r w:rsidRPr="00186588">
            <w:rPr>
              <w:color w:val="000000"/>
            </w:rPr>
            <w:t>Porphyromonas</w:t>
          </w:r>
          <w:proofErr w:type="spellEnd"/>
          <w:r w:rsidRPr="00186588">
            <w:rPr>
              <w:color w:val="000000"/>
            </w:rPr>
            <w:t xml:space="preserve"> </w:t>
          </w:r>
          <w:proofErr w:type="spellStart"/>
          <w:r w:rsidRPr="00186588">
            <w:rPr>
              <w:color w:val="000000"/>
            </w:rPr>
            <w:t>gingivalis</w:t>
          </w:r>
          <w:proofErr w:type="spellEnd"/>
          <w:r w:rsidRPr="00186588">
            <w:rPr>
              <w:color w:val="000000"/>
            </w:rPr>
            <w:t xml:space="preserve">. Proc National </w:t>
          </w:r>
          <w:proofErr w:type="spellStart"/>
          <w:r w:rsidRPr="00186588">
            <w:rPr>
              <w:color w:val="000000"/>
            </w:rPr>
            <w:t>Acad</w:t>
          </w:r>
          <w:proofErr w:type="spellEnd"/>
          <w:r w:rsidRPr="00186588">
            <w:rPr>
              <w:color w:val="000000"/>
            </w:rPr>
            <w:t xml:space="preserve"> Sci. 2019;116(17):201900101.</w:t>
          </w:r>
        </w:p>
        <w:p w14:paraId="32172317" w14:textId="77777777" w:rsidR="00186588" w:rsidRPr="00186588" w:rsidRDefault="00186588">
          <w:pPr>
            <w:pStyle w:val="csl-entry"/>
            <w:divId w:val="2108386482"/>
            <w:rPr>
              <w:color w:val="000000"/>
            </w:rPr>
          </w:pPr>
          <w:r w:rsidRPr="00186588">
            <w:rPr>
              <w:color w:val="000000"/>
            </w:rPr>
            <w:t xml:space="preserve">57. Huang W, Cao J, Liu X, Meng F, Li M, Chen B, et al. AMPK Plays a Dual Role in Regulation of CREB/BDNF Pathway in Mouse Primary Hippocampal Cells. J Mol </w:t>
          </w:r>
          <w:proofErr w:type="spellStart"/>
          <w:r w:rsidRPr="00186588">
            <w:rPr>
              <w:color w:val="000000"/>
            </w:rPr>
            <w:t>Neurosci</w:t>
          </w:r>
          <w:proofErr w:type="spellEnd"/>
          <w:r w:rsidRPr="00186588">
            <w:rPr>
              <w:color w:val="000000"/>
            </w:rPr>
            <w:t>. 2015;56(4):782–8.</w:t>
          </w:r>
        </w:p>
        <w:p w14:paraId="3CAA06CB" w14:textId="77777777" w:rsidR="00186588" w:rsidRPr="00186588" w:rsidRDefault="00186588">
          <w:pPr>
            <w:pStyle w:val="csl-entry"/>
            <w:divId w:val="2108386482"/>
            <w:rPr>
              <w:color w:val="000000"/>
            </w:rPr>
          </w:pPr>
          <w:r w:rsidRPr="00186588">
            <w:rPr>
              <w:color w:val="000000"/>
            </w:rPr>
            <w:t xml:space="preserve">58. </w:t>
          </w:r>
          <w:proofErr w:type="spellStart"/>
          <w:r w:rsidRPr="00186588">
            <w:rPr>
              <w:color w:val="000000"/>
            </w:rPr>
            <w:t>Jin</w:t>
          </w:r>
          <w:proofErr w:type="spellEnd"/>
          <w:r w:rsidRPr="00186588">
            <w:rPr>
              <w:color w:val="000000"/>
            </w:rPr>
            <w:t xml:space="preserve"> H, </w:t>
          </w:r>
          <w:proofErr w:type="spellStart"/>
          <w:r w:rsidRPr="00186588">
            <w:rPr>
              <w:color w:val="000000"/>
            </w:rPr>
            <w:t>Xue</w:t>
          </w:r>
          <w:proofErr w:type="spellEnd"/>
          <w:r w:rsidRPr="00186588">
            <w:rPr>
              <w:color w:val="000000"/>
            </w:rPr>
            <w:t xml:space="preserve"> L, Mo L, Zhang D, Guo X, Xu J, et al. Downregulation of miR-200c stabilizes XIAP mRNA and contributes to invasion and lung metastasis of bladder cancer. Cell </w:t>
          </w:r>
          <w:proofErr w:type="spellStart"/>
          <w:r w:rsidRPr="00186588">
            <w:rPr>
              <w:color w:val="000000"/>
            </w:rPr>
            <w:t>Adhes</w:t>
          </w:r>
          <w:proofErr w:type="spellEnd"/>
          <w:r w:rsidRPr="00186588">
            <w:rPr>
              <w:color w:val="000000"/>
            </w:rPr>
            <w:t xml:space="preserve"> </w:t>
          </w:r>
          <w:proofErr w:type="spellStart"/>
          <w:r w:rsidRPr="00186588">
            <w:rPr>
              <w:color w:val="000000"/>
            </w:rPr>
            <w:t>Migr</w:t>
          </w:r>
          <w:proofErr w:type="spellEnd"/>
          <w:r w:rsidRPr="00186588">
            <w:rPr>
              <w:color w:val="000000"/>
            </w:rPr>
            <w:t>. 2019;13(1):236–48.</w:t>
          </w:r>
        </w:p>
        <w:p w14:paraId="61D360A0" w14:textId="77777777" w:rsidR="00186588" w:rsidRPr="00186588" w:rsidRDefault="00186588">
          <w:pPr>
            <w:pStyle w:val="csl-entry"/>
            <w:divId w:val="2108386482"/>
            <w:rPr>
              <w:color w:val="000000"/>
            </w:rPr>
          </w:pPr>
          <w:r w:rsidRPr="00186588">
            <w:rPr>
              <w:color w:val="000000"/>
            </w:rPr>
            <w:t xml:space="preserve">59. </w:t>
          </w:r>
          <w:proofErr w:type="spellStart"/>
          <w:r w:rsidRPr="00186588">
            <w:rPr>
              <w:color w:val="000000"/>
            </w:rPr>
            <w:t>Janin</w:t>
          </w:r>
          <w:proofErr w:type="spellEnd"/>
          <w:r w:rsidRPr="00186588">
            <w:rPr>
              <w:color w:val="000000"/>
            </w:rPr>
            <w:t xml:space="preserve"> M, </w:t>
          </w:r>
          <w:proofErr w:type="spellStart"/>
          <w:r w:rsidRPr="00186588">
            <w:rPr>
              <w:color w:val="000000"/>
            </w:rPr>
            <w:t>Esteller</w:t>
          </w:r>
          <w:proofErr w:type="spellEnd"/>
          <w:r w:rsidRPr="00186588">
            <w:rPr>
              <w:color w:val="000000"/>
            </w:rPr>
            <w:t xml:space="preserve"> M. Oncometabolite Accumulation and Epithelial-to-Mesenchymal Transition: The Turn of Fumarate. Cell </w:t>
          </w:r>
          <w:proofErr w:type="spellStart"/>
          <w:r w:rsidRPr="00186588">
            <w:rPr>
              <w:color w:val="000000"/>
            </w:rPr>
            <w:t>Metab</w:t>
          </w:r>
          <w:proofErr w:type="spellEnd"/>
          <w:r w:rsidRPr="00186588">
            <w:rPr>
              <w:color w:val="000000"/>
            </w:rPr>
            <w:t>. 2016;24(4):529–30.</w:t>
          </w:r>
        </w:p>
        <w:p w14:paraId="052ED3E3" w14:textId="77777777" w:rsidR="00186588" w:rsidRPr="00186588" w:rsidRDefault="00186588">
          <w:pPr>
            <w:pStyle w:val="csl-entry"/>
            <w:divId w:val="2108386482"/>
            <w:rPr>
              <w:color w:val="000000"/>
            </w:rPr>
          </w:pPr>
          <w:r w:rsidRPr="00186588">
            <w:rPr>
              <w:color w:val="000000"/>
            </w:rPr>
            <w:t xml:space="preserve">60. Zhang Q, Zheng S, Wang S, Wang W, Xing H, Xu S. Chlorpyrifos induced oxidative stress to promote apoptosis and autophagy through the regulation of miR-19a-AMPK axis in common carp. Fish Shellfish Immun. </w:t>
          </w:r>
          <w:proofErr w:type="gramStart"/>
          <w:r w:rsidRPr="00186588">
            <w:rPr>
              <w:color w:val="000000"/>
            </w:rPr>
            <w:t>2019;93:1093</w:t>
          </w:r>
          <w:proofErr w:type="gramEnd"/>
          <w:r w:rsidRPr="00186588">
            <w:rPr>
              <w:color w:val="000000"/>
            </w:rPr>
            <w:t>–9.</w:t>
          </w:r>
        </w:p>
        <w:p w14:paraId="7083654F" w14:textId="77777777" w:rsidR="00186588" w:rsidRPr="00186588" w:rsidRDefault="00186588">
          <w:pPr>
            <w:pStyle w:val="csl-entry"/>
            <w:divId w:val="2108386482"/>
            <w:rPr>
              <w:color w:val="000000"/>
            </w:rPr>
          </w:pPr>
          <w:r w:rsidRPr="00186588">
            <w:rPr>
              <w:color w:val="000000"/>
            </w:rPr>
            <w:t xml:space="preserve">61. Thomson DM, </w:t>
          </w:r>
          <w:proofErr w:type="spellStart"/>
          <w:r w:rsidRPr="00186588">
            <w:rPr>
              <w:color w:val="000000"/>
            </w:rPr>
            <w:t>Herway</w:t>
          </w:r>
          <w:proofErr w:type="spellEnd"/>
          <w:r w:rsidRPr="00186588">
            <w:rPr>
              <w:color w:val="000000"/>
            </w:rPr>
            <w:t xml:space="preserve"> ST, Fillmore N, Kim H, Brown JD, Barrow JR, et al. AMP-activated protein kinase phosphorylates transcription factors of the CREB family. J Appl Physiol. 2008;104(2):429–38.</w:t>
          </w:r>
        </w:p>
        <w:p w14:paraId="7BD26A3A" w14:textId="77777777" w:rsidR="00186588" w:rsidRPr="00186588" w:rsidRDefault="00186588">
          <w:pPr>
            <w:pStyle w:val="csl-entry"/>
            <w:divId w:val="2108386482"/>
            <w:rPr>
              <w:color w:val="000000"/>
            </w:rPr>
          </w:pPr>
          <w:r w:rsidRPr="00186588">
            <w:rPr>
              <w:color w:val="000000"/>
            </w:rPr>
            <w:t xml:space="preserve">62. </w:t>
          </w:r>
          <w:proofErr w:type="spellStart"/>
          <w:r w:rsidRPr="00186588">
            <w:rPr>
              <w:color w:val="000000"/>
            </w:rPr>
            <w:t>Radisky</w:t>
          </w:r>
          <w:proofErr w:type="spellEnd"/>
          <w:r w:rsidRPr="00186588">
            <w:rPr>
              <w:color w:val="000000"/>
            </w:rPr>
            <w:t xml:space="preserve"> DC, Levy DD, </w:t>
          </w:r>
          <w:proofErr w:type="spellStart"/>
          <w:r w:rsidRPr="00186588">
            <w:rPr>
              <w:color w:val="000000"/>
            </w:rPr>
            <w:t>Littlepage</w:t>
          </w:r>
          <w:proofErr w:type="spellEnd"/>
          <w:r w:rsidRPr="00186588">
            <w:rPr>
              <w:color w:val="000000"/>
            </w:rPr>
            <w:t xml:space="preserve"> LE, Liu H, Nelson CM, Fata JE, et al. Rac1b and reactive oxygen species mediate MMP-3-induced EMT and genomic instability. Nature. 2005;436(7047):123–7.</w:t>
          </w:r>
        </w:p>
        <w:p w14:paraId="52422DE1" w14:textId="77777777" w:rsidR="00186588" w:rsidRPr="00186588" w:rsidRDefault="00186588">
          <w:pPr>
            <w:pStyle w:val="csl-entry"/>
            <w:divId w:val="2108386482"/>
            <w:rPr>
              <w:color w:val="000000"/>
            </w:rPr>
          </w:pPr>
          <w:r w:rsidRPr="00186588">
            <w:rPr>
              <w:color w:val="000000"/>
            </w:rPr>
            <w:t xml:space="preserve">63. </w:t>
          </w:r>
          <w:proofErr w:type="spellStart"/>
          <w:r w:rsidRPr="00186588">
            <w:rPr>
              <w:color w:val="000000"/>
            </w:rPr>
            <w:t>Babaei</w:t>
          </w:r>
          <w:proofErr w:type="spellEnd"/>
          <w:r w:rsidRPr="00186588">
            <w:rPr>
              <w:color w:val="000000"/>
            </w:rPr>
            <w:t xml:space="preserve"> G, </w:t>
          </w:r>
          <w:proofErr w:type="spellStart"/>
          <w:r w:rsidRPr="00186588">
            <w:rPr>
              <w:color w:val="000000"/>
            </w:rPr>
            <w:t>Raei</w:t>
          </w:r>
          <w:proofErr w:type="spellEnd"/>
          <w:r w:rsidRPr="00186588">
            <w:rPr>
              <w:color w:val="000000"/>
            </w:rPr>
            <w:t xml:space="preserve"> N, </w:t>
          </w:r>
          <w:proofErr w:type="spellStart"/>
          <w:r w:rsidRPr="00186588">
            <w:rPr>
              <w:color w:val="000000"/>
            </w:rPr>
            <w:t>milani</w:t>
          </w:r>
          <w:proofErr w:type="spellEnd"/>
          <w:r w:rsidRPr="00186588">
            <w:rPr>
              <w:color w:val="000000"/>
            </w:rPr>
            <w:t xml:space="preserve"> AT, Aziz SG-G, </w:t>
          </w:r>
          <w:proofErr w:type="spellStart"/>
          <w:r w:rsidRPr="00186588">
            <w:rPr>
              <w:color w:val="000000"/>
            </w:rPr>
            <w:t>Pourjabbar</w:t>
          </w:r>
          <w:proofErr w:type="spellEnd"/>
          <w:r w:rsidRPr="00186588">
            <w:rPr>
              <w:color w:val="000000"/>
            </w:rPr>
            <w:t xml:space="preserve"> N, </w:t>
          </w:r>
          <w:proofErr w:type="spellStart"/>
          <w:r w:rsidRPr="00186588">
            <w:rPr>
              <w:color w:val="000000"/>
            </w:rPr>
            <w:t>Geravand</w:t>
          </w:r>
          <w:proofErr w:type="spellEnd"/>
          <w:r w:rsidRPr="00186588">
            <w:rPr>
              <w:color w:val="000000"/>
            </w:rPr>
            <w:t xml:space="preserve"> F. The emerging role of miR-200 family in metastasis: focus on EMT, CSCs, angiogenesis, and </w:t>
          </w:r>
          <w:proofErr w:type="spellStart"/>
          <w:r w:rsidRPr="00186588">
            <w:rPr>
              <w:color w:val="000000"/>
            </w:rPr>
            <w:t>anoikis</w:t>
          </w:r>
          <w:proofErr w:type="spellEnd"/>
          <w:r w:rsidRPr="00186588">
            <w:rPr>
              <w:color w:val="000000"/>
            </w:rPr>
            <w:t>. Mol Biol Rep. 2021;48(10):6935–47.</w:t>
          </w:r>
        </w:p>
        <w:p w14:paraId="4FE6DF7D" w14:textId="77777777" w:rsidR="00186588" w:rsidRPr="00186588" w:rsidRDefault="00186588">
          <w:pPr>
            <w:pStyle w:val="csl-entry"/>
            <w:divId w:val="2108386482"/>
            <w:rPr>
              <w:color w:val="000000"/>
            </w:rPr>
          </w:pPr>
          <w:r w:rsidRPr="00186588">
            <w:rPr>
              <w:color w:val="000000"/>
            </w:rPr>
            <w:t xml:space="preserve">64. </w:t>
          </w:r>
          <w:proofErr w:type="spellStart"/>
          <w:r w:rsidRPr="00186588">
            <w:rPr>
              <w:color w:val="000000"/>
            </w:rPr>
            <w:t>Thiery</w:t>
          </w:r>
          <w:proofErr w:type="spellEnd"/>
          <w:r w:rsidRPr="00186588">
            <w:rPr>
              <w:color w:val="000000"/>
            </w:rPr>
            <w:t xml:space="preserve"> JP, </w:t>
          </w:r>
          <w:proofErr w:type="spellStart"/>
          <w:r w:rsidRPr="00186588">
            <w:rPr>
              <w:color w:val="000000"/>
            </w:rPr>
            <w:t>Acloque</w:t>
          </w:r>
          <w:proofErr w:type="spellEnd"/>
          <w:r w:rsidRPr="00186588">
            <w:rPr>
              <w:color w:val="000000"/>
            </w:rPr>
            <w:t xml:space="preserve"> H, Huang RYJ, Nieto MA. Epithelial-Mesenchymal Transitions in Development and Disease. Cell. 2009;139(5):871–90.</w:t>
          </w:r>
        </w:p>
        <w:p w14:paraId="67189493" w14:textId="77777777" w:rsidR="00186588" w:rsidRPr="00186588" w:rsidRDefault="00186588">
          <w:pPr>
            <w:pStyle w:val="csl-entry"/>
            <w:divId w:val="2108386482"/>
            <w:rPr>
              <w:color w:val="000000"/>
            </w:rPr>
          </w:pPr>
          <w:r w:rsidRPr="00186588">
            <w:rPr>
              <w:color w:val="000000"/>
            </w:rPr>
            <w:t xml:space="preserve">65. Zhang K, </w:t>
          </w:r>
          <w:proofErr w:type="spellStart"/>
          <w:r w:rsidRPr="00186588">
            <w:rPr>
              <w:color w:val="000000"/>
            </w:rPr>
            <w:t>Zhaos</w:t>
          </w:r>
          <w:proofErr w:type="spellEnd"/>
          <w:r w:rsidRPr="00186588">
            <w:rPr>
              <w:color w:val="000000"/>
            </w:rPr>
            <w:t xml:space="preserve"> J, Liu X, Yan B, Chen D, Gao Y, et al. Activation of NF-B upregulates Snail and consequent repression of E-cadherin in cholangiocarcinoma cell invasion. Hepato-gastroenterol. 2011;58(105):1–7.</w:t>
          </w:r>
        </w:p>
        <w:p w14:paraId="3508C743" w14:textId="77777777" w:rsidR="00186588" w:rsidRPr="00186588" w:rsidRDefault="00186588">
          <w:pPr>
            <w:pStyle w:val="csl-entry"/>
            <w:divId w:val="2108386482"/>
            <w:rPr>
              <w:color w:val="000000"/>
            </w:rPr>
          </w:pPr>
          <w:r w:rsidRPr="00186588">
            <w:rPr>
              <w:color w:val="000000"/>
            </w:rPr>
            <w:t xml:space="preserve">66. </w:t>
          </w:r>
          <w:proofErr w:type="spellStart"/>
          <w:r w:rsidRPr="00186588">
            <w:rPr>
              <w:color w:val="000000"/>
            </w:rPr>
            <w:t>Folmes</w:t>
          </w:r>
          <w:proofErr w:type="spellEnd"/>
          <w:r w:rsidRPr="00186588">
            <w:rPr>
              <w:color w:val="000000"/>
            </w:rPr>
            <w:t xml:space="preserve"> CDL, Nelson TJ, Martinez-Fernandez A, </w:t>
          </w:r>
          <w:proofErr w:type="spellStart"/>
          <w:r w:rsidRPr="00186588">
            <w:rPr>
              <w:color w:val="000000"/>
            </w:rPr>
            <w:t>Arrell</w:t>
          </w:r>
          <w:proofErr w:type="spellEnd"/>
          <w:r w:rsidRPr="00186588">
            <w:rPr>
              <w:color w:val="000000"/>
            </w:rPr>
            <w:t xml:space="preserve"> DK, Lindor JZ, </w:t>
          </w:r>
          <w:proofErr w:type="spellStart"/>
          <w:r w:rsidRPr="00186588">
            <w:rPr>
              <w:color w:val="000000"/>
            </w:rPr>
            <w:t>Dzeja</w:t>
          </w:r>
          <w:proofErr w:type="spellEnd"/>
          <w:r w:rsidRPr="00186588">
            <w:rPr>
              <w:color w:val="000000"/>
            </w:rPr>
            <w:t xml:space="preserve"> PP, et al. Somatic Oxidative Bioenergetics Transitions into Pluripotency-Dependent Glycolysis to Facilitate Nuclear Reprogramming. Cell </w:t>
          </w:r>
          <w:proofErr w:type="spellStart"/>
          <w:r w:rsidRPr="00186588">
            <w:rPr>
              <w:color w:val="000000"/>
            </w:rPr>
            <w:t>Metab</w:t>
          </w:r>
          <w:proofErr w:type="spellEnd"/>
          <w:r w:rsidRPr="00186588">
            <w:rPr>
              <w:color w:val="000000"/>
            </w:rPr>
            <w:t>. 2011;14(2):264–71.</w:t>
          </w:r>
        </w:p>
        <w:p w14:paraId="2CD1127C" w14:textId="77777777" w:rsidR="00186588" w:rsidRPr="00186588" w:rsidRDefault="00186588">
          <w:pPr>
            <w:pStyle w:val="csl-entry"/>
            <w:divId w:val="2108386482"/>
            <w:rPr>
              <w:color w:val="000000"/>
            </w:rPr>
          </w:pPr>
          <w:r w:rsidRPr="00186588">
            <w:rPr>
              <w:color w:val="000000"/>
            </w:rPr>
            <w:t xml:space="preserve">67. </w:t>
          </w:r>
          <w:proofErr w:type="spellStart"/>
          <w:r w:rsidRPr="00186588">
            <w:rPr>
              <w:color w:val="000000"/>
            </w:rPr>
            <w:t>Lehuédé</w:t>
          </w:r>
          <w:proofErr w:type="spellEnd"/>
          <w:r w:rsidRPr="00186588">
            <w:rPr>
              <w:color w:val="000000"/>
            </w:rPr>
            <w:t xml:space="preserve"> C, Dupuy F, Rabinovitch R, Jones RG, Siegel PM. Metabolic Plasticity as a Determinant of Tumor Growth and Metastasis. Cancer Res. 2016;76(18):5201–8.</w:t>
          </w:r>
        </w:p>
        <w:p w14:paraId="6BBEDAEA" w14:textId="77777777" w:rsidR="00186588" w:rsidRPr="00186588" w:rsidRDefault="00186588">
          <w:pPr>
            <w:pStyle w:val="csl-entry"/>
            <w:divId w:val="2108386482"/>
            <w:rPr>
              <w:color w:val="000000"/>
            </w:rPr>
          </w:pPr>
          <w:r w:rsidRPr="00186588">
            <w:rPr>
              <w:color w:val="000000"/>
            </w:rPr>
            <w:t xml:space="preserve">68. Ramesh V, </w:t>
          </w:r>
          <w:proofErr w:type="spellStart"/>
          <w:r w:rsidRPr="00186588">
            <w:rPr>
              <w:color w:val="000000"/>
            </w:rPr>
            <w:t>Brabletz</w:t>
          </w:r>
          <w:proofErr w:type="spellEnd"/>
          <w:r w:rsidRPr="00186588">
            <w:rPr>
              <w:color w:val="000000"/>
            </w:rPr>
            <w:t xml:space="preserve"> T, </w:t>
          </w:r>
          <w:proofErr w:type="spellStart"/>
          <w:r w:rsidRPr="00186588">
            <w:rPr>
              <w:color w:val="000000"/>
            </w:rPr>
            <w:t>Ceppi</w:t>
          </w:r>
          <w:proofErr w:type="spellEnd"/>
          <w:r w:rsidRPr="00186588">
            <w:rPr>
              <w:color w:val="000000"/>
            </w:rPr>
            <w:t xml:space="preserve"> P. Targeting EMT in Cancer with Repurposed Metabolic Inhibitors. Trends Cancer. 2020;6(11):942–50.</w:t>
          </w:r>
        </w:p>
        <w:p w14:paraId="13E121DF" w14:textId="77777777" w:rsidR="00186588" w:rsidRPr="00186588" w:rsidRDefault="00186588">
          <w:pPr>
            <w:pStyle w:val="csl-entry"/>
            <w:divId w:val="2108386482"/>
            <w:rPr>
              <w:color w:val="000000"/>
            </w:rPr>
          </w:pPr>
          <w:r w:rsidRPr="00186588">
            <w:rPr>
              <w:color w:val="000000"/>
            </w:rPr>
            <w:t>69. Martinez-</w:t>
          </w:r>
          <w:proofErr w:type="spellStart"/>
          <w:r w:rsidRPr="00186588">
            <w:rPr>
              <w:color w:val="000000"/>
            </w:rPr>
            <w:t>Outschoorn</w:t>
          </w:r>
          <w:proofErr w:type="spellEnd"/>
          <w:r w:rsidRPr="00186588">
            <w:rPr>
              <w:color w:val="000000"/>
            </w:rPr>
            <w:t xml:space="preserve"> UE, Peiris-</w:t>
          </w:r>
          <w:proofErr w:type="spellStart"/>
          <w:r w:rsidRPr="00186588">
            <w:rPr>
              <w:color w:val="000000"/>
            </w:rPr>
            <w:t>Pagés</w:t>
          </w:r>
          <w:proofErr w:type="spellEnd"/>
          <w:r w:rsidRPr="00186588">
            <w:rPr>
              <w:color w:val="000000"/>
            </w:rPr>
            <w:t xml:space="preserve"> M, </w:t>
          </w:r>
          <w:proofErr w:type="spellStart"/>
          <w:r w:rsidRPr="00186588">
            <w:rPr>
              <w:color w:val="000000"/>
            </w:rPr>
            <w:t>Pestell</w:t>
          </w:r>
          <w:proofErr w:type="spellEnd"/>
          <w:r w:rsidRPr="00186588">
            <w:rPr>
              <w:color w:val="000000"/>
            </w:rPr>
            <w:t xml:space="preserve"> RG, </w:t>
          </w:r>
          <w:proofErr w:type="spellStart"/>
          <w:r w:rsidRPr="00186588">
            <w:rPr>
              <w:color w:val="000000"/>
            </w:rPr>
            <w:t>Sotgia</w:t>
          </w:r>
          <w:proofErr w:type="spellEnd"/>
          <w:r w:rsidRPr="00186588">
            <w:rPr>
              <w:color w:val="000000"/>
            </w:rPr>
            <w:t xml:space="preserve"> F, </w:t>
          </w:r>
          <w:proofErr w:type="spellStart"/>
          <w:r w:rsidRPr="00186588">
            <w:rPr>
              <w:color w:val="000000"/>
            </w:rPr>
            <w:t>Lisanti</w:t>
          </w:r>
          <w:proofErr w:type="spellEnd"/>
          <w:r w:rsidRPr="00186588">
            <w:rPr>
              <w:color w:val="000000"/>
            </w:rPr>
            <w:t xml:space="preserve"> MP. Cancer metabolism: a therapeutic perspective. Nat Rev Clin Oncol. 2017;14(1):11–31.</w:t>
          </w:r>
        </w:p>
        <w:p w14:paraId="77CBA7FB" w14:textId="3EDD19FD" w:rsidR="00E469AE" w:rsidRPr="00602FA5" w:rsidRDefault="00186588">
          <w:pPr>
            <w:pStyle w:val="Bibliography"/>
            <w:rPr>
              <w:rFonts w:ascii="Times New Roman" w:hAnsi="Times New Roman" w:cs="Times New Roman"/>
            </w:rPr>
          </w:pPr>
          <w:r w:rsidRPr="00186588">
            <w:rPr>
              <w:rFonts w:ascii="Times New Roman" w:eastAsia="Times New Roman" w:hAnsi="Times New Roman" w:cs="Times New Roman"/>
              <w:color w:val="000000"/>
            </w:rPr>
            <w:t> </w:t>
          </w:r>
        </w:p>
      </w:sdtContent>
    </w:sdt>
    <w:sectPr w:rsidR="00E469AE" w:rsidRPr="00602FA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evine, Herbert" w:date="2022-04-05T12:00:00Z" w:initials="LH">
    <w:p w14:paraId="0A7F67E6" w14:textId="77777777" w:rsidR="00C42CCE" w:rsidRDefault="00C42CCE">
      <w:pPr>
        <w:pStyle w:val="CommentText"/>
      </w:pPr>
      <w:r>
        <w:rPr>
          <w:rStyle w:val="CommentReference"/>
        </w:rPr>
        <w:annotationRef/>
      </w:r>
      <w:r>
        <w:t>Add reference</w:t>
      </w:r>
    </w:p>
    <w:p w14:paraId="56489AD9" w14:textId="77777777" w:rsidR="00C42CCE" w:rsidRPr="00C1354B" w:rsidRDefault="00C42CCE" w:rsidP="00C1354B">
      <w:pPr>
        <w:spacing w:after="0"/>
        <w:rPr>
          <w:rFonts w:ascii="Times New Roman" w:eastAsia="Times New Roman" w:hAnsi="Times New Roman" w:cs="Times New Roman"/>
        </w:rPr>
      </w:pPr>
      <w:r w:rsidRPr="00C1354B">
        <w:rPr>
          <w:rFonts w:ascii="Arial" w:eastAsia="Times New Roman" w:hAnsi="Arial" w:cs="Arial"/>
          <w:color w:val="222222"/>
          <w:sz w:val="20"/>
          <w:szCs w:val="20"/>
          <w:shd w:val="clear" w:color="auto" w:fill="FFFFFF"/>
        </w:rPr>
        <w:t xml:space="preserve">Jolly, Mohit Kumar, Satyendra C. Tripathi, </w:t>
      </w:r>
      <w:proofErr w:type="spellStart"/>
      <w:r w:rsidRPr="00C1354B">
        <w:rPr>
          <w:rFonts w:ascii="Arial" w:eastAsia="Times New Roman" w:hAnsi="Arial" w:cs="Arial"/>
          <w:color w:val="222222"/>
          <w:sz w:val="20"/>
          <w:szCs w:val="20"/>
          <w:shd w:val="clear" w:color="auto" w:fill="FFFFFF"/>
        </w:rPr>
        <w:t>Dongya</w:t>
      </w:r>
      <w:proofErr w:type="spellEnd"/>
      <w:r w:rsidRPr="00C1354B">
        <w:rPr>
          <w:rFonts w:ascii="Arial" w:eastAsia="Times New Roman" w:hAnsi="Arial" w:cs="Arial"/>
          <w:color w:val="222222"/>
          <w:sz w:val="20"/>
          <w:szCs w:val="20"/>
          <w:shd w:val="clear" w:color="auto" w:fill="FFFFFF"/>
        </w:rPr>
        <w:t xml:space="preserve"> Jia, Steven M. Mooney, </w:t>
      </w:r>
      <w:proofErr w:type="spellStart"/>
      <w:r w:rsidRPr="00C1354B">
        <w:rPr>
          <w:rFonts w:ascii="Arial" w:eastAsia="Times New Roman" w:hAnsi="Arial" w:cs="Arial"/>
          <w:color w:val="222222"/>
          <w:sz w:val="20"/>
          <w:szCs w:val="20"/>
          <w:shd w:val="clear" w:color="auto" w:fill="FFFFFF"/>
        </w:rPr>
        <w:t>Muge</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Celiktas</w:t>
      </w:r>
      <w:proofErr w:type="spellEnd"/>
      <w:r w:rsidRPr="00C1354B">
        <w:rPr>
          <w:rFonts w:ascii="Arial" w:eastAsia="Times New Roman" w:hAnsi="Arial" w:cs="Arial"/>
          <w:color w:val="222222"/>
          <w:sz w:val="20"/>
          <w:szCs w:val="20"/>
          <w:shd w:val="clear" w:color="auto" w:fill="FFFFFF"/>
        </w:rPr>
        <w:t xml:space="preserve">, Samir M. </w:t>
      </w:r>
      <w:proofErr w:type="spellStart"/>
      <w:r w:rsidRPr="00C1354B">
        <w:rPr>
          <w:rFonts w:ascii="Arial" w:eastAsia="Times New Roman" w:hAnsi="Arial" w:cs="Arial"/>
          <w:color w:val="222222"/>
          <w:sz w:val="20"/>
          <w:szCs w:val="20"/>
          <w:shd w:val="clear" w:color="auto" w:fill="FFFFFF"/>
        </w:rPr>
        <w:t>Hanash</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Sendurai</w:t>
      </w:r>
      <w:proofErr w:type="spellEnd"/>
      <w:r w:rsidRPr="00C1354B">
        <w:rPr>
          <w:rFonts w:ascii="Arial" w:eastAsia="Times New Roman" w:hAnsi="Arial" w:cs="Arial"/>
          <w:color w:val="222222"/>
          <w:sz w:val="20"/>
          <w:szCs w:val="20"/>
          <w:shd w:val="clear" w:color="auto" w:fill="FFFFFF"/>
        </w:rPr>
        <w:t xml:space="preserve"> A. Mani, Kenneth J. </w:t>
      </w:r>
      <w:proofErr w:type="spellStart"/>
      <w:r w:rsidRPr="00C1354B">
        <w:rPr>
          <w:rFonts w:ascii="Arial" w:eastAsia="Times New Roman" w:hAnsi="Arial" w:cs="Arial"/>
          <w:color w:val="222222"/>
          <w:sz w:val="20"/>
          <w:szCs w:val="20"/>
          <w:shd w:val="clear" w:color="auto" w:fill="FFFFFF"/>
        </w:rPr>
        <w:t>Pienta</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Eshel</w:t>
      </w:r>
      <w:proofErr w:type="spellEnd"/>
      <w:r w:rsidRPr="00C1354B">
        <w:rPr>
          <w:rFonts w:ascii="Arial" w:eastAsia="Times New Roman" w:hAnsi="Arial" w:cs="Arial"/>
          <w:color w:val="222222"/>
          <w:sz w:val="20"/>
          <w:szCs w:val="20"/>
          <w:shd w:val="clear" w:color="auto" w:fill="FFFFFF"/>
        </w:rPr>
        <w:t xml:space="preserve"> Ben-Jacob, and Herbert Levine. "Stability of the hybrid epithelial/mesenchymal phenotype." </w:t>
      </w:r>
      <w:proofErr w:type="spellStart"/>
      <w:r w:rsidRPr="00C1354B">
        <w:rPr>
          <w:rFonts w:ascii="Arial" w:eastAsia="Times New Roman" w:hAnsi="Arial" w:cs="Arial"/>
          <w:i/>
          <w:iCs/>
          <w:color w:val="222222"/>
          <w:sz w:val="20"/>
          <w:szCs w:val="20"/>
        </w:rPr>
        <w:t>Oncotarget</w:t>
      </w:r>
      <w:proofErr w:type="spellEnd"/>
      <w:r w:rsidRPr="00C1354B">
        <w:rPr>
          <w:rFonts w:ascii="Arial" w:eastAsia="Times New Roman" w:hAnsi="Arial" w:cs="Arial"/>
          <w:color w:val="222222"/>
          <w:sz w:val="20"/>
          <w:szCs w:val="20"/>
          <w:shd w:val="clear" w:color="auto" w:fill="FFFFFF"/>
        </w:rPr>
        <w:t> 7, no. 19 (2016): 27067.</w:t>
      </w:r>
    </w:p>
    <w:p w14:paraId="26ED5A6E" w14:textId="3C54564C" w:rsidR="00C42CCE" w:rsidRDefault="00C42CCE">
      <w:pPr>
        <w:pStyle w:val="CommentText"/>
      </w:pPr>
    </w:p>
  </w:comment>
  <w:comment w:id="2" w:author="Levine, Herbert" w:date="2022-04-05T11:56:00Z" w:initials="LH">
    <w:p w14:paraId="729F6449" w14:textId="5098F9BC" w:rsidR="00C42CCE" w:rsidRDefault="00C42CCE">
      <w:pPr>
        <w:pStyle w:val="CommentText"/>
      </w:pPr>
      <w:r>
        <w:rPr>
          <w:rStyle w:val="CommentReference"/>
        </w:rPr>
        <w:annotationRef/>
      </w:r>
      <w:r>
        <w:t>Add references</w:t>
      </w:r>
    </w:p>
    <w:p w14:paraId="17B1907E" w14:textId="77777777" w:rsidR="00C42CCE" w:rsidRDefault="00C42CCE">
      <w:pPr>
        <w:pStyle w:val="CommentText"/>
      </w:pPr>
    </w:p>
    <w:p w14:paraId="31760B89" w14:textId="1200FA88" w:rsidR="00C42CCE" w:rsidRDefault="00C42CCE" w:rsidP="00C1354B">
      <w:pPr>
        <w:spacing w:after="0"/>
        <w:rPr>
          <w:rFonts w:ascii="Arial" w:eastAsia="Times New Roman" w:hAnsi="Arial" w:cs="Arial"/>
          <w:color w:val="222222"/>
          <w:sz w:val="20"/>
          <w:szCs w:val="20"/>
          <w:shd w:val="clear" w:color="auto" w:fill="FFFFFF"/>
        </w:rPr>
      </w:pPr>
      <w:proofErr w:type="spellStart"/>
      <w:r w:rsidRPr="00C1354B">
        <w:rPr>
          <w:rFonts w:ascii="Arial" w:eastAsia="Times New Roman" w:hAnsi="Arial" w:cs="Arial"/>
          <w:color w:val="222222"/>
          <w:sz w:val="20"/>
          <w:szCs w:val="20"/>
          <w:shd w:val="clear" w:color="auto" w:fill="FFFFFF"/>
        </w:rPr>
        <w:t>Pastushenko</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Ievgenia</w:t>
      </w:r>
      <w:proofErr w:type="spellEnd"/>
      <w:r w:rsidRPr="00C1354B">
        <w:rPr>
          <w:rFonts w:ascii="Arial" w:eastAsia="Times New Roman" w:hAnsi="Arial" w:cs="Arial"/>
          <w:color w:val="222222"/>
          <w:sz w:val="20"/>
          <w:szCs w:val="20"/>
          <w:shd w:val="clear" w:color="auto" w:fill="FFFFFF"/>
        </w:rPr>
        <w:t xml:space="preserve">, Audrey </w:t>
      </w:r>
      <w:proofErr w:type="spellStart"/>
      <w:r w:rsidRPr="00C1354B">
        <w:rPr>
          <w:rFonts w:ascii="Arial" w:eastAsia="Times New Roman" w:hAnsi="Arial" w:cs="Arial"/>
          <w:color w:val="222222"/>
          <w:sz w:val="20"/>
          <w:szCs w:val="20"/>
          <w:shd w:val="clear" w:color="auto" w:fill="FFFFFF"/>
        </w:rPr>
        <w:t>Brisebarre</w:t>
      </w:r>
      <w:proofErr w:type="spellEnd"/>
      <w:r w:rsidRPr="00C1354B">
        <w:rPr>
          <w:rFonts w:ascii="Arial" w:eastAsia="Times New Roman" w:hAnsi="Arial" w:cs="Arial"/>
          <w:color w:val="222222"/>
          <w:sz w:val="20"/>
          <w:szCs w:val="20"/>
          <w:shd w:val="clear" w:color="auto" w:fill="FFFFFF"/>
        </w:rPr>
        <w:t xml:space="preserve">, Alejandro </w:t>
      </w:r>
      <w:proofErr w:type="spellStart"/>
      <w:r w:rsidRPr="00C1354B">
        <w:rPr>
          <w:rFonts w:ascii="Arial" w:eastAsia="Times New Roman" w:hAnsi="Arial" w:cs="Arial"/>
          <w:color w:val="222222"/>
          <w:sz w:val="20"/>
          <w:szCs w:val="20"/>
          <w:shd w:val="clear" w:color="auto" w:fill="FFFFFF"/>
        </w:rPr>
        <w:t>Sifrim</w:t>
      </w:r>
      <w:proofErr w:type="spellEnd"/>
      <w:r w:rsidRPr="00C1354B">
        <w:rPr>
          <w:rFonts w:ascii="Arial" w:eastAsia="Times New Roman" w:hAnsi="Arial" w:cs="Arial"/>
          <w:color w:val="222222"/>
          <w:sz w:val="20"/>
          <w:szCs w:val="20"/>
          <w:shd w:val="clear" w:color="auto" w:fill="FFFFFF"/>
        </w:rPr>
        <w:t xml:space="preserve">, Marco Fioramonti, Tatiana </w:t>
      </w:r>
      <w:proofErr w:type="spellStart"/>
      <w:r w:rsidRPr="00C1354B">
        <w:rPr>
          <w:rFonts w:ascii="Arial" w:eastAsia="Times New Roman" w:hAnsi="Arial" w:cs="Arial"/>
          <w:color w:val="222222"/>
          <w:sz w:val="20"/>
          <w:szCs w:val="20"/>
          <w:shd w:val="clear" w:color="auto" w:fill="FFFFFF"/>
        </w:rPr>
        <w:t>Revenco</w:t>
      </w:r>
      <w:proofErr w:type="spellEnd"/>
      <w:r w:rsidRPr="00C1354B">
        <w:rPr>
          <w:rFonts w:ascii="Arial" w:eastAsia="Times New Roman" w:hAnsi="Arial" w:cs="Arial"/>
          <w:color w:val="222222"/>
          <w:sz w:val="20"/>
          <w:szCs w:val="20"/>
          <w:shd w:val="clear" w:color="auto" w:fill="FFFFFF"/>
        </w:rPr>
        <w:t xml:space="preserve">, Soufiane </w:t>
      </w:r>
      <w:proofErr w:type="spellStart"/>
      <w:r w:rsidRPr="00C1354B">
        <w:rPr>
          <w:rFonts w:ascii="Arial" w:eastAsia="Times New Roman" w:hAnsi="Arial" w:cs="Arial"/>
          <w:color w:val="222222"/>
          <w:sz w:val="20"/>
          <w:szCs w:val="20"/>
          <w:shd w:val="clear" w:color="auto" w:fill="FFFFFF"/>
        </w:rPr>
        <w:t>Boumahdi</w:t>
      </w:r>
      <w:proofErr w:type="spellEnd"/>
      <w:r w:rsidRPr="00C1354B">
        <w:rPr>
          <w:rFonts w:ascii="Arial" w:eastAsia="Times New Roman" w:hAnsi="Arial" w:cs="Arial"/>
          <w:color w:val="222222"/>
          <w:sz w:val="20"/>
          <w:szCs w:val="20"/>
          <w:shd w:val="clear" w:color="auto" w:fill="FFFFFF"/>
        </w:rPr>
        <w:t xml:space="preserve">, Alexandra Van </w:t>
      </w:r>
      <w:proofErr w:type="spellStart"/>
      <w:r w:rsidRPr="00C1354B">
        <w:rPr>
          <w:rFonts w:ascii="Arial" w:eastAsia="Times New Roman" w:hAnsi="Arial" w:cs="Arial"/>
          <w:color w:val="222222"/>
          <w:sz w:val="20"/>
          <w:szCs w:val="20"/>
          <w:shd w:val="clear" w:color="auto" w:fill="FFFFFF"/>
        </w:rPr>
        <w:t>Keymeulen</w:t>
      </w:r>
      <w:proofErr w:type="spellEnd"/>
      <w:r w:rsidRPr="00C1354B">
        <w:rPr>
          <w:rFonts w:ascii="Arial" w:eastAsia="Times New Roman" w:hAnsi="Arial" w:cs="Arial"/>
          <w:color w:val="222222"/>
          <w:sz w:val="20"/>
          <w:szCs w:val="20"/>
          <w:shd w:val="clear" w:color="auto" w:fill="FFFFFF"/>
        </w:rPr>
        <w:t xml:space="preserve"> et al. "Identification of the </w:t>
      </w:r>
      <w:proofErr w:type="spellStart"/>
      <w:r w:rsidRPr="00C1354B">
        <w:rPr>
          <w:rFonts w:ascii="Arial" w:eastAsia="Times New Roman" w:hAnsi="Arial" w:cs="Arial"/>
          <w:color w:val="222222"/>
          <w:sz w:val="20"/>
          <w:szCs w:val="20"/>
          <w:shd w:val="clear" w:color="auto" w:fill="FFFFFF"/>
        </w:rPr>
        <w:t>tumour</w:t>
      </w:r>
      <w:proofErr w:type="spellEnd"/>
      <w:r w:rsidRPr="00C1354B">
        <w:rPr>
          <w:rFonts w:ascii="Arial" w:eastAsia="Times New Roman" w:hAnsi="Arial" w:cs="Arial"/>
          <w:color w:val="222222"/>
          <w:sz w:val="20"/>
          <w:szCs w:val="20"/>
          <w:shd w:val="clear" w:color="auto" w:fill="FFFFFF"/>
        </w:rPr>
        <w:t xml:space="preserve"> transition states occurring during EMT." </w:t>
      </w:r>
      <w:r w:rsidRPr="00C1354B">
        <w:rPr>
          <w:rFonts w:ascii="Arial" w:eastAsia="Times New Roman" w:hAnsi="Arial" w:cs="Arial"/>
          <w:i/>
          <w:iCs/>
          <w:color w:val="222222"/>
          <w:sz w:val="20"/>
          <w:szCs w:val="20"/>
        </w:rPr>
        <w:t>Nature</w:t>
      </w:r>
      <w:r w:rsidRPr="00C1354B">
        <w:rPr>
          <w:rFonts w:ascii="Arial" w:eastAsia="Times New Roman" w:hAnsi="Arial" w:cs="Arial"/>
          <w:color w:val="222222"/>
          <w:sz w:val="20"/>
          <w:szCs w:val="20"/>
          <w:shd w:val="clear" w:color="auto" w:fill="FFFFFF"/>
        </w:rPr>
        <w:t> 556, no. 7702 (2018): 463-468.</w:t>
      </w:r>
    </w:p>
    <w:p w14:paraId="4A97F531" w14:textId="42A64513" w:rsidR="00C42CCE" w:rsidRDefault="00C42CCE" w:rsidP="00C1354B">
      <w:pPr>
        <w:spacing w:after="0"/>
        <w:rPr>
          <w:rFonts w:ascii="Arial" w:eastAsia="Times New Roman" w:hAnsi="Arial" w:cs="Arial"/>
          <w:color w:val="222222"/>
          <w:sz w:val="20"/>
          <w:szCs w:val="20"/>
          <w:shd w:val="clear" w:color="auto" w:fill="FFFFFF"/>
        </w:rPr>
      </w:pPr>
    </w:p>
    <w:p w14:paraId="58E3F34F" w14:textId="77777777" w:rsidR="00C42CCE" w:rsidRPr="00C1354B" w:rsidRDefault="00C42CCE" w:rsidP="00C1354B">
      <w:pPr>
        <w:spacing w:after="0"/>
        <w:rPr>
          <w:rFonts w:ascii="Times New Roman" w:eastAsia="Times New Roman" w:hAnsi="Times New Roman" w:cs="Times New Roman"/>
        </w:rPr>
      </w:pPr>
      <w:proofErr w:type="spellStart"/>
      <w:r w:rsidRPr="00C1354B">
        <w:rPr>
          <w:rFonts w:ascii="Arial" w:eastAsia="Times New Roman" w:hAnsi="Arial" w:cs="Arial"/>
          <w:color w:val="222222"/>
          <w:sz w:val="20"/>
          <w:szCs w:val="20"/>
          <w:shd w:val="clear" w:color="auto" w:fill="FFFFFF"/>
        </w:rPr>
        <w:t>Simeonov</w:t>
      </w:r>
      <w:proofErr w:type="spellEnd"/>
      <w:r w:rsidRPr="00C1354B">
        <w:rPr>
          <w:rFonts w:ascii="Arial" w:eastAsia="Times New Roman" w:hAnsi="Arial" w:cs="Arial"/>
          <w:color w:val="222222"/>
          <w:sz w:val="20"/>
          <w:szCs w:val="20"/>
          <w:shd w:val="clear" w:color="auto" w:fill="FFFFFF"/>
        </w:rPr>
        <w:t xml:space="preserve">, Kamen P., China N. </w:t>
      </w:r>
      <w:proofErr w:type="spellStart"/>
      <w:r w:rsidRPr="00C1354B">
        <w:rPr>
          <w:rFonts w:ascii="Arial" w:eastAsia="Times New Roman" w:hAnsi="Arial" w:cs="Arial"/>
          <w:color w:val="222222"/>
          <w:sz w:val="20"/>
          <w:szCs w:val="20"/>
          <w:shd w:val="clear" w:color="auto" w:fill="FFFFFF"/>
        </w:rPr>
        <w:t>Byrns</w:t>
      </w:r>
      <w:proofErr w:type="spellEnd"/>
      <w:r w:rsidRPr="00C1354B">
        <w:rPr>
          <w:rFonts w:ascii="Arial" w:eastAsia="Times New Roman" w:hAnsi="Arial" w:cs="Arial"/>
          <w:color w:val="222222"/>
          <w:sz w:val="20"/>
          <w:szCs w:val="20"/>
          <w:shd w:val="clear" w:color="auto" w:fill="FFFFFF"/>
        </w:rPr>
        <w:t xml:space="preserve">, Megan L. Clark, Robert J. </w:t>
      </w:r>
      <w:proofErr w:type="spellStart"/>
      <w:r w:rsidRPr="00C1354B">
        <w:rPr>
          <w:rFonts w:ascii="Arial" w:eastAsia="Times New Roman" w:hAnsi="Arial" w:cs="Arial"/>
          <w:color w:val="222222"/>
          <w:sz w:val="20"/>
          <w:szCs w:val="20"/>
          <w:shd w:val="clear" w:color="auto" w:fill="FFFFFF"/>
        </w:rPr>
        <w:t>Norgard</w:t>
      </w:r>
      <w:proofErr w:type="spellEnd"/>
      <w:r w:rsidRPr="00C1354B">
        <w:rPr>
          <w:rFonts w:ascii="Arial" w:eastAsia="Times New Roman" w:hAnsi="Arial" w:cs="Arial"/>
          <w:color w:val="222222"/>
          <w:sz w:val="20"/>
          <w:szCs w:val="20"/>
          <w:shd w:val="clear" w:color="auto" w:fill="FFFFFF"/>
        </w:rPr>
        <w:t xml:space="preserve">, Beth Martin, Ben Z. Stanger, Jay </w:t>
      </w:r>
      <w:proofErr w:type="spellStart"/>
      <w:r w:rsidRPr="00C1354B">
        <w:rPr>
          <w:rFonts w:ascii="Arial" w:eastAsia="Times New Roman" w:hAnsi="Arial" w:cs="Arial"/>
          <w:color w:val="222222"/>
          <w:sz w:val="20"/>
          <w:szCs w:val="20"/>
          <w:shd w:val="clear" w:color="auto" w:fill="FFFFFF"/>
        </w:rPr>
        <w:t>Shendure</w:t>
      </w:r>
      <w:proofErr w:type="spellEnd"/>
      <w:r w:rsidRPr="00C1354B">
        <w:rPr>
          <w:rFonts w:ascii="Arial" w:eastAsia="Times New Roman" w:hAnsi="Arial" w:cs="Arial"/>
          <w:color w:val="222222"/>
          <w:sz w:val="20"/>
          <w:szCs w:val="20"/>
          <w:shd w:val="clear" w:color="auto" w:fill="FFFFFF"/>
        </w:rPr>
        <w:t xml:space="preserve">, Aaron McKenna, and Christopher J. </w:t>
      </w:r>
      <w:proofErr w:type="spellStart"/>
      <w:r w:rsidRPr="00C1354B">
        <w:rPr>
          <w:rFonts w:ascii="Arial" w:eastAsia="Times New Roman" w:hAnsi="Arial" w:cs="Arial"/>
          <w:color w:val="222222"/>
          <w:sz w:val="20"/>
          <w:szCs w:val="20"/>
          <w:shd w:val="clear" w:color="auto" w:fill="FFFFFF"/>
        </w:rPr>
        <w:t>Lengner</w:t>
      </w:r>
      <w:proofErr w:type="spellEnd"/>
      <w:r w:rsidRPr="00C1354B">
        <w:rPr>
          <w:rFonts w:ascii="Arial" w:eastAsia="Times New Roman" w:hAnsi="Arial" w:cs="Arial"/>
          <w:color w:val="222222"/>
          <w:sz w:val="20"/>
          <w:szCs w:val="20"/>
          <w:shd w:val="clear" w:color="auto" w:fill="FFFFFF"/>
        </w:rPr>
        <w:t>. "Single-cell lineage tracing of metastatic cancer reveals selection of hybrid EMT states." </w:t>
      </w:r>
      <w:r w:rsidRPr="00C1354B">
        <w:rPr>
          <w:rFonts w:ascii="Arial" w:eastAsia="Times New Roman" w:hAnsi="Arial" w:cs="Arial"/>
          <w:i/>
          <w:iCs/>
          <w:color w:val="222222"/>
          <w:sz w:val="20"/>
          <w:szCs w:val="20"/>
        </w:rPr>
        <w:t>Cancer Cell</w:t>
      </w:r>
      <w:r w:rsidRPr="00C1354B">
        <w:rPr>
          <w:rFonts w:ascii="Arial" w:eastAsia="Times New Roman" w:hAnsi="Arial" w:cs="Arial"/>
          <w:color w:val="222222"/>
          <w:sz w:val="20"/>
          <w:szCs w:val="20"/>
          <w:shd w:val="clear" w:color="auto" w:fill="FFFFFF"/>
        </w:rPr>
        <w:t> 39, no. 8 (2021): 1150-1162.</w:t>
      </w:r>
    </w:p>
    <w:p w14:paraId="7FB4AF6F" w14:textId="77777777" w:rsidR="00C42CCE" w:rsidRDefault="00C42CCE" w:rsidP="00C1354B">
      <w:pPr>
        <w:spacing w:after="0"/>
        <w:rPr>
          <w:rFonts w:ascii="Arial" w:eastAsia="Times New Roman" w:hAnsi="Arial" w:cs="Arial"/>
          <w:color w:val="222222"/>
          <w:sz w:val="20"/>
          <w:szCs w:val="20"/>
          <w:shd w:val="clear" w:color="auto" w:fill="FFFFFF"/>
        </w:rPr>
      </w:pPr>
    </w:p>
    <w:p w14:paraId="1C7506F7" w14:textId="77777777" w:rsidR="00C42CCE" w:rsidRPr="00C1354B" w:rsidRDefault="00C42CCE" w:rsidP="00C1354B">
      <w:pPr>
        <w:spacing w:after="0"/>
        <w:rPr>
          <w:rFonts w:ascii="Times New Roman" w:eastAsia="Times New Roman" w:hAnsi="Times New Roman" w:cs="Times New Roman"/>
        </w:rPr>
      </w:pPr>
    </w:p>
    <w:p w14:paraId="58ABDA8E" w14:textId="623DA993" w:rsidR="00C42CCE" w:rsidRDefault="00C42CCE">
      <w:pPr>
        <w:pStyle w:val="CommentText"/>
      </w:pPr>
    </w:p>
  </w:comment>
  <w:comment w:id="15" w:author="Levine, Herbert" w:date="2022-04-05T12:23:00Z" w:initials="LH">
    <w:p w14:paraId="6561A131" w14:textId="0B10E81D" w:rsidR="00C42CCE" w:rsidRDefault="00C42CCE">
      <w:pPr>
        <w:pStyle w:val="CommentText"/>
      </w:pPr>
      <w:r>
        <w:rPr>
          <w:rStyle w:val="CommentReference"/>
        </w:rPr>
        <w:annotationRef/>
      </w:r>
      <w:r>
        <w:t xml:space="preserve">I don’t understand what you mean by this, </w:t>
      </w:r>
      <w:proofErr w:type="gramStart"/>
      <w:r>
        <w:t>and also</w:t>
      </w:r>
      <w:proofErr w:type="gramEnd"/>
      <w:r>
        <w:t xml:space="preserve"> ref 36 says nothing about metabolism</w:t>
      </w:r>
    </w:p>
  </w:comment>
  <w:comment w:id="16" w:author="Madeline Galbraith" w:date="2022-04-11T12:41:00Z" w:initials="MG">
    <w:p w14:paraId="1F0EA1A1" w14:textId="196823F2" w:rsidR="00AF2E37" w:rsidRDefault="00AF2E37">
      <w:pPr>
        <w:pStyle w:val="CommentText"/>
      </w:pPr>
      <w:r>
        <w:rPr>
          <w:rStyle w:val="CommentReference"/>
        </w:rPr>
        <w:annotationRef/>
      </w:r>
      <w:r>
        <w:t xml:space="preserve">Trying to explain possible experimental evidence for this connection. </w:t>
      </w:r>
    </w:p>
  </w:comment>
  <w:comment w:id="29" w:author="Jia, Dongya (NIH/NCI) [E]" w:date="2022-02-27T20:54:00Z" w:initials="JD([">
    <w:p w14:paraId="44B53D00" w14:textId="77777777" w:rsidR="00C42CCE" w:rsidRDefault="00C42CCE" w:rsidP="006E0834">
      <w:r>
        <w:rPr>
          <w:rStyle w:val="CommentReference"/>
        </w:rPr>
        <w:annotationRef/>
      </w:r>
      <w:r>
        <w:rPr>
          <w:sz w:val="20"/>
          <w:szCs w:val="20"/>
        </w:rPr>
        <w:t>Please elaborate these examples to give a flavor of how both traits - EMT and metabolism are connected.</w:t>
      </w:r>
    </w:p>
  </w:comment>
  <w:comment w:id="30" w:author="Levine, Herbert" w:date="2022-04-05T14:00:00Z" w:initials="LH">
    <w:p w14:paraId="6F4D82CB" w14:textId="1ECEDC53" w:rsidR="00C42CCE" w:rsidRDefault="00C42CCE">
      <w:pPr>
        <w:pStyle w:val="CommentText"/>
      </w:pPr>
      <w:r>
        <w:rPr>
          <w:rStyle w:val="CommentReference"/>
        </w:rPr>
        <w:annotationRef/>
      </w:r>
      <w:r>
        <w:t>The meaning of this phrase is not clear to me</w:t>
      </w:r>
    </w:p>
  </w:comment>
  <w:comment w:id="34" w:author="Jia, Dongya (NIH/NCI) [E]" w:date="2022-02-27T20:58:00Z" w:initials="JD([">
    <w:p w14:paraId="76EA816B" w14:textId="77777777" w:rsidR="00C42CCE" w:rsidRDefault="00C42CCE" w:rsidP="006E0834">
      <w:r>
        <w:rPr>
          <w:rStyle w:val="CommentReference"/>
        </w:rPr>
        <w:annotationRef/>
      </w:r>
      <w:r>
        <w:rPr>
          <w:sz w:val="20"/>
          <w:szCs w:val="20"/>
        </w:rPr>
        <w:t xml:space="preserve">I feel this result is very striking! The </w:t>
      </w:r>
      <w:proofErr w:type="gramStart"/>
      <w:r>
        <w:rPr>
          <w:sz w:val="20"/>
          <w:szCs w:val="20"/>
        </w:rPr>
        <w:t>cross-talk</w:t>
      </w:r>
      <w:proofErr w:type="gramEnd"/>
      <w:r>
        <w:rPr>
          <w:sz w:val="20"/>
          <w:szCs w:val="20"/>
        </w:rPr>
        <w:t xml:space="preserve"> between EMT and metabolism can promote the hybrid state of each other! We need to emphasize.</w:t>
      </w:r>
    </w:p>
  </w:comment>
  <w:comment w:id="36" w:author="Jia, Dongya (NIH/NCI) [E]" w:date="2022-02-27T20:59:00Z" w:initials="JD([">
    <w:p w14:paraId="3E805D0A" w14:textId="77777777" w:rsidR="00C42CCE" w:rsidRDefault="00C42CCE" w:rsidP="006E0834">
      <w:r>
        <w:rPr>
          <w:rStyle w:val="CommentReference"/>
        </w:rPr>
        <w:annotationRef/>
      </w:r>
      <w:r>
        <w:rPr>
          <w:sz w:val="20"/>
          <w:szCs w:val="20"/>
        </w:rPr>
        <w:t>references!</w:t>
      </w:r>
    </w:p>
  </w:comment>
  <w:comment w:id="55" w:author="Levine, Herbert" w:date="2022-04-05T20:18:00Z" w:initials="LH">
    <w:p w14:paraId="389D39AD" w14:textId="6DA1F2A3" w:rsidR="00C42CCE" w:rsidRDefault="00C42CCE">
      <w:pPr>
        <w:pStyle w:val="CommentText"/>
      </w:pPr>
      <w:r>
        <w:rPr>
          <w:rStyle w:val="CommentReference"/>
        </w:rPr>
        <w:annotationRef/>
      </w:r>
      <w:r>
        <w:t>This needs to be explained more clearly</w:t>
      </w:r>
    </w:p>
  </w:comment>
  <w:comment w:id="63" w:author="Levine, Herbert" w:date="2022-04-05T20:24:00Z" w:initials="LH">
    <w:p w14:paraId="57DD4477" w14:textId="7B22FF5D" w:rsidR="00246E2C" w:rsidRDefault="00246E2C">
      <w:pPr>
        <w:pStyle w:val="CommentText"/>
      </w:pPr>
      <w:r>
        <w:rPr>
          <w:rStyle w:val="CommentReference"/>
        </w:rPr>
        <w:annotationRef/>
      </w:r>
      <w:r>
        <w:t>I don’t think that all the links are transcriptional control; some of them modify protein degradation, some for them refer to activation instead of transcriptional regulation.  Please try to explain these more precisely.</w:t>
      </w:r>
    </w:p>
  </w:comment>
  <w:comment w:id="64" w:author="Levine, Herbert" w:date="2022-04-05T20:39:00Z" w:initials="LH">
    <w:p w14:paraId="34E35FB7" w14:textId="12B66FB9" w:rsidR="001817B5" w:rsidRDefault="001817B5">
      <w:pPr>
        <w:pStyle w:val="CommentText"/>
      </w:pPr>
      <w:r>
        <w:rPr>
          <w:rStyle w:val="CommentReference"/>
        </w:rPr>
        <w:annotationRef/>
      </w:r>
      <w:r>
        <w:t>Again, I think I remember that the regulation of AMPK was at least partially by activation instead of either production or degradation.</w:t>
      </w:r>
    </w:p>
  </w:comment>
  <w:comment w:id="67" w:author="Levine, Herbert" w:date="2022-04-05T20:45:00Z" w:initials="LH">
    <w:p w14:paraId="408FF4B1" w14:textId="3DC83F54" w:rsidR="00D26C5C" w:rsidRPr="00D26C5C" w:rsidRDefault="00D26C5C">
      <w:pPr>
        <w:pStyle w:val="CommentText"/>
        <w:rPr>
          <w:iCs/>
        </w:rPr>
      </w:pPr>
      <w:r>
        <w:rPr>
          <w:rStyle w:val="CommentReference"/>
        </w:rPr>
        <w:annotationRef/>
      </w:r>
      <w:r>
        <w:t xml:space="preserve">I agree with </w:t>
      </w:r>
      <w:proofErr w:type="spellStart"/>
      <w:r>
        <w:t>Dongya</w:t>
      </w:r>
      <w:proofErr w:type="spellEnd"/>
      <w:r>
        <w:t xml:space="preserve"> that this doesn’t make sense as written, since the value of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 xml:space="preserve">is not zero in the decoupled model. </m:t>
        </m:r>
      </m:oMath>
    </w:p>
  </w:comment>
  <w:comment w:id="65" w:author="Jia, Dongya (NIH/NCI) [E]" w:date="2022-02-27T20:59:00Z" w:initials="JD([">
    <w:p w14:paraId="0F59870D" w14:textId="77777777" w:rsidR="00C42CCE" w:rsidRDefault="00C42CCE" w:rsidP="006E0834">
      <w:r>
        <w:rPr>
          <w:rStyle w:val="CommentReference"/>
        </w:rPr>
        <w:annotationRef/>
      </w:r>
      <w:r>
        <w:rPr>
          <w:sz w:val="20"/>
          <w:szCs w:val="20"/>
        </w:rPr>
        <w:t>what does this mean?</w:t>
      </w:r>
    </w:p>
  </w:comment>
  <w:comment w:id="66" w:author="Madeline Galbraith" w:date="2022-03-07T11:25:00Z" w:initials="MG">
    <w:p w14:paraId="37279818" w14:textId="57FD6178" w:rsidR="00C42CCE" w:rsidRDefault="00C42CCE">
      <w:pPr>
        <w:pStyle w:val="CommentText"/>
      </w:pPr>
      <w:r>
        <w:rPr>
          <w:rStyle w:val="CommentReference"/>
        </w:rPr>
        <w:annotationRef/>
      </w:r>
      <w:r>
        <w:t>Since setting the foldchange to one is the “inactive” state, I also wanted to explain how we made the miRNA regulation of Hif1 inactive.</w:t>
      </w:r>
    </w:p>
  </w:comment>
  <w:comment w:id="88" w:author="Levine, Herbert" w:date="2022-04-05T20:51:00Z" w:initials="LH">
    <w:p w14:paraId="021CA2EE" w14:textId="4A4A9238" w:rsidR="00D26C5C" w:rsidRDefault="00D26C5C">
      <w:pPr>
        <w:pStyle w:val="CommentText"/>
      </w:pPr>
      <w:r>
        <w:rPr>
          <w:rStyle w:val="CommentReference"/>
        </w:rPr>
        <w:annotationRef/>
      </w:r>
      <w:r>
        <w:t xml:space="preserve">I’m not exactly sure why you are referring the SI material here before you get to the results section. </w:t>
      </w:r>
    </w:p>
  </w:comment>
  <w:comment w:id="99" w:author="Levine, Herbert" w:date="2022-04-06T13:43:00Z" w:initials="LH">
    <w:p w14:paraId="39EF8A5C" w14:textId="695FDD2B" w:rsidR="00992141" w:rsidRDefault="00992141">
      <w:pPr>
        <w:pStyle w:val="CommentText"/>
      </w:pPr>
      <w:r>
        <w:rPr>
          <w:rStyle w:val="CommentReference"/>
        </w:rPr>
        <w:annotationRef/>
      </w:r>
      <w:r>
        <w:t>Are you discussing an individual crosstalk (as I assumed from the section heading – then AMPK does one of these things, not all three)</w:t>
      </w:r>
    </w:p>
  </w:comment>
  <w:comment w:id="108" w:author="Levine, Herbert" w:date="2022-04-06T13:30:00Z" w:initials="LH">
    <w:p w14:paraId="65AA0F17" w14:textId="7AA1B352" w:rsidR="00813D67" w:rsidRDefault="00813D67">
      <w:pPr>
        <w:pStyle w:val="CommentText"/>
        <w:rPr>
          <w:rFonts w:eastAsiaTheme="minorEastAsia"/>
        </w:rPr>
      </w:pPr>
      <w:r>
        <w:rPr>
          <w:rStyle w:val="CommentReference"/>
        </w:rPr>
        <w:annotationRef/>
      </w:r>
      <w:r>
        <w:t xml:space="preserve">This is not correct as stated; since only one link is being activated, the upstream network will not change and will still be </w:t>
      </w:r>
      <w:proofErr w:type="spellStart"/>
      <w:r>
        <w:t>tristable</w:t>
      </w:r>
      <w:proofErr w:type="spellEnd"/>
      <w:r>
        <w:t xml:space="preserve">. This means that at most, 6 states </w:t>
      </w:r>
      <w:r w:rsidR="003E647F">
        <w:t>c</w:t>
      </w:r>
      <w:r>
        <w:t xml:space="preserve">ould vanish. This is not absolutely </w:t>
      </w:r>
      <w:r w:rsidR="003E647F">
        <w:t>guaranteed</w:t>
      </w:r>
      <w:r>
        <w:t xml:space="preserve"> either, because a link may be effectively inactive in some state; for </w:t>
      </w:r>
      <w:proofErr w:type="gramStart"/>
      <w:r>
        <w:t>example</w:t>
      </w:r>
      <w:proofErr w:type="gramEnd"/>
      <w: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cannot get rid</m:t>
        </m:r>
        <m:r>
          <w:rPr>
            <w:rFonts w:ascii="Cambria Math" w:hAnsi="Cambria Math" w:cs="Times New Roman"/>
          </w:rPr>
          <m:t xml:space="preserve"> </m:t>
        </m:r>
      </m:oMath>
      <w:r>
        <w:rPr>
          <w:rFonts w:eastAsiaTheme="minorEastAsia"/>
        </w:rPr>
        <w:t>of the W and W/O states if we are in M, unless the strength of the link is made extremely large</w:t>
      </w:r>
    </w:p>
    <w:p w14:paraId="1AA2B85A" w14:textId="77777777" w:rsidR="00813D67" w:rsidRDefault="00813D67">
      <w:pPr>
        <w:pStyle w:val="CommentText"/>
        <w:rPr>
          <w:rFonts w:eastAsiaTheme="minorEastAsia"/>
        </w:rPr>
      </w:pPr>
    </w:p>
    <w:p w14:paraId="7E9C6E67" w14:textId="76A60A81" w:rsidR="00813D67" w:rsidRDefault="00813D67">
      <w:pPr>
        <w:pStyle w:val="CommentText"/>
      </w:pPr>
      <w:r>
        <w:rPr>
          <w:rFonts w:eastAsiaTheme="minorEastAsia"/>
        </w:rPr>
        <w:t xml:space="preserve">Please restate </w:t>
      </w:r>
    </w:p>
  </w:comment>
  <w:comment w:id="116" w:author="Levine, Herbert" w:date="2022-04-07T08:07:00Z" w:initials="LH">
    <w:p w14:paraId="48D43BD8" w14:textId="4A07026B" w:rsidR="009D32C4" w:rsidRDefault="009D32C4">
      <w:pPr>
        <w:pStyle w:val="CommentText"/>
      </w:pPr>
      <w:r>
        <w:rPr>
          <w:rStyle w:val="CommentReference"/>
        </w:rPr>
        <w:annotationRef/>
      </w:r>
      <w:r>
        <w:t xml:space="preserve">Can you remind me of what the symbol connecting AMPK to mtROS actually </w:t>
      </w:r>
      <w:proofErr w:type="gramStart"/>
      <w:r>
        <w:t>means - thanks</w:t>
      </w:r>
      <w:proofErr w:type="gramEnd"/>
    </w:p>
  </w:comment>
  <w:comment w:id="117" w:author="Madeline Galbraith" w:date="2022-04-11T15:09:00Z" w:initials="MG">
    <w:p w14:paraId="3F1AF9E6" w14:textId="1E5A8BD7" w:rsidR="00CA07F4" w:rsidRDefault="00CA07F4">
      <w:pPr>
        <w:pStyle w:val="CommentText"/>
      </w:pPr>
      <w:r>
        <w:rPr>
          <w:rStyle w:val="CommentReference"/>
        </w:rPr>
        <w:annotationRef/>
      </w:r>
      <w:r>
        <w:t>AMPK can upregulate and downregulate mtROS (foldchange goes from 0 to greater than 1)</w:t>
      </w:r>
    </w:p>
  </w:comment>
  <w:comment w:id="213" w:author="Levine, Herbert" w:date="2022-04-07T06:55:00Z" w:initials="LH">
    <w:p w14:paraId="1E51E191" w14:textId="7565E71C" w:rsidR="00956AC0" w:rsidRDefault="00956AC0">
      <w:pPr>
        <w:pStyle w:val="CommentText"/>
      </w:pPr>
      <w:r>
        <w:rPr>
          <w:rStyle w:val="CommentReference"/>
        </w:rPr>
        <w:annotationRef/>
      </w:r>
      <w:r>
        <w:t xml:space="preserve">I didn’t understand why this conclusion followed from the previous statement. </w:t>
      </w:r>
    </w:p>
  </w:comment>
  <w:comment w:id="216" w:author="Levine, Herbert" w:date="2022-04-07T08:10:00Z" w:initials="LH">
    <w:p w14:paraId="7FF21D38" w14:textId="7A5AC1C4" w:rsidR="008E297B" w:rsidRDefault="008E297B">
      <w:pPr>
        <w:pStyle w:val="CommentText"/>
      </w:pPr>
      <w:r>
        <w:rPr>
          <w:rStyle w:val="CommentReference"/>
        </w:rPr>
        <w:annotationRef/>
      </w:r>
      <w:r>
        <w:t xml:space="preserve">I’m having trouble </w:t>
      </w:r>
      <w:proofErr w:type="gramStart"/>
      <w:r>
        <w:t>understanding  the</w:t>
      </w:r>
      <w:proofErr w:type="gramEnd"/>
      <w:r>
        <w:t xml:space="preserve"> point of figure 3. Part A is essentially obvious and belongs together with the section on single link effects. Figure C claims </w:t>
      </w:r>
      <w:proofErr w:type="spellStart"/>
      <w:r>
        <w:t>ti</w:t>
      </w:r>
      <w:proofErr w:type="spellEnd"/>
      <w:r>
        <w:t xml:space="preserve"> be about the role of multiple miRNA links but in fact there is no information provided as to how the ROS effects change as the mir200 link is changed; instead, the mir200 link seems </w:t>
      </w:r>
      <w:proofErr w:type="gramStart"/>
      <w:r>
        <w:t>to  set</w:t>
      </w:r>
      <w:proofErr w:type="gramEnd"/>
      <w:r>
        <w:t xml:space="preserve"> to the yellow region of part A and the only effect being shown is the effect of increasing ROS, which was supposed to be the topic of Fig 2. Also, no explanation is provided for the difference in the two ROS effects in terms of whether E/M can support W/O or not</w:t>
      </w:r>
    </w:p>
  </w:comment>
  <w:comment w:id="242" w:author="Jia, Dongya (NIH/NCI) [E]" w:date="2022-02-27T21:00:00Z" w:initials="JD([">
    <w:p w14:paraId="4B8C9DB3" w14:textId="77777777" w:rsidR="00C42CCE" w:rsidRDefault="00C42CCE" w:rsidP="006E0834">
      <w:r>
        <w:rPr>
          <w:rStyle w:val="CommentReference"/>
        </w:rPr>
        <w:annotationRef/>
      </w:r>
      <w:r>
        <w:rPr>
          <w:sz w:val="20"/>
          <w:szCs w:val="20"/>
        </w:rPr>
        <w:t>How we interpret the results? If assuming primary tumor are mostly epithelial…</w:t>
      </w:r>
    </w:p>
  </w:comment>
  <w:comment w:id="243" w:author="Madeline Galbraith" w:date="2022-03-08T16:19:00Z" w:initials="MG">
    <w:p w14:paraId="5890020F" w14:textId="7984D472" w:rsidR="00C42CCE" w:rsidRDefault="00C42CCE">
      <w:pPr>
        <w:pStyle w:val="CommentText"/>
      </w:pPr>
      <w:r>
        <w:rPr>
          <w:rStyle w:val="CommentReference"/>
        </w:rPr>
        <w:annotationRef/>
      </w:r>
      <w:r>
        <w:t>Modified sentence at end of paragraph to include this</w:t>
      </w:r>
    </w:p>
  </w:comment>
  <w:comment w:id="247" w:author="Jia, Dongya (NIH/NCI) [E]" w:date="2022-02-27T21:01:00Z" w:initials="JD([">
    <w:p w14:paraId="5F45314B" w14:textId="77777777" w:rsidR="00C42CCE" w:rsidRDefault="00C42CCE" w:rsidP="006E0834">
      <w:r>
        <w:rPr>
          <w:rStyle w:val="CommentReference"/>
        </w:rPr>
        <w:annotationRef/>
      </w:r>
      <w:r>
        <w:rPr>
          <w:sz w:val="20"/>
          <w:szCs w:val="20"/>
        </w:rPr>
        <w:t>Do you think it is possible to suggest experimental perturbation that can test this prediction?</w:t>
      </w:r>
    </w:p>
  </w:comment>
  <w:comment w:id="248" w:author="Madeline Galbraith" w:date="2022-03-08T16:20:00Z" w:initials="MG">
    <w:p w14:paraId="77D70396" w14:textId="65901BBC" w:rsidR="00C42CCE" w:rsidRDefault="00C42CCE">
      <w:pPr>
        <w:pStyle w:val="CommentText"/>
      </w:pPr>
      <w:r>
        <w:rPr>
          <w:rStyle w:val="CommentReference"/>
        </w:rPr>
        <w:annotationRef/>
      </w:r>
      <w:r>
        <w:t>Maybe? If you can induce hypoxia, reduce the antioxidant factors (like SOD2), and treat the cells with NF-kB to upregulate Snail this might be enough to see hybrid phenotypes. I’ve never done these types of experiments so I’m not sure what would be reasonable. I added a short sentence in the discussion.</w:t>
      </w:r>
    </w:p>
  </w:comment>
  <w:comment w:id="250" w:author="Jia, Dongya (NIH/NCI) [E]" w:date="2022-02-27T21:02:00Z" w:initials="JD([">
    <w:p w14:paraId="4EAC169C" w14:textId="77777777" w:rsidR="00C42CCE" w:rsidRDefault="00C42CCE" w:rsidP="006E0834">
      <w:r>
        <w:rPr>
          <w:rStyle w:val="CommentReference"/>
        </w:rPr>
        <w:annotationRef/>
      </w:r>
      <w:r>
        <w:rPr>
          <w:sz w:val="20"/>
          <w:szCs w:val="20"/>
        </w:rPr>
        <w:t>I like this section!</w:t>
      </w:r>
    </w:p>
  </w:comment>
  <w:comment w:id="258" w:author="Jia, Dongya (NIH/NCI) [E]" w:date="2022-02-27T21:03:00Z" w:initials="JD([">
    <w:p w14:paraId="3331201A" w14:textId="77777777" w:rsidR="00C42CCE" w:rsidRDefault="00C42CCE" w:rsidP="006E0834">
      <w:r>
        <w:rPr>
          <w:rStyle w:val="CommentReference"/>
        </w:rPr>
        <w:annotationRef/>
      </w:r>
      <w:r>
        <w:rPr>
          <w:sz w:val="20"/>
          <w:szCs w:val="20"/>
        </w:rPr>
        <w:t>This is important. Please elaborate how change in metabolism drive EMT.</w:t>
      </w:r>
    </w:p>
  </w:comment>
  <w:comment w:id="259" w:author="Madeline Galbraith" w:date="2022-03-09T12:48:00Z" w:initials="MG">
    <w:p w14:paraId="6CA580FB" w14:textId="57448139" w:rsidR="00C42CCE" w:rsidRDefault="00C42CCE">
      <w:pPr>
        <w:pStyle w:val="CommentText"/>
      </w:pPr>
      <w:r>
        <w:rPr>
          <w:rStyle w:val="CommentReference"/>
        </w:rPr>
        <w:annotationRef/>
      </w:r>
      <w:r>
        <w:t>I elaborated more in the discussion. Should I put more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ED5A6E" w15:done="1"/>
  <w15:commentEx w15:paraId="58ABDA8E" w15:done="1"/>
  <w15:commentEx w15:paraId="6561A131" w15:done="0"/>
  <w15:commentEx w15:paraId="1F0EA1A1" w15:paraIdParent="6561A131" w15:done="0"/>
  <w15:commentEx w15:paraId="44B53D00" w15:done="1"/>
  <w15:commentEx w15:paraId="6F4D82CB" w15:done="0"/>
  <w15:commentEx w15:paraId="76EA816B" w15:done="1"/>
  <w15:commentEx w15:paraId="3E805D0A" w15:done="1"/>
  <w15:commentEx w15:paraId="389D39AD" w15:done="0"/>
  <w15:commentEx w15:paraId="57DD4477" w15:done="0"/>
  <w15:commentEx w15:paraId="34E35FB7" w15:done="0"/>
  <w15:commentEx w15:paraId="408FF4B1" w15:done="0"/>
  <w15:commentEx w15:paraId="0F59870D" w15:done="0"/>
  <w15:commentEx w15:paraId="37279818" w15:paraIdParent="0F59870D" w15:done="0"/>
  <w15:commentEx w15:paraId="021CA2EE" w15:done="0"/>
  <w15:commentEx w15:paraId="39EF8A5C" w15:done="0"/>
  <w15:commentEx w15:paraId="7E9C6E67" w15:done="0"/>
  <w15:commentEx w15:paraId="48D43BD8" w15:done="0"/>
  <w15:commentEx w15:paraId="3F1AF9E6" w15:paraIdParent="48D43BD8" w15:done="0"/>
  <w15:commentEx w15:paraId="1E51E191" w15:done="0"/>
  <w15:commentEx w15:paraId="7FF21D38" w15:done="0"/>
  <w15:commentEx w15:paraId="4B8C9DB3" w15:done="1"/>
  <w15:commentEx w15:paraId="5890020F" w15:paraIdParent="4B8C9DB3" w15:done="1"/>
  <w15:commentEx w15:paraId="5F45314B" w15:done="0"/>
  <w15:commentEx w15:paraId="77D70396" w15:paraIdParent="5F45314B" w15:done="0"/>
  <w15:commentEx w15:paraId="4EAC169C" w15:done="0"/>
  <w15:commentEx w15:paraId="3331201A" w15:done="0"/>
  <w15:commentEx w15:paraId="6CA580FB" w15:paraIdParent="333120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6BBDD" w16cex:dateUtc="2022-04-05T17:00:00Z"/>
  <w16cex:commentExtensible w16cex:durableId="25F6BAED" w16cex:dateUtc="2022-04-05T16:56:00Z"/>
  <w16cex:commentExtensible w16cex:durableId="25F6C159" w16cex:dateUtc="2022-04-05T17:23:00Z"/>
  <w16cex:commentExtensible w16cex:durableId="25FEA091" w16cex:dateUtc="2022-04-11T17:41:00Z"/>
  <w16cex:commentExtensible w16cex:durableId="25C6719E" w16cex:dateUtc="2022-02-28T02:54:00Z"/>
  <w16cex:commentExtensible w16cex:durableId="25F6D7F0" w16cex:dateUtc="2022-04-05T19:00:00Z"/>
  <w16cex:commentExtensible w16cex:durableId="25C672A1" w16cex:dateUtc="2022-02-28T02:58:00Z"/>
  <w16cex:commentExtensible w16cex:durableId="25C672AD" w16cex:dateUtc="2022-02-28T02:59:00Z"/>
  <w16cex:commentExtensible w16cex:durableId="25F730C3" w16cex:dateUtc="2022-04-06T01:18:00Z"/>
  <w16cex:commentExtensible w16cex:durableId="25F73211" w16cex:dateUtc="2022-04-06T01:24:00Z"/>
  <w16cex:commentExtensible w16cex:durableId="25F735A4" w16cex:dateUtc="2022-04-06T01:39:00Z"/>
  <w16cex:commentExtensible w16cex:durableId="25F736FB" w16cex:dateUtc="2022-04-06T01:45:00Z"/>
  <w16cex:commentExtensible w16cex:durableId="25C672C5" w16cex:dateUtc="2022-02-28T02:59:00Z"/>
  <w16cex:commentExtensible w16cex:durableId="25D06A2E" w16cex:dateUtc="2022-03-07T17:25:00Z"/>
  <w16cex:commentExtensible w16cex:durableId="25F73868" w16cex:dateUtc="2022-04-06T01:51:00Z"/>
  <w16cex:commentExtensible w16cex:durableId="25F8259D" w16cex:dateUtc="2022-04-06T18:43:00Z"/>
  <w16cex:commentExtensible w16cex:durableId="25F82293" w16cex:dateUtc="2022-04-06T18:30:00Z"/>
  <w16cex:commentExtensible w16cex:durableId="25F92869" w16cex:dateUtc="2022-04-07T13:07:00Z"/>
  <w16cex:commentExtensible w16cex:durableId="25FEC33B" w16cex:dateUtc="2022-04-11T20:09:00Z"/>
  <w16cex:commentExtensible w16cex:durableId="25F91767" w16cex:dateUtc="2022-04-07T11:55:00Z"/>
  <w16cex:commentExtensible w16cex:durableId="25F928E9" w16cex:dateUtc="2022-04-07T13:10:00Z"/>
  <w16cex:commentExtensible w16cex:durableId="25C6731A" w16cex:dateUtc="2022-02-28T03:00:00Z"/>
  <w16cex:commentExtensible w16cex:durableId="25D20098" w16cex:dateUtc="2022-03-08T22:19:00Z"/>
  <w16cex:commentExtensible w16cex:durableId="25C6734D" w16cex:dateUtc="2022-02-28T03:01:00Z"/>
  <w16cex:commentExtensible w16cex:durableId="25D200BC" w16cex:dateUtc="2022-03-08T22:20:00Z"/>
  <w16cex:commentExtensible w16cex:durableId="25C6736B" w16cex:dateUtc="2022-02-28T03:02:00Z"/>
  <w16cex:commentExtensible w16cex:durableId="25C673A7" w16cex:dateUtc="2022-02-28T03:03:00Z"/>
  <w16cex:commentExtensible w16cex:durableId="25D3208D" w16cex:dateUtc="2022-03-09T18: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ED5A6E" w16cid:durableId="25F6BBDD"/>
  <w16cid:commentId w16cid:paraId="58ABDA8E" w16cid:durableId="25F6BAED"/>
  <w16cid:commentId w16cid:paraId="6561A131" w16cid:durableId="25F6C159"/>
  <w16cid:commentId w16cid:paraId="1F0EA1A1" w16cid:durableId="25FEA091"/>
  <w16cid:commentId w16cid:paraId="44B53D00" w16cid:durableId="25C6719E"/>
  <w16cid:commentId w16cid:paraId="6F4D82CB" w16cid:durableId="25F6D7F0"/>
  <w16cid:commentId w16cid:paraId="76EA816B" w16cid:durableId="25C672A1"/>
  <w16cid:commentId w16cid:paraId="3E805D0A" w16cid:durableId="25C672AD"/>
  <w16cid:commentId w16cid:paraId="389D39AD" w16cid:durableId="25F730C3"/>
  <w16cid:commentId w16cid:paraId="57DD4477" w16cid:durableId="25F73211"/>
  <w16cid:commentId w16cid:paraId="34E35FB7" w16cid:durableId="25F735A4"/>
  <w16cid:commentId w16cid:paraId="408FF4B1" w16cid:durableId="25F736FB"/>
  <w16cid:commentId w16cid:paraId="0F59870D" w16cid:durableId="25C672C5"/>
  <w16cid:commentId w16cid:paraId="37279818" w16cid:durableId="25D06A2E"/>
  <w16cid:commentId w16cid:paraId="021CA2EE" w16cid:durableId="25F73868"/>
  <w16cid:commentId w16cid:paraId="39EF8A5C" w16cid:durableId="25F8259D"/>
  <w16cid:commentId w16cid:paraId="7E9C6E67" w16cid:durableId="25F82293"/>
  <w16cid:commentId w16cid:paraId="48D43BD8" w16cid:durableId="25F92869"/>
  <w16cid:commentId w16cid:paraId="3F1AF9E6" w16cid:durableId="25FEC33B"/>
  <w16cid:commentId w16cid:paraId="1E51E191" w16cid:durableId="25F91767"/>
  <w16cid:commentId w16cid:paraId="7FF21D38" w16cid:durableId="25F928E9"/>
  <w16cid:commentId w16cid:paraId="4B8C9DB3" w16cid:durableId="25C6731A"/>
  <w16cid:commentId w16cid:paraId="5890020F" w16cid:durableId="25D20098"/>
  <w16cid:commentId w16cid:paraId="5F45314B" w16cid:durableId="25C6734D"/>
  <w16cid:commentId w16cid:paraId="77D70396" w16cid:durableId="25D200BC"/>
  <w16cid:commentId w16cid:paraId="4EAC169C" w16cid:durableId="25C6736B"/>
  <w16cid:commentId w16cid:paraId="3331201A" w16cid:durableId="25C673A7"/>
  <w16cid:commentId w16cid:paraId="6CA580FB" w16cid:durableId="25D320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745BB" w14:textId="77777777" w:rsidR="006D0FE8" w:rsidRDefault="006D0FE8">
      <w:pPr>
        <w:spacing w:after="0"/>
      </w:pPr>
      <w:r>
        <w:separator/>
      </w:r>
    </w:p>
  </w:endnote>
  <w:endnote w:type="continuationSeparator" w:id="0">
    <w:p w14:paraId="6E1FB403" w14:textId="77777777" w:rsidR="006D0FE8" w:rsidRDefault="006D0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B5C7D" w14:textId="77777777" w:rsidR="006D0FE8" w:rsidRDefault="006D0FE8">
      <w:r>
        <w:separator/>
      </w:r>
    </w:p>
  </w:footnote>
  <w:footnote w:type="continuationSeparator" w:id="0">
    <w:p w14:paraId="2A6AE103" w14:textId="77777777" w:rsidR="006D0FE8" w:rsidRDefault="006D0F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24978426">
    <w:abstractNumId w:val="1"/>
  </w:num>
  <w:num w:numId="2" w16cid:durableId="16514009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vine, Herbert">
    <w15:presenceInfo w15:providerId="AD" w15:userId="S::levine.herbert@northeastern.edu::eaa99e99-3ac7-4514-b216-e32d215ae3fb"/>
  </w15:person>
  <w15:person w15:author="Madeline Galbraith">
    <w15:presenceInfo w15:providerId="None" w15:userId="Madeline Galbraith"/>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F5"/>
    <w:rsid w:val="00006416"/>
    <w:rsid w:val="00011C8B"/>
    <w:rsid w:val="000128DF"/>
    <w:rsid w:val="0002004B"/>
    <w:rsid w:val="00023D15"/>
    <w:rsid w:val="000257AB"/>
    <w:rsid w:val="00030D7E"/>
    <w:rsid w:val="00032594"/>
    <w:rsid w:val="00033126"/>
    <w:rsid w:val="0003710F"/>
    <w:rsid w:val="00037377"/>
    <w:rsid w:val="00040BBB"/>
    <w:rsid w:val="00043B26"/>
    <w:rsid w:val="0005499B"/>
    <w:rsid w:val="00055744"/>
    <w:rsid w:val="00065D07"/>
    <w:rsid w:val="00070C24"/>
    <w:rsid w:val="00071585"/>
    <w:rsid w:val="0007477A"/>
    <w:rsid w:val="00075D69"/>
    <w:rsid w:val="000803AF"/>
    <w:rsid w:val="00083993"/>
    <w:rsid w:val="00083A6B"/>
    <w:rsid w:val="00084675"/>
    <w:rsid w:val="00085BD4"/>
    <w:rsid w:val="000941E5"/>
    <w:rsid w:val="00094844"/>
    <w:rsid w:val="000B0E77"/>
    <w:rsid w:val="000B15D3"/>
    <w:rsid w:val="000B2C27"/>
    <w:rsid w:val="000B485D"/>
    <w:rsid w:val="000C0ABA"/>
    <w:rsid w:val="000C0F18"/>
    <w:rsid w:val="000C3A18"/>
    <w:rsid w:val="000C466B"/>
    <w:rsid w:val="000C48EA"/>
    <w:rsid w:val="000C7A59"/>
    <w:rsid w:val="000D6AEB"/>
    <w:rsid w:val="000D6FCE"/>
    <w:rsid w:val="000E16DE"/>
    <w:rsid w:val="000F0C09"/>
    <w:rsid w:val="000F4AE0"/>
    <w:rsid w:val="000F5033"/>
    <w:rsid w:val="0010035D"/>
    <w:rsid w:val="00105214"/>
    <w:rsid w:val="001155E9"/>
    <w:rsid w:val="001156AA"/>
    <w:rsid w:val="00121715"/>
    <w:rsid w:val="0012213F"/>
    <w:rsid w:val="0012488B"/>
    <w:rsid w:val="00124EF2"/>
    <w:rsid w:val="001318AD"/>
    <w:rsid w:val="00131EBC"/>
    <w:rsid w:val="00133F92"/>
    <w:rsid w:val="00136A64"/>
    <w:rsid w:val="00141452"/>
    <w:rsid w:val="00143B50"/>
    <w:rsid w:val="0014758B"/>
    <w:rsid w:val="00150BB3"/>
    <w:rsid w:val="00153DC8"/>
    <w:rsid w:val="00164344"/>
    <w:rsid w:val="0016562D"/>
    <w:rsid w:val="0016591C"/>
    <w:rsid w:val="00165CE1"/>
    <w:rsid w:val="001713D6"/>
    <w:rsid w:val="00171565"/>
    <w:rsid w:val="001817B5"/>
    <w:rsid w:val="00181AE7"/>
    <w:rsid w:val="00184A9E"/>
    <w:rsid w:val="00186588"/>
    <w:rsid w:val="00190AFE"/>
    <w:rsid w:val="0019272E"/>
    <w:rsid w:val="001A0DAE"/>
    <w:rsid w:val="001B1BDD"/>
    <w:rsid w:val="001B2AC1"/>
    <w:rsid w:val="001C51AE"/>
    <w:rsid w:val="001D1D9E"/>
    <w:rsid w:val="001D4132"/>
    <w:rsid w:val="001D6FB1"/>
    <w:rsid w:val="001F2666"/>
    <w:rsid w:val="001F4754"/>
    <w:rsid w:val="00200FFD"/>
    <w:rsid w:val="0020705B"/>
    <w:rsid w:val="002104C6"/>
    <w:rsid w:val="00211F0E"/>
    <w:rsid w:val="002155FC"/>
    <w:rsid w:val="002173D5"/>
    <w:rsid w:val="00234813"/>
    <w:rsid w:val="00235A5D"/>
    <w:rsid w:val="00240E17"/>
    <w:rsid w:val="00244159"/>
    <w:rsid w:val="00246E2C"/>
    <w:rsid w:val="00246E60"/>
    <w:rsid w:val="00247035"/>
    <w:rsid w:val="002524A5"/>
    <w:rsid w:val="00252902"/>
    <w:rsid w:val="00254C7F"/>
    <w:rsid w:val="00270383"/>
    <w:rsid w:val="00272AB2"/>
    <w:rsid w:val="0027482F"/>
    <w:rsid w:val="002925AC"/>
    <w:rsid w:val="002940AA"/>
    <w:rsid w:val="00295215"/>
    <w:rsid w:val="002A0EA5"/>
    <w:rsid w:val="002A29C2"/>
    <w:rsid w:val="002B06C7"/>
    <w:rsid w:val="002B47E3"/>
    <w:rsid w:val="002B4B23"/>
    <w:rsid w:val="002B59C6"/>
    <w:rsid w:val="002C16FF"/>
    <w:rsid w:val="002C1E60"/>
    <w:rsid w:val="002C6587"/>
    <w:rsid w:val="002D1DC5"/>
    <w:rsid w:val="002D6B43"/>
    <w:rsid w:val="002D7AE1"/>
    <w:rsid w:val="002D7C3B"/>
    <w:rsid w:val="002E3E00"/>
    <w:rsid w:val="002E5FF0"/>
    <w:rsid w:val="002E7322"/>
    <w:rsid w:val="003015A5"/>
    <w:rsid w:val="003016F3"/>
    <w:rsid w:val="00304944"/>
    <w:rsid w:val="00310448"/>
    <w:rsid w:val="003153E6"/>
    <w:rsid w:val="00316504"/>
    <w:rsid w:val="00320BCE"/>
    <w:rsid w:val="00324A40"/>
    <w:rsid w:val="0032528C"/>
    <w:rsid w:val="00330620"/>
    <w:rsid w:val="003352BC"/>
    <w:rsid w:val="0034024B"/>
    <w:rsid w:val="003456C6"/>
    <w:rsid w:val="0034583A"/>
    <w:rsid w:val="00362C05"/>
    <w:rsid w:val="00367703"/>
    <w:rsid w:val="003730D1"/>
    <w:rsid w:val="00373904"/>
    <w:rsid w:val="00376A9D"/>
    <w:rsid w:val="00380C0D"/>
    <w:rsid w:val="00382448"/>
    <w:rsid w:val="00386FDF"/>
    <w:rsid w:val="0039182F"/>
    <w:rsid w:val="003A149E"/>
    <w:rsid w:val="003A620A"/>
    <w:rsid w:val="003B02C1"/>
    <w:rsid w:val="003B11C4"/>
    <w:rsid w:val="003B45E0"/>
    <w:rsid w:val="003B5628"/>
    <w:rsid w:val="003B5B63"/>
    <w:rsid w:val="003B639C"/>
    <w:rsid w:val="003B7C6B"/>
    <w:rsid w:val="003C4611"/>
    <w:rsid w:val="003C4FFE"/>
    <w:rsid w:val="003C723C"/>
    <w:rsid w:val="003D1235"/>
    <w:rsid w:val="003D3250"/>
    <w:rsid w:val="003D572C"/>
    <w:rsid w:val="003D5A12"/>
    <w:rsid w:val="003D6D0C"/>
    <w:rsid w:val="003E407C"/>
    <w:rsid w:val="003E647F"/>
    <w:rsid w:val="003F6002"/>
    <w:rsid w:val="003F6CB1"/>
    <w:rsid w:val="003F7A30"/>
    <w:rsid w:val="004116CE"/>
    <w:rsid w:val="00413352"/>
    <w:rsid w:val="00414B59"/>
    <w:rsid w:val="004168D7"/>
    <w:rsid w:val="00416EBB"/>
    <w:rsid w:val="00423B0C"/>
    <w:rsid w:val="00425BB3"/>
    <w:rsid w:val="00426950"/>
    <w:rsid w:val="0042730D"/>
    <w:rsid w:val="004359AC"/>
    <w:rsid w:val="00436115"/>
    <w:rsid w:val="00436DC7"/>
    <w:rsid w:val="00445E76"/>
    <w:rsid w:val="004512F4"/>
    <w:rsid w:val="00455A36"/>
    <w:rsid w:val="00457136"/>
    <w:rsid w:val="004605B0"/>
    <w:rsid w:val="00466D42"/>
    <w:rsid w:val="00466D9B"/>
    <w:rsid w:val="0046719A"/>
    <w:rsid w:val="004722D9"/>
    <w:rsid w:val="00473668"/>
    <w:rsid w:val="00474B6C"/>
    <w:rsid w:val="00476BDE"/>
    <w:rsid w:val="004806AF"/>
    <w:rsid w:val="00480E57"/>
    <w:rsid w:val="00481812"/>
    <w:rsid w:val="0048243F"/>
    <w:rsid w:val="004878A6"/>
    <w:rsid w:val="00492387"/>
    <w:rsid w:val="004A15AC"/>
    <w:rsid w:val="004C2828"/>
    <w:rsid w:val="004C3645"/>
    <w:rsid w:val="004C7F90"/>
    <w:rsid w:val="004D3F44"/>
    <w:rsid w:val="004E0DF6"/>
    <w:rsid w:val="004E29B3"/>
    <w:rsid w:val="004E5079"/>
    <w:rsid w:val="004F30F1"/>
    <w:rsid w:val="00506DAC"/>
    <w:rsid w:val="00511AC0"/>
    <w:rsid w:val="00511DE1"/>
    <w:rsid w:val="00512BCC"/>
    <w:rsid w:val="0051473A"/>
    <w:rsid w:val="00516551"/>
    <w:rsid w:val="0052360D"/>
    <w:rsid w:val="005253AF"/>
    <w:rsid w:val="005261C8"/>
    <w:rsid w:val="00527912"/>
    <w:rsid w:val="00535D5F"/>
    <w:rsid w:val="005375E7"/>
    <w:rsid w:val="00537F1E"/>
    <w:rsid w:val="00542CCC"/>
    <w:rsid w:val="00561768"/>
    <w:rsid w:val="00562082"/>
    <w:rsid w:val="00562E78"/>
    <w:rsid w:val="0056744A"/>
    <w:rsid w:val="00570DC7"/>
    <w:rsid w:val="00574DFF"/>
    <w:rsid w:val="005813B1"/>
    <w:rsid w:val="005823F5"/>
    <w:rsid w:val="00590D07"/>
    <w:rsid w:val="005A415E"/>
    <w:rsid w:val="005B09E4"/>
    <w:rsid w:val="005B4156"/>
    <w:rsid w:val="005B460F"/>
    <w:rsid w:val="005B6326"/>
    <w:rsid w:val="005B696E"/>
    <w:rsid w:val="005C051F"/>
    <w:rsid w:val="005C0AFF"/>
    <w:rsid w:val="005C1FA8"/>
    <w:rsid w:val="005C5C1E"/>
    <w:rsid w:val="005C668A"/>
    <w:rsid w:val="005E3F80"/>
    <w:rsid w:val="005E5E8B"/>
    <w:rsid w:val="005F21E4"/>
    <w:rsid w:val="005F2A0D"/>
    <w:rsid w:val="005F7BE6"/>
    <w:rsid w:val="00600A3E"/>
    <w:rsid w:val="00602FA5"/>
    <w:rsid w:val="00610F86"/>
    <w:rsid w:val="00615672"/>
    <w:rsid w:val="006165D3"/>
    <w:rsid w:val="00622B8C"/>
    <w:rsid w:val="0062468A"/>
    <w:rsid w:val="00626ED6"/>
    <w:rsid w:val="00630D2B"/>
    <w:rsid w:val="006464B4"/>
    <w:rsid w:val="00646AF3"/>
    <w:rsid w:val="00650EAE"/>
    <w:rsid w:val="00660517"/>
    <w:rsid w:val="0066222D"/>
    <w:rsid w:val="00662F96"/>
    <w:rsid w:val="00666FC3"/>
    <w:rsid w:val="006744D3"/>
    <w:rsid w:val="006806CF"/>
    <w:rsid w:val="00687ACD"/>
    <w:rsid w:val="00690173"/>
    <w:rsid w:val="006A76A0"/>
    <w:rsid w:val="006B344C"/>
    <w:rsid w:val="006B525A"/>
    <w:rsid w:val="006B611C"/>
    <w:rsid w:val="006C1D75"/>
    <w:rsid w:val="006C75FB"/>
    <w:rsid w:val="006D0BDD"/>
    <w:rsid w:val="006D0FE8"/>
    <w:rsid w:val="006D2EF3"/>
    <w:rsid w:val="006D46D9"/>
    <w:rsid w:val="006D67BD"/>
    <w:rsid w:val="006E0834"/>
    <w:rsid w:val="006F17C0"/>
    <w:rsid w:val="006F45CF"/>
    <w:rsid w:val="006F48CA"/>
    <w:rsid w:val="006F5EB7"/>
    <w:rsid w:val="00707B64"/>
    <w:rsid w:val="007107DB"/>
    <w:rsid w:val="00713357"/>
    <w:rsid w:val="007239C2"/>
    <w:rsid w:val="007258F7"/>
    <w:rsid w:val="007262EA"/>
    <w:rsid w:val="00727706"/>
    <w:rsid w:val="00730DAF"/>
    <w:rsid w:val="00732116"/>
    <w:rsid w:val="00732388"/>
    <w:rsid w:val="007348AE"/>
    <w:rsid w:val="0073620E"/>
    <w:rsid w:val="00737A8B"/>
    <w:rsid w:val="00737E5D"/>
    <w:rsid w:val="0074329A"/>
    <w:rsid w:val="00746184"/>
    <w:rsid w:val="0074762D"/>
    <w:rsid w:val="0075025B"/>
    <w:rsid w:val="00755531"/>
    <w:rsid w:val="00757C0B"/>
    <w:rsid w:val="007618F2"/>
    <w:rsid w:val="00762CA1"/>
    <w:rsid w:val="00773DA5"/>
    <w:rsid w:val="007809DA"/>
    <w:rsid w:val="007824DC"/>
    <w:rsid w:val="00784D58"/>
    <w:rsid w:val="007924D5"/>
    <w:rsid w:val="007A0E90"/>
    <w:rsid w:val="007A3C13"/>
    <w:rsid w:val="007B15B9"/>
    <w:rsid w:val="007B1AF8"/>
    <w:rsid w:val="007B1EFE"/>
    <w:rsid w:val="007C2954"/>
    <w:rsid w:val="007C3D61"/>
    <w:rsid w:val="007E470C"/>
    <w:rsid w:val="007E57FB"/>
    <w:rsid w:val="007F0829"/>
    <w:rsid w:val="007F087E"/>
    <w:rsid w:val="007F11F8"/>
    <w:rsid w:val="007F17D9"/>
    <w:rsid w:val="007F18AF"/>
    <w:rsid w:val="007F7920"/>
    <w:rsid w:val="008021A5"/>
    <w:rsid w:val="00802858"/>
    <w:rsid w:val="008109C6"/>
    <w:rsid w:val="00813D67"/>
    <w:rsid w:val="00814DD9"/>
    <w:rsid w:val="00815647"/>
    <w:rsid w:val="008168E9"/>
    <w:rsid w:val="00817708"/>
    <w:rsid w:val="00817A31"/>
    <w:rsid w:val="00820BE7"/>
    <w:rsid w:val="00822AFF"/>
    <w:rsid w:val="0082493E"/>
    <w:rsid w:val="008258D0"/>
    <w:rsid w:val="00835A59"/>
    <w:rsid w:val="00842039"/>
    <w:rsid w:val="0084626F"/>
    <w:rsid w:val="00854A4F"/>
    <w:rsid w:val="0085767E"/>
    <w:rsid w:val="0086373C"/>
    <w:rsid w:val="008649B1"/>
    <w:rsid w:val="008659D6"/>
    <w:rsid w:val="00866F91"/>
    <w:rsid w:val="00867E8D"/>
    <w:rsid w:val="00870F97"/>
    <w:rsid w:val="008825DB"/>
    <w:rsid w:val="00885780"/>
    <w:rsid w:val="00891A2B"/>
    <w:rsid w:val="00893BA2"/>
    <w:rsid w:val="0089691B"/>
    <w:rsid w:val="0089719C"/>
    <w:rsid w:val="008A2F53"/>
    <w:rsid w:val="008A7072"/>
    <w:rsid w:val="008B4018"/>
    <w:rsid w:val="008B7824"/>
    <w:rsid w:val="008D08FA"/>
    <w:rsid w:val="008D6863"/>
    <w:rsid w:val="008E297B"/>
    <w:rsid w:val="008E2B2E"/>
    <w:rsid w:val="008E35EF"/>
    <w:rsid w:val="008F0603"/>
    <w:rsid w:val="008F452F"/>
    <w:rsid w:val="008F7E6C"/>
    <w:rsid w:val="00900D10"/>
    <w:rsid w:val="00901B36"/>
    <w:rsid w:val="009027A5"/>
    <w:rsid w:val="0090796F"/>
    <w:rsid w:val="009217EF"/>
    <w:rsid w:val="009304EB"/>
    <w:rsid w:val="0093067B"/>
    <w:rsid w:val="0093369B"/>
    <w:rsid w:val="00937D24"/>
    <w:rsid w:val="00942726"/>
    <w:rsid w:val="00945673"/>
    <w:rsid w:val="00945DA7"/>
    <w:rsid w:val="00947D8A"/>
    <w:rsid w:val="00947F6E"/>
    <w:rsid w:val="009515E3"/>
    <w:rsid w:val="00953267"/>
    <w:rsid w:val="00956AC0"/>
    <w:rsid w:val="00963164"/>
    <w:rsid w:val="00963864"/>
    <w:rsid w:val="00972B33"/>
    <w:rsid w:val="009749FD"/>
    <w:rsid w:val="00977765"/>
    <w:rsid w:val="00980500"/>
    <w:rsid w:val="00982774"/>
    <w:rsid w:val="009839F9"/>
    <w:rsid w:val="0098749F"/>
    <w:rsid w:val="00992141"/>
    <w:rsid w:val="0099262D"/>
    <w:rsid w:val="00995AED"/>
    <w:rsid w:val="009A14F9"/>
    <w:rsid w:val="009A31DB"/>
    <w:rsid w:val="009A4025"/>
    <w:rsid w:val="009A4BAB"/>
    <w:rsid w:val="009B27F9"/>
    <w:rsid w:val="009B29FD"/>
    <w:rsid w:val="009B499E"/>
    <w:rsid w:val="009B600B"/>
    <w:rsid w:val="009B7026"/>
    <w:rsid w:val="009C393C"/>
    <w:rsid w:val="009D19CB"/>
    <w:rsid w:val="009D32C4"/>
    <w:rsid w:val="009D458B"/>
    <w:rsid w:val="009D5E95"/>
    <w:rsid w:val="009E1347"/>
    <w:rsid w:val="009E1FA2"/>
    <w:rsid w:val="00A00643"/>
    <w:rsid w:val="00A0215C"/>
    <w:rsid w:val="00A06D93"/>
    <w:rsid w:val="00A14E14"/>
    <w:rsid w:val="00A163F5"/>
    <w:rsid w:val="00A221D0"/>
    <w:rsid w:val="00A23BCB"/>
    <w:rsid w:val="00A259A5"/>
    <w:rsid w:val="00A34002"/>
    <w:rsid w:val="00A43BF4"/>
    <w:rsid w:val="00A533E1"/>
    <w:rsid w:val="00A549A5"/>
    <w:rsid w:val="00A56B02"/>
    <w:rsid w:val="00A577A2"/>
    <w:rsid w:val="00A642BD"/>
    <w:rsid w:val="00A651FA"/>
    <w:rsid w:val="00A663F1"/>
    <w:rsid w:val="00A76AC9"/>
    <w:rsid w:val="00A77F3C"/>
    <w:rsid w:val="00A77FB0"/>
    <w:rsid w:val="00A8002A"/>
    <w:rsid w:val="00A810C8"/>
    <w:rsid w:val="00A834EA"/>
    <w:rsid w:val="00A86724"/>
    <w:rsid w:val="00A87DCF"/>
    <w:rsid w:val="00A90123"/>
    <w:rsid w:val="00A90AAA"/>
    <w:rsid w:val="00A95ABB"/>
    <w:rsid w:val="00AA0ACC"/>
    <w:rsid w:val="00AA242A"/>
    <w:rsid w:val="00AA49A8"/>
    <w:rsid w:val="00AA62D6"/>
    <w:rsid w:val="00AA78CB"/>
    <w:rsid w:val="00AB0932"/>
    <w:rsid w:val="00AB7ACC"/>
    <w:rsid w:val="00AC2089"/>
    <w:rsid w:val="00AC5605"/>
    <w:rsid w:val="00AC56AC"/>
    <w:rsid w:val="00AC5B38"/>
    <w:rsid w:val="00AD3729"/>
    <w:rsid w:val="00AD65F0"/>
    <w:rsid w:val="00AD7F58"/>
    <w:rsid w:val="00AE61AE"/>
    <w:rsid w:val="00AE62D6"/>
    <w:rsid w:val="00AE6DF1"/>
    <w:rsid w:val="00AF2E37"/>
    <w:rsid w:val="00AF3BBE"/>
    <w:rsid w:val="00AF7D0B"/>
    <w:rsid w:val="00B0149B"/>
    <w:rsid w:val="00B03A60"/>
    <w:rsid w:val="00B1793B"/>
    <w:rsid w:val="00B21516"/>
    <w:rsid w:val="00B22B4B"/>
    <w:rsid w:val="00B25CF3"/>
    <w:rsid w:val="00B32C78"/>
    <w:rsid w:val="00B33FCD"/>
    <w:rsid w:val="00B3428A"/>
    <w:rsid w:val="00B41236"/>
    <w:rsid w:val="00B423DC"/>
    <w:rsid w:val="00B50C75"/>
    <w:rsid w:val="00B52736"/>
    <w:rsid w:val="00B629A9"/>
    <w:rsid w:val="00B62EE9"/>
    <w:rsid w:val="00B634CB"/>
    <w:rsid w:val="00B676AE"/>
    <w:rsid w:val="00B70391"/>
    <w:rsid w:val="00B72C15"/>
    <w:rsid w:val="00B7332D"/>
    <w:rsid w:val="00B804C4"/>
    <w:rsid w:val="00B82959"/>
    <w:rsid w:val="00B8298A"/>
    <w:rsid w:val="00B86B75"/>
    <w:rsid w:val="00B976AC"/>
    <w:rsid w:val="00BA7923"/>
    <w:rsid w:val="00BB1B45"/>
    <w:rsid w:val="00BB243E"/>
    <w:rsid w:val="00BB2BB7"/>
    <w:rsid w:val="00BB3164"/>
    <w:rsid w:val="00BC1958"/>
    <w:rsid w:val="00BC48D5"/>
    <w:rsid w:val="00BD35E4"/>
    <w:rsid w:val="00BD381E"/>
    <w:rsid w:val="00BD6D73"/>
    <w:rsid w:val="00BD7D7F"/>
    <w:rsid w:val="00BE2B94"/>
    <w:rsid w:val="00BE584B"/>
    <w:rsid w:val="00BE7C78"/>
    <w:rsid w:val="00BF217A"/>
    <w:rsid w:val="00BF3007"/>
    <w:rsid w:val="00BF5587"/>
    <w:rsid w:val="00C02422"/>
    <w:rsid w:val="00C05164"/>
    <w:rsid w:val="00C130EA"/>
    <w:rsid w:val="00C1354B"/>
    <w:rsid w:val="00C217AE"/>
    <w:rsid w:val="00C23E0F"/>
    <w:rsid w:val="00C246AD"/>
    <w:rsid w:val="00C25FCE"/>
    <w:rsid w:val="00C27561"/>
    <w:rsid w:val="00C309E2"/>
    <w:rsid w:val="00C31DA0"/>
    <w:rsid w:val="00C3332F"/>
    <w:rsid w:val="00C3395F"/>
    <w:rsid w:val="00C3441B"/>
    <w:rsid w:val="00C36279"/>
    <w:rsid w:val="00C37D76"/>
    <w:rsid w:val="00C42CCE"/>
    <w:rsid w:val="00C460D8"/>
    <w:rsid w:val="00C55BDC"/>
    <w:rsid w:val="00C5686B"/>
    <w:rsid w:val="00C6162E"/>
    <w:rsid w:val="00C6405A"/>
    <w:rsid w:val="00C733C8"/>
    <w:rsid w:val="00C831D5"/>
    <w:rsid w:val="00C875B5"/>
    <w:rsid w:val="00C90A2F"/>
    <w:rsid w:val="00C9502B"/>
    <w:rsid w:val="00CA07F4"/>
    <w:rsid w:val="00CA57F5"/>
    <w:rsid w:val="00CA6BF8"/>
    <w:rsid w:val="00CB2D25"/>
    <w:rsid w:val="00CC5D87"/>
    <w:rsid w:val="00CD0C8C"/>
    <w:rsid w:val="00CD75C5"/>
    <w:rsid w:val="00CE70CA"/>
    <w:rsid w:val="00CF20FD"/>
    <w:rsid w:val="00CF246C"/>
    <w:rsid w:val="00CF2701"/>
    <w:rsid w:val="00CF3904"/>
    <w:rsid w:val="00CF50DB"/>
    <w:rsid w:val="00D02C46"/>
    <w:rsid w:val="00D02FBB"/>
    <w:rsid w:val="00D071D4"/>
    <w:rsid w:val="00D20020"/>
    <w:rsid w:val="00D20788"/>
    <w:rsid w:val="00D22597"/>
    <w:rsid w:val="00D2603D"/>
    <w:rsid w:val="00D26B91"/>
    <w:rsid w:val="00D26C5C"/>
    <w:rsid w:val="00D31021"/>
    <w:rsid w:val="00D3608D"/>
    <w:rsid w:val="00D3781D"/>
    <w:rsid w:val="00D459E0"/>
    <w:rsid w:val="00D46407"/>
    <w:rsid w:val="00D51573"/>
    <w:rsid w:val="00D65537"/>
    <w:rsid w:val="00D65F5E"/>
    <w:rsid w:val="00D67075"/>
    <w:rsid w:val="00D903A3"/>
    <w:rsid w:val="00D90860"/>
    <w:rsid w:val="00D9200B"/>
    <w:rsid w:val="00D93750"/>
    <w:rsid w:val="00D938B8"/>
    <w:rsid w:val="00DA1ABF"/>
    <w:rsid w:val="00DA2FF2"/>
    <w:rsid w:val="00DB35AF"/>
    <w:rsid w:val="00DC7A5A"/>
    <w:rsid w:val="00DD5C86"/>
    <w:rsid w:val="00DD616E"/>
    <w:rsid w:val="00DD7CA3"/>
    <w:rsid w:val="00DD7D00"/>
    <w:rsid w:val="00DE2325"/>
    <w:rsid w:val="00DE7FA5"/>
    <w:rsid w:val="00DF6AF7"/>
    <w:rsid w:val="00DF7C77"/>
    <w:rsid w:val="00E00C4A"/>
    <w:rsid w:val="00E07D1B"/>
    <w:rsid w:val="00E104C0"/>
    <w:rsid w:val="00E1310B"/>
    <w:rsid w:val="00E13176"/>
    <w:rsid w:val="00E1328E"/>
    <w:rsid w:val="00E273CB"/>
    <w:rsid w:val="00E27E8E"/>
    <w:rsid w:val="00E315A3"/>
    <w:rsid w:val="00E321E8"/>
    <w:rsid w:val="00E40A6D"/>
    <w:rsid w:val="00E42427"/>
    <w:rsid w:val="00E462F4"/>
    <w:rsid w:val="00E467B2"/>
    <w:rsid w:val="00E469AE"/>
    <w:rsid w:val="00E523BA"/>
    <w:rsid w:val="00E53210"/>
    <w:rsid w:val="00E606A1"/>
    <w:rsid w:val="00E60BBC"/>
    <w:rsid w:val="00E62645"/>
    <w:rsid w:val="00E6267C"/>
    <w:rsid w:val="00E66CB1"/>
    <w:rsid w:val="00E72DA9"/>
    <w:rsid w:val="00E72EB6"/>
    <w:rsid w:val="00E842C7"/>
    <w:rsid w:val="00E8467D"/>
    <w:rsid w:val="00E918D0"/>
    <w:rsid w:val="00E9300C"/>
    <w:rsid w:val="00E95E84"/>
    <w:rsid w:val="00E973A2"/>
    <w:rsid w:val="00EA124F"/>
    <w:rsid w:val="00EA1F02"/>
    <w:rsid w:val="00EA277A"/>
    <w:rsid w:val="00EA60C8"/>
    <w:rsid w:val="00EB3D7F"/>
    <w:rsid w:val="00EB59CD"/>
    <w:rsid w:val="00EC38A7"/>
    <w:rsid w:val="00EC6D95"/>
    <w:rsid w:val="00ED53FA"/>
    <w:rsid w:val="00EE3A7C"/>
    <w:rsid w:val="00EF2A95"/>
    <w:rsid w:val="00EF4698"/>
    <w:rsid w:val="00EF5FC1"/>
    <w:rsid w:val="00EF6B9A"/>
    <w:rsid w:val="00F048AC"/>
    <w:rsid w:val="00F062FA"/>
    <w:rsid w:val="00F07724"/>
    <w:rsid w:val="00F0774D"/>
    <w:rsid w:val="00F1404A"/>
    <w:rsid w:val="00F159CD"/>
    <w:rsid w:val="00F16605"/>
    <w:rsid w:val="00F17D20"/>
    <w:rsid w:val="00F21264"/>
    <w:rsid w:val="00F2176D"/>
    <w:rsid w:val="00F241D3"/>
    <w:rsid w:val="00F2458D"/>
    <w:rsid w:val="00F2496D"/>
    <w:rsid w:val="00F261CA"/>
    <w:rsid w:val="00F269DE"/>
    <w:rsid w:val="00F32986"/>
    <w:rsid w:val="00F33E02"/>
    <w:rsid w:val="00F4492C"/>
    <w:rsid w:val="00F54301"/>
    <w:rsid w:val="00F56552"/>
    <w:rsid w:val="00F57B4C"/>
    <w:rsid w:val="00F70D4F"/>
    <w:rsid w:val="00F834A7"/>
    <w:rsid w:val="00F83C17"/>
    <w:rsid w:val="00F873A4"/>
    <w:rsid w:val="00F91174"/>
    <w:rsid w:val="00F9573C"/>
    <w:rsid w:val="00F95D40"/>
    <w:rsid w:val="00FA00BA"/>
    <w:rsid w:val="00FB1CDF"/>
    <w:rsid w:val="00FC6065"/>
    <w:rsid w:val="00FC6C65"/>
    <w:rsid w:val="00FD13AF"/>
    <w:rsid w:val="00FD55B7"/>
    <w:rsid w:val="00FD6547"/>
    <w:rsid w:val="00FE3011"/>
    <w:rsid w:val="00FE3CBD"/>
    <w:rsid w:val="00FE7FF6"/>
    <w:rsid w:val="00FF4D4C"/>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1933BAE40913448EAC36FC7F7F594A30"/>
        <w:category>
          <w:name w:val="General"/>
          <w:gallery w:val="placeholder"/>
        </w:category>
        <w:types>
          <w:type w:val="bbPlcHdr"/>
        </w:types>
        <w:behaviors>
          <w:behavior w:val="content"/>
        </w:behaviors>
        <w:guid w:val="{27640A4C-F404-44FF-81B4-A56A3BB071A6}"/>
      </w:docPartPr>
      <w:docPartBody>
        <w:p w:rsidR="00D13C37" w:rsidRDefault="00BB7FA9" w:rsidP="00BB7FA9">
          <w:pPr>
            <w:pStyle w:val="1933BAE40913448EAC36FC7F7F594A30"/>
          </w:pPr>
          <w:r w:rsidRPr="003D0477">
            <w:rPr>
              <w:rStyle w:val="PlaceholderText"/>
            </w:rPr>
            <w:t>Click or tap here to enter text.</w:t>
          </w:r>
        </w:p>
      </w:docPartBody>
    </w:docPart>
    <w:docPart>
      <w:docPartPr>
        <w:name w:val="41612418CE68405A9BA78D8951CF204C"/>
        <w:category>
          <w:name w:val="General"/>
          <w:gallery w:val="placeholder"/>
        </w:category>
        <w:types>
          <w:type w:val="bbPlcHdr"/>
        </w:types>
        <w:behaviors>
          <w:behavior w:val="content"/>
        </w:behaviors>
        <w:guid w:val="{07FAEDA1-EE2B-4266-939F-C444E1E957BC}"/>
      </w:docPartPr>
      <w:docPartBody>
        <w:p w:rsidR="002836DC" w:rsidRDefault="00494B16" w:rsidP="00494B16">
          <w:pPr>
            <w:pStyle w:val="41612418CE68405A9BA78D8951CF204C"/>
          </w:pPr>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42B8B62B5BDD204AAD173BF3C6BA6DFC"/>
        <w:category>
          <w:name w:val="General"/>
          <w:gallery w:val="placeholder"/>
        </w:category>
        <w:types>
          <w:type w:val="bbPlcHdr"/>
        </w:types>
        <w:behaviors>
          <w:behavior w:val="content"/>
        </w:behaviors>
        <w:guid w:val="{E6BC1374-AF96-4140-A4A3-9189E11EE758}"/>
      </w:docPartPr>
      <w:docPartBody>
        <w:p w:rsidR="006E5321" w:rsidRDefault="006E5321" w:rsidP="006E5321">
          <w:pPr>
            <w:pStyle w:val="42B8B62B5BDD204AAD173BF3C6BA6DFC"/>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165EEC"/>
    <w:rsid w:val="002112C9"/>
    <w:rsid w:val="002836DC"/>
    <w:rsid w:val="00395409"/>
    <w:rsid w:val="00494B16"/>
    <w:rsid w:val="006E5321"/>
    <w:rsid w:val="008B51AA"/>
    <w:rsid w:val="008C7954"/>
    <w:rsid w:val="00973CD3"/>
    <w:rsid w:val="009C5ACB"/>
    <w:rsid w:val="009F5495"/>
    <w:rsid w:val="00BB18DC"/>
    <w:rsid w:val="00BB7FA9"/>
    <w:rsid w:val="00BF2CB9"/>
    <w:rsid w:val="00C66980"/>
    <w:rsid w:val="00D13C37"/>
    <w:rsid w:val="00DA5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8B51AA"/>
    <w:rPr>
      <w:color w:val="808080"/>
    </w:rPr>
  </w:style>
  <w:style w:type="paragraph" w:customStyle="1" w:styleId="1933BAE40913448EAC36FC7F7F594A30">
    <w:name w:val="1933BAE40913448EAC36FC7F7F594A30"/>
    <w:rsid w:val="00BB7FA9"/>
  </w:style>
  <w:style w:type="paragraph" w:customStyle="1" w:styleId="41612418CE68405A9BA78D8951CF204C">
    <w:name w:val="41612418CE68405A9BA78D8951CF204C"/>
    <w:rsid w:val="00494B16"/>
  </w:style>
  <w:style w:type="paragraph" w:customStyle="1" w:styleId="01A7DD17141E44B283FE5BCA7D74E838">
    <w:name w:val="01A7DD17141E44B283FE5BCA7D74E838"/>
    <w:rsid w:val="00494B16"/>
  </w:style>
  <w:style w:type="paragraph" w:customStyle="1" w:styleId="42B8B62B5BDD204AAD173BF3C6BA6DFC">
    <w:name w:val="42B8B62B5BDD204AAD173BF3C6BA6DFC"/>
    <w:rsid w:val="006E5321"/>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31</Pages>
  <Words>8738</Words>
  <Characters>49811</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58433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57</cp:revision>
  <cp:lastPrinted>2022-03-09T18:48:00Z</cp:lastPrinted>
  <dcterms:created xsi:type="dcterms:W3CDTF">2022-04-04T23:52:00Z</dcterms:created>
  <dcterms:modified xsi:type="dcterms:W3CDTF">2022-04-11T21:13:00Z</dcterms:modified>
</cp:coreProperties>
</file>