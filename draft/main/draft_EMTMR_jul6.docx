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A76F153"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ecoding the coupling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w:t>
      </w:r>
      <w:proofErr w:type="spellStart"/>
      <w:r w:rsidR="00835460" w:rsidRPr="00C9444E">
        <w:rPr>
          <w:rFonts w:ascii="Times New Roman" w:hAnsi="Times New Roman" w:cs="Times New Roman"/>
        </w:rPr>
        <w:t>Dongya</w:t>
      </w:r>
      <w:proofErr w:type="spellEnd"/>
      <w:r w:rsidR="00835460" w:rsidRPr="00C9444E">
        <w:rPr>
          <w:rFonts w:ascii="Times New Roman" w:hAnsi="Times New Roman" w:cs="Times New Roman"/>
        </w:rPr>
        <w:t xml:space="preserve">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w:t>
      </w:r>
      <w:proofErr w:type="gramStart"/>
      <w:r>
        <w:rPr>
          <w:rFonts w:ascii="Times New Roman" w:hAnsi="Times New Roman" w:cs="Times New Roman"/>
        </w:rPr>
        <w:t>be addressed</w:t>
      </w:r>
      <w:proofErr w:type="gramEnd"/>
      <w:r>
        <w:rPr>
          <w:rFonts w:ascii="Times New Roman" w:hAnsi="Times New Roman" w:cs="Times New Roman"/>
        </w:rPr>
        <w:t xml:space="preserve">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w:t>
      </w:r>
      <w:proofErr w:type="spellStart"/>
      <w:r>
        <w:rPr>
          <w:rFonts w:ascii="Times New Roman" w:hAnsi="Times New Roman" w:cs="Times New Roman"/>
        </w:rPr>
        <w:t>Onuchic</w:t>
      </w:r>
      <w:proofErr w:type="spellEnd"/>
      <w:r>
        <w:rPr>
          <w:rFonts w:ascii="Times New Roman" w:hAnsi="Times New Roman" w:cs="Times New Roman"/>
        </w:rPr>
        <w:t xml:space="preserve">: </w:t>
      </w:r>
      <w:r w:rsidR="004673FF">
        <w:rPr>
          <w:rFonts w:ascii="Times New Roman" w:hAnsi="Times New Roman" w:cs="Times New Roman"/>
        </w:rPr>
        <w:t>jonuchic@rice.edu</w:t>
      </w:r>
    </w:p>
    <w:p w14:paraId="63F9C525" w14:textId="40860DB8"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Dongya</w:t>
      </w:r>
      <w:proofErr w:type="spellEnd"/>
      <w:r>
        <w:rPr>
          <w:rFonts w:ascii="Times New Roman" w:hAnsi="Times New Roman" w:cs="Times New Roman"/>
        </w:rPr>
        <w:t xml:space="preserve"> Jia</w:t>
      </w:r>
      <w:r w:rsidR="004673FF">
        <w:rPr>
          <w:rFonts w:ascii="Times New Roman" w:hAnsi="Times New Roman" w:cs="Times New Roman"/>
        </w:rPr>
        <w:t xml:space="preserve">: </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65970F" w14:textId="72D6FA82" w:rsidR="00586C48" w:rsidRPr="00C9444E" w:rsidRDefault="00CC4909" w:rsidP="00110FDB">
      <w:pPr>
        <w:pStyle w:val="BodyText"/>
        <w:spacing w:line="480" w:lineRule="auto"/>
        <w:rPr>
          <w:rFonts w:ascii="Times New Roman" w:hAnsi="Times New Roman" w:cs="Times New Roman"/>
        </w:rPr>
      </w:pPr>
      <w:bookmarkStart w:id="0" w:name="_Hlk101434659"/>
      <w:r>
        <w:rPr>
          <w:rFonts w:ascii="Times New Roman" w:hAnsi="Times New Roman" w:cs="Times New Roman"/>
        </w:rPr>
        <w:t>Cancer metastasis is an orchestration of multiple traits driven by different functional modules such as metabolism and epithelial-mesenchymal transition (EMT). Cancer cells can adjust their metabolism during metastasis</w:t>
      </w:r>
      <w:r w:rsidR="00804CDB">
        <w:rPr>
          <w:rFonts w:ascii="Times New Roman" w:hAnsi="Times New Roman" w:cs="Times New Roman"/>
        </w:rPr>
        <w:t>, but the underlying mechanisms remain unclear</w:t>
      </w:r>
      <w:r>
        <w:rPr>
          <w:rFonts w:ascii="Times New Roman" w:hAnsi="Times New Roman" w:cs="Times New Roman"/>
        </w:rPr>
        <w:t>. W</w:t>
      </w:r>
      <w:r w:rsidRPr="00C9444E">
        <w:rPr>
          <w:rFonts w:ascii="Times New Roman" w:hAnsi="Times New Roman" w:cs="Times New Roman"/>
        </w:rPr>
        <w:t xml:space="preserve">hen leaving the primary tumor and entering blood circulation, cancer cells can increase </w:t>
      </w:r>
      <w:r>
        <w:rPr>
          <w:rFonts w:ascii="Times New Roman" w:hAnsi="Times New Roman" w:cs="Times New Roman"/>
        </w:rPr>
        <w:t xml:space="preserve">their oxidative phosphorylation (OXPHOS) </w:t>
      </w:r>
      <w:r w:rsidRPr="00C9444E">
        <w:rPr>
          <w:rFonts w:ascii="Times New Roman" w:hAnsi="Times New Roman" w:cs="Times New Roman"/>
        </w:rPr>
        <w:t xml:space="preserve">without compromising </w:t>
      </w:r>
      <w:r>
        <w:rPr>
          <w:rFonts w:ascii="Times New Roman" w:hAnsi="Times New Roman" w:cs="Times New Roman"/>
        </w:rPr>
        <w:t>glycolysis</w:t>
      </w:r>
      <w:r w:rsidR="00290559">
        <w:rPr>
          <w:rFonts w:ascii="Times New Roman" w:hAnsi="Times New Roman" w:cs="Times New Roman"/>
        </w:rPr>
        <w:t>,</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w:t>
      </w:r>
      <w:r>
        <w:rPr>
          <w:rFonts w:ascii="Times New Roman" w:hAnsi="Times New Roman" w:cs="Times New Roman"/>
        </w:rPr>
        <w:t xml:space="preserve"> metabolic phenotype (W/O)</w:t>
      </w:r>
      <w:r w:rsidR="00290559">
        <w:rPr>
          <w:rFonts w:ascii="Times New Roman" w:hAnsi="Times New Roman" w:cs="Times New Roman"/>
        </w:rPr>
        <w:t xml:space="preserve"> with a high metastatic potential.</w:t>
      </w:r>
      <w:r w:rsidR="00804CDB">
        <w:rPr>
          <w:rFonts w:ascii="Times New Roman" w:hAnsi="Times New Roman" w:cs="Times New Roman"/>
        </w:rPr>
        <w:t xml:space="preserve"> </w:t>
      </w:r>
      <w:r w:rsidR="00173A7C">
        <w:rPr>
          <w:rFonts w:ascii="Times New Roman" w:hAnsi="Times New Roman" w:cs="Times New Roman"/>
        </w:rPr>
        <w:t xml:space="preserve">In </w:t>
      </w:r>
      <w:proofErr w:type="gramStart"/>
      <w:r w:rsidR="00173A7C">
        <w:rPr>
          <w:rFonts w:ascii="Times New Roman" w:hAnsi="Times New Roman" w:cs="Times New Roman"/>
        </w:rPr>
        <w:t>many</w:t>
      </w:r>
      <w:proofErr w:type="gramEnd"/>
      <w:r w:rsidR="00173A7C">
        <w:rPr>
          <w:rFonts w:ascii="Times New Roman" w:hAnsi="Times New Roman" w:cs="Times New Roman"/>
        </w:rPr>
        <w:t xml:space="preserve"> cases</w:t>
      </w:r>
      <w:r w:rsidR="00AA55F5">
        <w:rPr>
          <w:rFonts w:ascii="Times New Roman" w:hAnsi="Times New Roman" w:cs="Times New Roman"/>
        </w:rPr>
        <w:t>,</w:t>
      </w:r>
      <w:r w:rsidR="00173A7C">
        <w:rPr>
          <w:rFonts w:ascii="Times New Roman" w:hAnsi="Times New Roman" w:cs="Times New Roman"/>
        </w:rPr>
        <w:t xml:space="preserve"> EMT serves as the primary instigator of metastasis. </w:t>
      </w:r>
      <w:r>
        <w:rPr>
          <w:rFonts w:ascii="Times New Roman" w:hAnsi="Times New Roman" w:cs="Times New Roman"/>
        </w:rPr>
        <w:t>C</w:t>
      </w:r>
      <w:r w:rsidRPr="00C9444E">
        <w:rPr>
          <w:rFonts w:ascii="Times New Roman" w:hAnsi="Times New Roman" w:cs="Times New Roman"/>
        </w:rPr>
        <w:t xml:space="preserve">ancer cells </w:t>
      </w:r>
      <w:r>
        <w:rPr>
          <w:rFonts w:ascii="Times New Roman" w:hAnsi="Times New Roman" w:cs="Times New Roman"/>
        </w:rPr>
        <w:t xml:space="preserve">undergoing EMT </w:t>
      </w:r>
      <w:r w:rsidRPr="00C9444E">
        <w:rPr>
          <w:rFonts w:ascii="Times New Roman" w:hAnsi="Times New Roman" w:cs="Times New Roman"/>
        </w:rPr>
        <w:t xml:space="preserve">can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combining epithelial and mesenchymal features</w:t>
      </w:r>
      <w:r w:rsidRPr="00C9444E">
        <w:rPr>
          <w:rFonts w:ascii="Times New Roman" w:hAnsi="Times New Roman" w:cs="Times New Roman"/>
        </w:rPr>
        <w:t>.</w:t>
      </w:r>
      <w:r>
        <w:rPr>
          <w:rFonts w:ascii="Times New Roman" w:hAnsi="Times New Roman" w:cs="Times New Roman"/>
        </w:rPr>
        <w:t xml:space="preserve"> To decipher how metabolism drives metastasis and vice versa, </w:t>
      </w:r>
      <w:r w:rsidRPr="00C9444E">
        <w:rPr>
          <w:rFonts w:ascii="Times New Roman" w:hAnsi="Times New Roman" w:cs="Times New Roman"/>
        </w:rPr>
        <w:t xml:space="preserve">we </w:t>
      </w:r>
      <w:r>
        <w:rPr>
          <w:rFonts w:ascii="Times New Roman" w:hAnsi="Times New Roman" w:cs="Times New Roman"/>
        </w:rPr>
        <w:t>couple</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networks </w:t>
      </w:r>
      <w:r>
        <w:rPr>
          <w:rFonts w:ascii="Times New Roman" w:hAnsi="Times New Roman" w:cs="Times New Roman"/>
        </w:rPr>
        <w:t xml:space="preserve">of metabolism and EMT </w:t>
      </w:r>
      <w:r w:rsidR="004139B7">
        <w:rPr>
          <w:rFonts w:ascii="Times New Roman" w:hAnsi="Times New Roman" w:cs="Times New Roman"/>
        </w:rPr>
        <w:t>to</w:t>
      </w:r>
      <w:r>
        <w:rPr>
          <w:rFonts w:ascii="Times New Roman" w:hAnsi="Times New Roman" w:cs="Times New Roman"/>
        </w:rPr>
        <w:t xml:space="preserve"> </w:t>
      </w:r>
      <w:r w:rsidRPr="00C9444E">
        <w:rPr>
          <w:rFonts w:ascii="Times New Roman" w:hAnsi="Times New Roman" w:cs="Times New Roman"/>
        </w:rPr>
        <w:t xml:space="preserve">elucidate </w:t>
      </w:r>
      <w:r w:rsidR="001F30DE">
        <w:rPr>
          <w:rFonts w:ascii="Times New Roman" w:hAnsi="Times New Roman" w:cs="Times New Roman"/>
        </w:rPr>
        <w:t>how</w:t>
      </w:r>
      <w:r>
        <w:rPr>
          <w:rFonts w:ascii="Times New Roman" w:hAnsi="Times New Roman" w:cs="Times New Roman"/>
        </w:rPr>
        <w:t xml:space="preserve"> crosstalk </w:t>
      </w:r>
      <w:r w:rsidR="008B129A">
        <w:rPr>
          <w:rFonts w:ascii="Times New Roman" w:hAnsi="Times New Roman" w:cs="Times New Roman"/>
        </w:rPr>
        <w:t>effects</w:t>
      </w:r>
      <w:r>
        <w:rPr>
          <w:rFonts w:ascii="Times New Roman" w:hAnsi="Times New Roman" w:cs="Times New Roman"/>
        </w:rPr>
        <w:t xml:space="preserve"> the stability of the E/M-W/O state. We show</w:t>
      </w:r>
      <w:r w:rsidR="00B94ED2">
        <w:rPr>
          <w:rFonts w:ascii="Times New Roman" w:hAnsi="Times New Roman" w:cs="Times New Roman"/>
        </w:rPr>
        <w:t xml:space="preserve"> </w:t>
      </w:r>
      <w:r>
        <w:rPr>
          <w:rFonts w:ascii="Times New Roman" w:hAnsi="Times New Roman" w:cs="Times New Roman"/>
        </w:rPr>
        <w:t xml:space="preserve">crosstalk </w:t>
      </w:r>
      <w:r w:rsidR="006B14ED">
        <w:rPr>
          <w:rFonts w:ascii="Times New Roman" w:hAnsi="Times New Roman" w:cs="Times New Roman"/>
        </w:rPr>
        <w:t>can</w:t>
      </w:r>
      <w:r>
        <w:rPr>
          <w:rFonts w:ascii="Times New Roman" w:hAnsi="Times New Roman" w:cs="Times New Roman"/>
        </w:rPr>
        <w:t xml:space="preserve"> give rise to the E/M-W/O state</w:t>
      </w:r>
      <w:r w:rsidR="00180430">
        <w:rPr>
          <w:rFonts w:ascii="Times New Roman" w:hAnsi="Times New Roman" w:cs="Times New Roman"/>
        </w:rPr>
        <w:t>,</w:t>
      </w:r>
      <w:r>
        <w:rPr>
          <w:rFonts w:ascii="Times New Roman" w:hAnsi="Times New Roman" w:cs="Times New Roman"/>
        </w:rPr>
        <w:t xml:space="preserve"> irrespective of </w:t>
      </w:r>
      <w:r w:rsidR="00180430">
        <w:rPr>
          <w:rFonts w:ascii="Times New Roman" w:hAnsi="Times New Roman" w:cs="Times New Roman"/>
        </w:rPr>
        <w:t>individual</w:t>
      </w:r>
      <w:r>
        <w:rPr>
          <w:rFonts w:ascii="Times New Roman" w:hAnsi="Times New Roman" w:cs="Times New Roman"/>
        </w:rPr>
        <w:t xml:space="preserve"> </w:t>
      </w:r>
      <w:r w:rsidR="000F36F2">
        <w:rPr>
          <w:rFonts w:ascii="Times New Roman" w:hAnsi="Times New Roman" w:cs="Times New Roman"/>
        </w:rPr>
        <w:t xml:space="preserve">E/M </w:t>
      </w:r>
      <w:r w:rsidR="000F36F2">
        <w:rPr>
          <w:rFonts w:ascii="Times New Roman" w:hAnsi="Times New Roman" w:cs="Times New Roman"/>
        </w:rPr>
        <w:lastRenderedPageBreak/>
        <w:t xml:space="preserve">or W/O </w:t>
      </w:r>
      <w:r>
        <w:rPr>
          <w:rFonts w:ascii="Times New Roman" w:hAnsi="Times New Roman" w:cs="Times New Roman"/>
        </w:rPr>
        <w:t xml:space="preserve">availability. </w:t>
      </w:r>
      <w:r w:rsidR="00132593">
        <w:rPr>
          <w:rFonts w:ascii="Times New Roman" w:hAnsi="Times New Roman" w:cs="Times New Roman"/>
        </w:rPr>
        <w:t>Additionally,</w:t>
      </w:r>
      <w:r>
        <w:rPr>
          <w:rFonts w:ascii="Times New Roman" w:hAnsi="Times New Roman" w:cs="Times New Roman"/>
        </w:rPr>
        <w:t xml:space="preserve"> to acquire an E/M-W/O state, the W/O state emerges first </w:t>
      </w:r>
      <w:r w:rsidR="001A4574">
        <w:rPr>
          <w:rFonts w:ascii="Times New Roman" w:hAnsi="Times New Roman" w:cs="Times New Roman"/>
        </w:rPr>
        <w:t xml:space="preserve">and </w:t>
      </w:r>
      <w:proofErr w:type="gramStart"/>
      <w:r w:rsidR="001A4574">
        <w:rPr>
          <w:rFonts w:ascii="Times New Roman" w:hAnsi="Times New Roman" w:cs="Times New Roman"/>
        </w:rPr>
        <w:t xml:space="preserve">is </w:t>
      </w:r>
      <w:r>
        <w:rPr>
          <w:rFonts w:ascii="Times New Roman" w:hAnsi="Times New Roman" w:cs="Times New Roman"/>
        </w:rPr>
        <w:t>followed</w:t>
      </w:r>
      <w:proofErr w:type="gramEnd"/>
      <w:r>
        <w:rPr>
          <w:rFonts w:ascii="Times New Roman" w:hAnsi="Times New Roman" w:cs="Times New Roman"/>
        </w:rPr>
        <w:t xml:space="preserve"> by the </w:t>
      </w:r>
      <w:r w:rsidRPr="00C9444E">
        <w:rPr>
          <w:rFonts w:ascii="Times New Roman" w:hAnsi="Times New Roman" w:cs="Times New Roman"/>
        </w:rPr>
        <w:t>E/M state, suggesting</w:t>
      </w:r>
      <w:r w:rsidR="00051C14">
        <w:rPr>
          <w:rFonts w:ascii="Times New Roman" w:hAnsi="Times New Roman" w:cs="Times New Roman"/>
        </w:rPr>
        <w:t xml:space="preserve"> </w:t>
      </w:r>
      <w:r>
        <w:rPr>
          <w:rFonts w:ascii="Times New Roman" w:hAnsi="Times New Roman" w:cs="Times New Roman"/>
        </w:rPr>
        <w:t xml:space="preserve">metabolism </w:t>
      </w:r>
      <w:r w:rsidR="00051C14">
        <w:rPr>
          <w:rFonts w:ascii="Times New Roman" w:hAnsi="Times New Roman" w:cs="Times New Roman"/>
        </w:rPr>
        <w:t>may</w:t>
      </w:r>
      <w:r w:rsidRPr="00C9444E">
        <w:rPr>
          <w:rFonts w:ascii="Times New Roman" w:hAnsi="Times New Roman" w:cs="Times New Roman"/>
        </w:rPr>
        <w:t xml:space="preserve"> 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w:t>
      </w:r>
      <w:r w:rsidRPr="00C9444E">
        <w:rPr>
          <w:rFonts w:ascii="Times New Roman" w:hAnsi="Times New Roman" w:cs="Times New Roman"/>
        </w:rPr>
        <w:t xml:space="preserve">. </w:t>
      </w:r>
      <w:bookmarkEnd w:id="0"/>
      <w:r w:rsidR="001A4574">
        <w:rPr>
          <w:rFonts w:ascii="Times New Roman" w:hAnsi="Times New Roman" w:cs="Times New Roman"/>
        </w:rPr>
        <w:t xml:space="preserve">In summary, our work </w:t>
      </w:r>
      <w:r w:rsidR="00226879">
        <w:rPr>
          <w:rFonts w:ascii="Times New Roman" w:hAnsi="Times New Roman" w:cs="Times New Roman"/>
        </w:rPr>
        <w:t xml:space="preserve">emphasizes the mutual activation of the metabolism module and EMT </w:t>
      </w:r>
      <w:proofErr w:type="gramStart"/>
      <w:r w:rsidR="00226879">
        <w:rPr>
          <w:rFonts w:ascii="Times New Roman" w:hAnsi="Times New Roman" w:cs="Times New Roman"/>
        </w:rPr>
        <w:t xml:space="preserve">module, </w:t>
      </w:r>
      <w:r w:rsidR="001A4574">
        <w:rPr>
          <w:rFonts w:ascii="Times New Roman" w:hAnsi="Times New Roman" w:cs="Times New Roman"/>
        </w:rPr>
        <w:t>and</w:t>
      </w:r>
      <w:proofErr w:type="gramEnd"/>
      <w:r w:rsidR="001A4574">
        <w:rPr>
          <w:rFonts w:ascii="Times New Roman" w:hAnsi="Times New Roman" w:cs="Times New Roman"/>
        </w:rPr>
        <w:t xml:space="preserve"> serves as an initiative towards understanding the entirety of cancer metastasis.</w:t>
      </w:r>
    </w:p>
    <w:p w14:paraId="1311851E" w14:textId="77777777" w:rsidR="00E469AE" w:rsidRPr="00C9444E" w:rsidRDefault="00AD7F58" w:rsidP="00110FDB">
      <w:pPr>
        <w:pStyle w:val="BodyText"/>
        <w:spacing w:line="480" w:lineRule="auto"/>
        <w:rPr>
          <w:rFonts w:ascii="Times New Roman" w:hAnsi="Times New Roman" w:cs="Times New Roman"/>
          <w:b/>
          <w:bCs/>
          <w:sz w:val="28"/>
          <w:szCs w:val="28"/>
        </w:rPr>
      </w:pPr>
      <w:bookmarkStart w:id="1" w:name="introduction"/>
      <w:r w:rsidRPr="00C9444E">
        <w:rPr>
          <w:rFonts w:ascii="Times New Roman" w:hAnsi="Times New Roman" w:cs="Times New Roman"/>
          <w:b/>
          <w:bCs/>
          <w:sz w:val="28"/>
          <w:szCs w:val="28"/>
        </w:rPr>
        <w:t>Introduction</w:t>
      </w:r>
      <w:bookmarkEnd w:id="1"/>
    </w:p>
    <w:p w14:paraId="14632C67" w14:textId="0E9BC0EE"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677062" w:rsidRPr="00677062">
            <w:rPr>
              <w:rFonts w:ascii="Times New Roman" w:eastAsia="Times New Roman" w:hAnsi="Times New Roman" w:cs="Times New Roman"/>
              <w:color w:val="000000"/>
            </w:rPr>
            <w:t>[1]</w:t>
          </w:r>
        </w:sdtContent>
      </w:sdt>
      <w:r w:rsidRPr="00C9444E">
        <w:rPr>
          <w:rFonts w:ascii="Times New Roman" w:hAnsi="Times New Roman" w:cs="Times New Roman"/>
        </w:rPr>
        <w:t xml:space="preserve"> and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w:t>
      </w:r>
      <w:proofErr w:type="gramStart"/>
      <w:r w:rsidRPr="00C9444E">
        <w:rPr>
          <w:rFonts w:ascii="Times New Roman" w:hAnsi="Times New Roman" w:cs="Times New Roman"/>
        </w:rPr>
        <w:t>been studied</w:t>
      </w:r>
      <w:proofErr w:type="gramEnd"/>
      <w:r w:rsidRPr="00C9444E">
        <w:rPr>
          <w:rFonts w:ascii="Times New Roman" w:hAnsi="Times New Roman" w:cs="Times New Roman"/>
        </w:rPr>
        <w:t xml:space="preserve"> one at a time. For example, cell motility </w:t>
      </w:r>
      <w:proofErr w:type="gramStart"/>
      <w:r w:rsidRPr="00C9444E">
        <w:rPr>
          <w:rFonts w:ascii="Times New Roman" w:hAnsi="Times New Roman" w:cs="Times New Roman"/>
        </w:rPr>
        <w:t>is assumed</w:t>
      </w:r>
      <w:proofErr w:type="gramEnd"/>
      <w:r w:rsidRPr="00C9444E">
        <w:rPr>
          <w:rFonts w:ascii="Times New Roman" w:hAnsi="Times New Roman" w:cs="Times New Roman"/>
        </w:rPr>
        <w:t xml:space="preserve">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677062" w:rsidRPr="00677062">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w:t>
      </w:r>
      <w:proofErr w:type="gramStart"/>
      <w:r w:rsidRPr="00C9444E">
        <w:rPr>
          <w:rFonts w:ascii="Times New Roman" w:hAnsi="Times New Roman" w:cs="Times New Roman"/>
        </w:rPr>
        <w:t>been implicated</w:t>
      </w:r>
      <w:proofErr w:type="gramEnd"/>
      <w:r w:rsidRPr="00C9444E">
        <w:rPr>
          <w:rFonts w:ascii="Times New Roman" w:hAnsi="Times New Roman" w:cs="Times New Roman"/>
        </w:rPr>
        <w:t xml:space="preserve">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677062" w:rsidRPr="00677062">
            <w:rPr>
              <w:rFonts w:ascii="Times New Roman" w:eastAsia="Times New Roman" w:hAnsi="Times New Roman" w:cs="Times New Roman"/>
              <w:color w:val="000000"/>
            </w:rPr>
            <w:t>[4,5]</w:t>
          </w:r>
        </w:sdtContent>
      </w:sdt>
      <w:r w:rsidRPr="00C9444E">
        <w:rPr>
          <w:rFonts w:ascii="Times New Roman" w:hAnsi="Times New Roman" w:cs="Times New Roman"/>
        </w:rPr>
        <w:t xml:space="preserve">, and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677062" w:rsidRPr="00677062">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w:t>
      </w:r>
      <w:proofErr w:type="gramStart"/>
      <w:r w:rsidRPr="00C9444E">
        <w:rPr>
          <w:rFonts w:ascii="Times New Roman" w:hAnsi="Times New Roman" w:cs="Times New Roman"/>
        </w:rPr>
        <w:t>been superseded</w:t>
      </w:r>
      <w:proofErr w:type="gramEnd"/>
      <w:r w:rsidRPr="00C9444E">
        <w:rPr>
          <w:rFonts w:ascii="Times New Roman" w:hAnsi="Times New Roman" w:cs="Times New Roman"/>
        </w:rPr>
        <w:t xml:space="preserve">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677062" w:rsidRPr="00677062">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677062" w:rsidRPr="00677062">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677062" w:rsidRPr="00677062">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205B8ADF"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677062" w:rsidRPr="00677062">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677062" w:rsidRPr="00677062">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r w:rsidR="00957DEB">
        <w:rPr>
          <w:rFonts w:ascii="Times New Roman" w:hAnsi="Times New Roman" w:cs="Times New Roman"/>
        </w:rPr>
        <w:t>to</w:t>
      </w:r>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w:t>
      </w:r>
      <w:proofErr w:type="gramStart"/>
      <w:r w:rsidRPr="00C9444E">
        <w:rPr>
          <w:rFonts w:ascii="Times New Roman" w:hAnsi="Times New Roman" w:cs="Times New Roman"/>
        </w:rPr>
        <w:t>different types</w:t>
      </w:r>
      <w:proofErr w:type="gramEnd"/>
      <w:r w:rsidRPr="00C9444E">
        <w:rPr>
          <w:rFonts w:ascii="Times New Roman" w:hAnsi="Times New Roman" w:cs="Times New Roman"/>
        </w:rPr>
        <w:t xml:space="preserve">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677062" w:rsidRPr="00677062">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677062" w:rsidRPr="00677062">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677062" w:rsidRPr="00677062">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677062" w:rsidRPr="00677062">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677062" w:rsidRPr="00677062">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w:t>
      </w:r>
      <w:proofErr w:type="gramStart"/>
      <w:r w:rsidRPr="00C9444E">
        <w:rPr>
          <w:rFonts w:ascii="Times New Roman" w:hAnsi="Times New Roman" w:cs="Times New Roman"/>
        </w:rPr>
        <w:t>been confirmed</w:t>
      </w:r>
      <w:proofErr w:type="gramEnd"/>
      <w:r w:rsidRPr="00C9444E">
        <w:rPr>
          <w:rFonts w:ascii="Times New Roman" w:hAnsi="Times New Roman" w:cs="Times New Roman"/>
        </w:rPr>
        <w:t xml:space="preserve"> in a number of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677062" w:rsidRPr="00677062">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3541CE7A"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proofErr w:type="gramStart"/>
      <w:r w:rsidR="000F6386">
        <w:rPr>
          <w:rFonts w:ascii="Times New Roman" w:hAnsi="Times New Roman" w:cs="Times New Roman"/>
        </w:rPr>
        <w:t>many</w:t>
      </w:r>
      <w:proofErr w:type="gramEnd"/>
      <w:r w:rsidR="000F6386">
        <w:rPr>
          <w:rFonts w:ascii="Times New Roman" w:hAnsi="Times New Roman" w:cs="Times New Roman"/>
        </w:rPr>
        <w:t xml:space="preserve">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677062" w:rsidRPr="00677062">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677062" w:rsidRPr="00677062">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677062" w:rsidRPr="00677062">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677062" w:rsidRPr="00677062">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677062" w:rsidRPr="00677062">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Pr="00C9444E">
        <w:rPr>
          <w:rFonts w:ascii="Times New Roman" w:hAnsi="Times New Roman" w:cs="Times New Roman"/>
        </w:rPr>
        <w:t>Recent studies show that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ebe7b288-51b2-4588-8c4a-2c240049eb69+"/>
          <w:id w:val="377052821"/>
          <w:placeholder>
            <w:docPart w:val="1EEFC3F7DEC543B789CFA05DDF6009E9"/>
          </w:placeholder>
        </w:sdtPr>
        <w:sdtEndPr/>
        <w:sdtContent>
          <w:r w:rsidR="00677062" w:rsidRPr="00677062">
            <w:rPr>
              <w:rFonts w:ascii="Times New Roman" w:eastAsia="Times New Roman" w:hAnsi="Times New Roman" w:cs="Times New Roman"/>
              <w:color w:val="000000"/>
            </w:rPr>
            <w:t>[36–40]</w:t>
          </w:r>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 xml:space="preserve">remain poorly understood, with </w:t>
      </w:r>
      <w:proofErr w:type="gramStart"/>
      <w:r w:rsidRPr="00C9444E">
        <w:rPr>
          <w:rFonts w:ascii="Times New Roman" w:hAnsi="Times New Roman" w:cs="Times New Roman"/>
        </w:rPr>
        <w:t>several</w:t>
      </w:r>
      <w:proofErr w:type="gramEnd"/>
      <w:r w:rsidRPr="00C9444E">
        <w:rPr>
          <w:rFonts w:ascii="Times New Roman" w:hAnsi="Times New Roman" w:cs="Times New Roman"/>
        </w:rPr>
        <w:t xml:space="preserve">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677062" w:rsidRPr="00677062">
            <w:rPr>
              <w:rFonts w:ascii="Times New Roman" w:eastAsia="Times New Roman" w:hAnsi="Times New Roman" w:cs="Times New Roman"/>
              <w:color w:val="000000"/>
            </w:rPr>
            <w:t>[41,42]</w:t>
          </w:r>
        </w:sdtContent>
      </w:sdt>
      <w:r w:rsidRPr="00C9444E">
        <w:rPr>
          <w:rFonts w:ascii="Times New Roman" w:hAnsi="Times New Roman" w:cs="Times New Roman"/>
        </w:rPr>
        <w:t>; this coupling</w:t>
      </w:r>
      <w:proofErr w:type="gramStart"/>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is</w:t>
      </w:r>
      <w:proofErr w:type="gramEnd"/>
      <w:r w:rsidR="00696C3D" w:rsidRPr="00C9444E">
        <w:rPr>
          <w:rFonts w:ascii="Times New Roman" w:hAnsi="Times New Roman" w:cs="Times New Roman"/>
        </w:rPr>
        <w:t xml:space="preserve">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677062" w:rsidRPr="00677062">
            <w:rPr>
              <w:rFonts w:ascii="Times New Roman" w:eastAsia="Times New Roman" w:hAnsi="Times New Roman" w:cs="Times New Roman"/>
              <w:color w:val="000000"/>
            </w:rPr>
            <w:t>[43–45]</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677062" w:rsidRPr="00677062">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677062" w:rsidRPr="00677062">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w:t>
      </w:r>
      <w:proofErr w:type="gramStart"/>
      <w:r w:rsidRPr="00C9444E">
        <w:rPr>
          <w:rFonts w:ascii="Times New Roman" w:hAnsi="Times New Roman" w:cs="Times New Roman"/>
        </w:rPr>
        <w:t>mainly consist</w:t>
      </w:r>
      <w:proofErr w:type="gramEnd"/>
      <w:r w:rsidRPr="00C9444E">
        <w:rPr>
          <w:rFonts w:ascii="Times New Roman" w:hAnsi="Times New Roman" w:cs="Times New Roman"/>
        </w:rPr>
        <w:t xml:space="preserve">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677062" w:rsidRPr="00677062">
            <w:rPr>
              <w:rFonts w:ascii="Times New Roman" w:eastAsia="Times New Roman" w:hAnsi="Times New Roman" w:cs="Times New Roman"/>
              <w:color w:val="000000"/>
            </w:rPr>
            <w:t>[46]</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w:t>
      </w:r>
      <w:proofErr w:type="gramStart"/>
      <w:r w:rsidRPr="00C9444E">
        <w:rPr>
          <w:rFonts w:ascii="Times New Roman" w:hAnsi="Times New Roman" w:cs="Times New Roman"/>
        </w:rPr>
        <w:t>been seen</w:t>
      </w:r>
      <w:proofErr w:type="gramEnd"/>
      <w:r w:rsidRPr="00C9444E">
        <w:rPr>
          <w:rFonts w:ascii="Times New Roman" w:hAnsi="Times New Roman" w:cs="Times New Roman"/>
        </w:rPr>
        <w:t xml:space="preserve">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677062" w:rsidRPr="00677062">
            <w:rPr>
              <w:rFonts w:ascii="Times New Roman" w:eastAsia="Times New Roman" w:hAnsi="Times New Roman" w:cs="Times New Roman"/>
              <w:color w:val="000000"/>
            </w:rPr>
            <w:t>[47,48]</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to be explored</w:t>
      </w:r>
      <w:proofErr w:type="gramStart"/>
      <w:r w:rsidRPr="00C9444E">
        <w:rPr>
          <w:rFonts w:ascii="Times New Roman" w:hAnsi="Times New Roman" w:cs="Times New Roman"/>
        </w:rPr>
        <w:t xml:space="preserve">.  </w:t>
      </w:r>
      <w:proofErr w:type="gramEnd"/>
      <w:r w:rsidR="00171565" w:rsidRPr="00C9444E">
        <w:rPr>
          <w:rFonts w:ascii="Times New Roman" w:hAnsi="Times New Roman" w:cs="Times New Roman"/>
        </w:rPr>
        <w:t xml:space="preserve"> </w:t>
      </w:r>
    </w:p>
    <w:p w14:paraId="4F92C75F" w14:textId="65BE7093"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677062" w:rsidRPr="00677062">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677062" w:rsidRPr="00677062">
            <w:rPr>
              <w:rFonts w:ascii="Times New Roman" w:eastAsia="Times New Roman" w:hAnsi="Times New Roman" w:cs="Times New Roman"/>
              <w:color w:val="000000"/>
            </w:rPr>
            <w:t>[49]</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65144A">
        <w:rPr>
          <w:rFonts w:ascii="Times New Roman" w:hAnsi="Times New Roman" w:cs="Times New Roman"/>
        </w:rPr>
        <w:t xml:space="preserve">coupled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w:t>
      </w:r>
      <w:proofErr w:type="gramStart"/>
      <w:r w:rsidR="00D071D4" w:rsidRPr="00C9444E">
        <w:rPr>
          <w:rFonts w:ascii="Times New Roman" w:hAnsi="Times New Roman" w:cs="Times New Roman"/>
        </w:rPr>
        <w:t>central role</w:t>
      </w:r>
      <w:proofErr w:type="gramEnd"/>
      <w:r w:rsidR="00D071D4" w:rsidRPr="00C9444E">
        <w:rPr>
          <w:rFonts w:ascii="Times New Roman" w:hAnsi="Times New Roman" w:cs="Times New Roman"/>
        </w:rPr>
        <w:t xml:space="preserv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 xml:space="preserve">Our results therefore suggest that </w:t>
      </w:r>
      <w:proofErr w:type="gramStart"/>
      <w:r w:rsidR="00234813" w:rsidRPr="00C9444E">
        <w:rPr>
          <w:rFonts w:ascii="Times New Roman" w:hAnsi="Times New Roman" w:cs="Times New Roman"/>
        </w:rPr>
        <w:t>a highly aggressive</w:t>
      </w:r>
      <w:proofErr w:type="gramEnd"/>
      <w:r w:rsidR="00234813" w:rsidRPr="00C9444E">
        <w:rPr>
          <w:rFonts w:ascii="Times New Roman" w:hAnsi="Times New Roman" w:cs="Times New Roman"/>
        </w:rPr>
        <w:t xml:space="preser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2" w:name="model"/>
      <w:r w:rsidRPr="00C9444E">
        <w:rPr>
          <w:rFonts w:ascii="Times New Roman" w:hAnsi="Times New Roman" w:cs="Times New Roman"/>
          <w:b/>
          <w:bCs/>
          <w:sz w:val="28"/>
          <w:szCs w:val="28"/>
        </w:rPr>
        <w:t>Model</w:t>
      </w:r>
      <w:bookmarkEnd w:id="2"/>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0CE19034"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w:t>
      </w:r>
      <w:proofErr w:type="gramStart"/>
      <w:r w:rsidRPr="00C9444E">
        <w:rPr>
          <w:rFonts w:ascii="Times New Roman" w:hAnsi="Times New Roman" w:cs="Times New Roman"/>
        </w:rPr>
        <w:t>been investigated</w:t>
      </w:r>
      <w:proofErr w:type="gramEnd"/>
      <w:r w:rsidRPr="00C9444E">
        <w:rPr>
          <w:rFonts w:ascii="Times New Roman" w:hAnsi="Times New Roman" w:cs="Times New Roman"/>
        </w:rPr>
        <w:t xml:space="preserve">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677062" w:rsidRPr="00677062">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677062" w:rsidRPr="00677062">
            <w:rPr>
              <w:rFonts w:ascii="Times New Roman" w:eastAsia="Times New Roman" w:hAnsi="Times New Roman" w:cs="Times New Roman"/>
              <w:color w:val="000000"/>
            </w:rPr>
            <w:t>[49]</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w:t>
      </w:r>
      <w:proofErr w:type="gramStart"/>
      <w:r w:rsidRPr="00C9444E">
        <w:rPr>
          <w:rFonts w:ascii="Times New Roman" w:hAnsi="Times New Roman" w:cs="Times New Roman"/>
        </w:rPr>
        <w:t>a few</w:t>
      </w:r>
      <w:proofErr w:type="gramEnd"/>
      <w:r w:rsidRPr="00C9444E">
        <w:rPr>
          <w:rFonts w:ascii="Times New Roman" w:hAnsi="Times New Roman" w:cs="Times New Roman"/>
        </w:rPr>
        <w:t xml:space="preserve">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w:t>
      </w:r>
    </w:p>
    <w:p w14:paraId="13BC8457" w14:textId="74950ACF"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w:t>
      </w:r>
      <w:proofErr w:type="gramStart"/>
      <w:r w:rsidR="00063789" w:rsidRPr="00C9444E">
        <w:rPr>
          <w:rFonts w:ascii="Times New Roman" w:hAnsi="Times New Roman" w:cs="Times New Roman"/>
        </w:rPr>
        <w:t>is modeled</w:t>
      </w:r>
      <w:proofErr w:type="gramEnd"/>
      <w:r w:rsidR="00063789" w:rsidRPr="00C9444E">
        <w:rPr>
          <w:rFonts w:ascii="Times New Roman" w:hAnsi="Times New Roman" w:cs="Times New Roman"/>
        </w:rPr>
        <w:t xml:space="preserve">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677062" w:rsidRPr="00677062">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w:t>
      </w:r>
      <w:proofErr w:type="gramStart"/>
      <w:r w:rsidR="00361645" w:rsidRPr="00C9444E">
        <w:rPr>
          <w:rFonts w:ascii="Times New Roman" w:hAnsi="Times New Roman" w:cs="Times New Roman"/>
        </w:rPr>
        <w:t>are given</w:t>
      </w:r>
      <w:proofErr w:type="gramEnd"/>
      <w:r w:rsidR="00361645" w:rsidRPr="00C9444E">
        <w:rPr>
          <w:rFonts w:ascii="Times New Roman" w:hAnsi="Times New Roman" w:cs="Times New Roman"/>
        </w:rPr>
        <w:t xml:space="preserve"> by </w:t>
      </w:r>
    </w:p>
    <w:p w14:paraId="5ED71536" w14:textId="2C6C5954" w:rsidR="00627954" w:rsidRPr="00C9444E" w:rsidRDefault="003C7EFC"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3C7EFC"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3C7EFC"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0405807"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w:t>
      </w:r>
      <w:proofErr w:type="gramStart"/>
      <w:r w:rsidR="003B389D" w:rsidRPr="00C9444E">
        <w:rPr>
          <w:rFonts w:ascii="Times New Roman" w:hAnsi="Times New Roman" w:cs="Times New Roman"/>
        </w:rPr>
        <w:t>are mathematically represented</w:t>
      </w:r>
      <w:proofErr w:type="gramEnd"/>
      <w:r w:rsidR="003B389D" w:rsidRPr="00C9444E">
        <w:rPr>
          <w:rFonts w:ascii="Times New Roman" w:hAnsi="Times New Roman" w:cs="Times New Roman"/>
        </w:rPr>
        <w:t xml:space="preserve">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677062" w:rsidRPr="00677062">
            <w:rPr>
              <w:rFonts w:ascii="Times New Roman" w:eastAsia="Times New Roman" w:hAnsi="Times New Roman" w:cs="Times New Roman"/>
              <w:color w:val="000000"/>
            </w:rPr>
            <w:t>[51]</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xml:space="preserve">, and the sensitivity to the changes in X </w:t>
      </w:r>
      <w:proofErr w:type="gramStart"/>
      <w:r w:rsidR="000B062F" w:rsidRPr="00C9444E">
        <w:rPr>
          <w:rFonts w:ascii="Times New Roman" w:hAnsi="Times New Roman" w:cs="Times New Roman"/>
        </w:rPr>
        <w:t>is represented</w:t>
      </w:r>
      <w:proofErr w:type="gramEnd"/>
      <w:r w:rsidR="000B062F" w:rsidRPr="00C9444E">
        <w:rPr>
          <w:rFonts w:ascii="Times New Roman" w:hAnsi="Times New Roman" w:cs="Times New Roman"/>
        </w:rPr>
        <w:t xml:space="preserve">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433989FB"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677062" w:rsidRPr="00677062">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6DC40F83"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677062" w:rsidRPr="00677062">
            <w:rPr>
              <w:rFonts w:ascii="Times New Roman" w:eastAsia="Times New Roman" w:hAnsi="Times New Roman" w:cs="Times New Roman"/>
              <w:color w:val="000000"/>
            </w:rPr>
            <w:t>[49]</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6C12F55F"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w:t>
      </w:r>
      <w:proofErr w:type="gramStart"/>
      <w:r w:rsidR="00DA2C84">
        <w:rPr>
          <w:rFonts w:ascii="Times New Roman" w:hAnsi="Times New Roman" w:cs="Times New Roman"/>
        </w:rPr>
        <w:t>are increased</w:t>
      </w:r>
      <w:proofErr w:type="gramEnd"/>
      <w:r w:rsidR="00DA2C84">
        <w:rPr>
          <w:rFonts w:ascii="Times New Roman" w:hAnsi="Times New Roman" w:cs="Times New Roman"/>
        </w:rPr>
        <w:t xml:space="preserve">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677062" w:rsidRPr="00677062">
            <w:rPr>
              <w:rFonts w:ascii="Times New Roman" w:eastAsia="Times New Roman" w:hAnsi="Times New Roman" w:cs="Times New Roman"/>
              <w:color w:val="000000"/>
            </w:rPr>
            <w:t>[52–54]</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677062" w:rsidRPr="00677062">
            <w:rPr>
              <w:rFonts w:ascii="Times New Roman" w:eastAsia="Times New Roman" w:hAnsi="Times New Roman" w:cs="Times New Roman"/>
              <w:color w:val="000000"/>
            </w:rPr>
            <w:t>[55]</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677062" w:rsidRPr="00677062">
            <w:rPr>
              <w:rFonts w:ascii="Times New Roman" w:eastAsia="Times New Roman" w:hAnsi="Times New Roman" w:cs="Times New Roman"/>
              <w:color w:val="000000"/>
            </w:rPr>
            <w:t>[56,57]</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677062" w:rsidRPr="00677062">
            <w:rPr>
              <w:rFonts w:ascii="Times New Roman" w:eastAsia="Times New Roman" w:hAnsi="Times New Roman" w:cs="Times New Roman"/>
              <w:color w:val="000000"/>
            </w:rPr>
            <w:t>[52,58]</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677062" w:rsidRPr="00677062">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677062" w:rsidRPr="00677062">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677062" w:rsidRPr="00677062">
            <w:rPr>
              <w:rFonts w:ascii="Times New Roman" w:eastAsia="Times New Roman" w:hAnsi="Times New Roman" w:cs="Times New Roman"/>
              <w:color w:val="000000"/>
            </w:rPr>
            <w:t>[59]</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w:t>
      </w:r>
      <w:proofErr w:type="gramStart"/>
      <w:r w:rsidR="00C725A2">
        <w:rPr>
          <w:rFonts w:ascii="Times New Roman" w:hAnsi="Times New Roman" w:cs="Times New Roman"/>
        </w:rPr>
        <w:t>seems to be</w:t>
      </w:r>
      <w:proofErr w:type="gramEnd"/>
      <w:r w:rsidR="00C725A2">
        <w:rPr>
          <w:rFonts w:ascii="Times New Roman" w:hAnsi="Times New Roman" w:cs="Times New Roman"/>
        </w:rPr>
        <w:t xml:space="preserv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677062" w:rsidRPr="00677062">
            <w:rPr>
              <w:rFonts w:ascii="Times New Roman" w:eastAsia="Times New Roman" w:hAnsi="Times New Roman" w:cs="Times New Roman"/>
              <w:color w:val="000000"/>
            </w:rPr>
            <w:t>[30,60]</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677062" w:rsidRPr="00677062">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677062" w:rsidRPr="00677062">
            <w:rPr>
              <w:rFonts w:ascii="Times New Roman" w:eastAsia="Times New Roman" w:hAnsi="Times New Roman" w:cs="Times New Roman"/>
              <w:color w:val="000000"/>
            </w:rPr>
            <w:t>[61]</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677062" w:rsidRPr="00677062">
            <w:rPr>
              <w:rFonts w:ascii="Times New Roman" w:eastAsia="Times New Roman" w:hAnsi="Times New Roman" w:cs="Times New Roman"/>
              <w:color w:val="000000"/>
            </w:rPr>
            <w:t>[62]</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677062" w:rsidRPr="00677062">
            <w:rPr>
              <w:rFonts w:ascii="Times New Roman" w:eastAsia="Times New Roman" w:hAnsi="Times New Roman" w:cs="Times New Roman"/>
              <w:color w:val="000000"/>
            </w:rPr>
            <w:t>[63,64]</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 xml:space="preserve">after </w:t>
      </w:r>
      <w:proofErr w:type="gramStart"/>
      <w:r w:rsidR="00254C7F" w:rsidRPr="00C9444E">
        <w:rPr>
          <w:rFonts w:ascii="Times New Roman" w:hAnsi="Times New Roman" w:cs="Times New Roman"/>
        </w:rPr>
        <w:t>being activated</w:t>
      </w:r>
      <w:proofErr w:type="gramEnd"/>
      <w:r w:rsidR="00254C7F" w:rsidRPr="00C9444E">
        <w:rPr>
          <w:rFonts w:ascii="Times New Roman" w:hAnsi="Times New Roman" w:cs="Times New Roman"/>
        </w:rPr>
        <w:t xml:space="preserve">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677062" w:rsidRPr="00677062">
            <w:rPr>
              <w:rFonts w:ascii="Times New Roman" w:eastAsia="Times New Roman" w:hAnsi="Times New Roman" w:cs="Times New Roman"/>
              <w:color w:val="000000"/>
            </w:rPr>
            <w:t>[65–69]</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w:t>
      </w:r>
      <w:proofErr w:type="gramStart"/>
      <w:r w:rsidR="00612BA3" w:rsidRPr="00C9444E">
        <w:rPr>
          <w:rFonts w:ascii="Times New Roman" w:hAnsi="Times New Roman" w:cs="Times New Roman"/>
        </w:rPr>
        <w:t>been included</w:t>
      </w:r>
      <w:proofErr w:type="gramEnd"/>
      <w:r w:rsidR="00612BA3" w:rsidRPr="00C9444E">
        <w:rPr>
          <w:rFonts w:ascii="Times New Roman" w:hAnsi="Times New Roman" w:cs="Times New Roman"/>
        </w:rPr>
        <w:t xml:space="preserve"> in our modeling framework.</w:t>
      </w:r>
    </w:p>
    <w:p w14:paraId="488EBA3F" w14:textId="0CBA01D6"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957DEB">
        <w:rPr>
          <w:rFonts w:ascii="Times New Roman" w:hAnsi="Times New Roman" w:cs="Times New Roman"/>
        </w:rPr>
        <w:t xml:space="preserve"> (see SI Section 1.3 for the full equations and SI Section 1.4 for the parameters and brief explanation)</w:t>
      </w:r>
      <w:r w:rsidR="007B17A7">
        <w:rPr>
          <w:rFonts w:ascii="Times New Roman" w:hAnsi="Times New Roman" w:cs="Times New Roman"/>
        </w:rPr>
        <w:t>.</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Th</w:t>
      </w:r>
      <w:r w:rsidR="00957DEB">
        <w:rPr>
          <w:rFonts w:ascii="Times New Roman" w:hAnsi="Times New Roman" w:cs="Times New Roman"/>
        </w:rPr>
        <w:t>u</w:t>
      </w:r>
      <w:r w:rsidR="00723B41" w:rsidRPr="00C9444E">
        <w:rPr>
          <w:rFonts w:ascii="Times New Roman" w:hAnsi="Times New Roman" w:cs="Times New Roman"/>
        </w:rPr>
        <w:t>s</w:t>
      </w:r>
      <w:r w:rsidR="00957DEB">
        <w:rPr>
          <w:rFonts w:ascii="Times New Roman" w:hAnsi="Times New Roman" w:cs="Times New Roman"/>
        </w:rPr>
        <w:t>,</w:t>
      </w:r>
      <w:r w:rsidR="00723B41" w:rsidRPr="00C9444E">
        <w:rPr>
          <w:rFonts w:ascii="Times New Roman" w:hAnsi="Times New Roman" w:cs="Times New Roman"/>
        </w:rPr>
        <w:t xml:space="preserve"> when the </w:t>
      </w:r>
      <w:r w:rsidR="0003710F" w:rsidRPr="00C9444E">
        <w:rPr>
          <w:rFonts w:ascii="Times New Roman" w:hAnsi="Times New Roman" w:cs="Times New Roman"/>
        </w:rPr>
        <w:t xml:space="preserve">crosstalk are inactive, there are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495E495B"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w:t>
      </w:r>
      <w:proofErr w:type="gramStart"/>
      <w:r w:rsidR="00407D3C" w:rsidRPr="00C9444E">
        <w:rPr>
          <w:rFonts w:ascii="Times New Roman" w:hAnsi="Times New Roman" w:cs="Times New Roman"/>
        </w:rPr>
        <w:t>is characterized</w:t>
      </w:r>
      <w:proofErr w:type="gramEnd"/>
      <w:r w:rsidR="00407D3C" w:rsidRPr="00C9444E">
        <w:rPr>
          <w:rFonts w:ascii="Times New Roman" w:hAnsi="Times New Roman" w:cs="Times New Roman"/>
        </w:rPr>
        <w:t xml:space="preserve">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steady states. Th</w:t>
      </w:r>
      <w:r w:rsidR="00957DEB">
        <w:rPr>
          <w:rFonts w:ascii="Times New Roman" w:hAnsi="Times New Roman" w:cs="Times New Roman"/>
        </w:rPr>
        <w:t>erefore,</w:t>
      </w:r>
      <w:r w:rsidR="00407D3C" w:rsidRPr="00C9444E">
        <w:rPr>
          <w:rFonts w:ascii="Times New Roman" w:hAnsi="Times New Roman" w:cs="Times New Roman"/>
        </w:rPr>
        <w:t xml:space="preserve"> the use of fixed thresholds to determine the state of the cell is no longer appropriate. </w:t>
      </w:r>
      <w:r w:rsidR="00957DEB">
        <w:rPr>
          <w:rFonts w:ascii="Times New Roman" w:hAnsi="Times New Roman" w:cs="Times New Roman"/>
        </w:rPr>
        <w:t>Instead</w:t>
      </w:r>
      <w:r w:rsidR="00407D3C" w:rsidRPr="00C9444E">
        <w:rPr>
          <w:rFonts w:ascii="Times New Roman" w:hAnsi="Times New Roman" w:cs="Times New Roman"/>
        </w:rPr>
        <w:t xml:space="preserv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t>
      </w:r>
      <w:r w:rsidR="00C765E1">
        <w:rPr>
          <w:rFonts w:ascii="Times New Roman" w:hAnsi="Times New Roman" w:cs="Times New Roman"/>
        </w:rPr>
        <w:t xml:space="preserve">we show the hybrid states (W/O and E/M) are most populous followed by the W and M states, with the O and E states being least populated </w:t>
      </w:r>
      <w:r w:rsidR="00407D3C" w:rsidRPr="00C9444E">
        <w:rPr>
          <w:rFonts w:ascii="Times New Roman" w:hAnsi="Times New Roman" w:cs="Times New Roman"/>
        </w:rPr>
        <w:t>(</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B92714">
        <w:rPr>
          <w:rFonts w:ascii="Times New Roman" w:hAnsi="Times New Roman" w:cs="Times New Roman"/>
        </w:rPr>
        <w:t>, note the fraction of initial conditions leading to these states depends on the model parameters</w:t>
      </w:r>
      <w:r w:rsidR="00C765E1">
        <w:rPr>
          <w:rFonts w:ascii="Times New Roman" w:hAnsi="Times New Roman" w:cs="Times New Roman"/>
        </w:rPr>
        <w:t>)</w:t>
      </w:r>
      <w:r w:rsidR="00407D3C" w:rsidRPr="00C9444E">
        <w:rPr>
          <w:rFonts w:ascii="Times New Roman" w:hAnsi="Times New Roman" w:cs="Times New Roman"/>
        </w:rPr>
        <w:t>.</w:t>
      </w: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422BE36A"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 with regulatory links designated by blue,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three stable</w:t>
      </w:r>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E, M,</w:t>
      </w:r>
      <w:r w:rsidR="00BF6D68">
        <w:rPr>
          <w:rFonts w:ascii="Times New Roman" w:hAnsi="Times New Roman" w:cs="Times New Roman"/>
          <w:i w:val="0"/>
          <w:iCs/>
        </w:rPr>
        <w:t xml:space="preserve"> and</w:t>
      </w:r>
      <w:r w:rsidR="002402D1" w:rsidRPr="00C9444E">
        <w:rPr>
          <w:rFonts w:ascii="Times New Roman" w:hAnsi="Times New Roman" w:cs="Times New Roman"/>
          <w:i w:val="0"/>
          <w:iCs/>
        </w:rPr>
        <w:t xml:space="preserve"> E/M.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w:t>
      </w:r>
      <w:r w:rsidR="00CE64DA" w:rsidRPr="00C9444E">
        <w:rPr>
          <w:rFonts w:ascii="Times New Roman" w:hAnsi="Times New Roman" w:cs="Times New Roman"/>
          <w:i w:val="0"/>
          <w:iCs/>
        </w:rPr>
        <w:t>O, W,</w:t>
      </w:r>
      <w:r w:rsidR="006A1AA2">
        <w:rPr>
          <w:rFonts w:ascii="Times New Roman" w:hAnsi="Times New Roman" w:cs="Times New Roman"/>
          <w:i w:val="0"/>
          <w:iCs/>
        </w:rPr>
        <w:t xml:space="preserve"> and</w:t>
      </w:r>
      <w:r w:rsidR="00CE64DA" w:rsidRPr="00C9444E">
        <w:rPr>
          <w:rFonts w:ascii="Times New Roman" w:hAnsi="Times New Roman" w:cs="Times New Roman"/>
          <w:i w:val="0"/>
          <w:iCs/>
        </w:rPr>
        <w:t xml:space="preserve"> W/O.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The circle, cross, and square represent the W, W/O, and O</w:t>
      </w:r>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w:t>
      </w:r>
      <w:proofErr w:type="gramStart"/>
      <w:r w:rsidR="00AD7F58" w:rsidRPr="00C9444E">
        <w:rPr>
          <w:rFonts w:ascii="Times New Roman" w:hAnsi="Times New Roman" w:cs="Times New Roman"/>
          <w:i w:val="0"/>
          <w:iCs/>
        </w:rPr>
        <w:t>is represented</w:t>
      </w:r>
      <w:proofErr w:type="gramEnd"/>
      <w:r w:rsidR="00AD7F58" w:rsidRPr="00C9444E">
        <w:rPr>
          <w:rFonts w:ascii="Times New Roman" w:hAnsi="Times New Roman" w:cs="Times New Roman"/>
          <w:i w:val="0"/>
          <w:iCs/>
        </w:rPr>
        <w:t xml:space="preserve">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3"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0FB9EAF7"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3"/>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w:t>
      </w:r>
      <w:r w:rsidR="00911174">
        <w:rPr>
          <w:rFonts w:ascii="Times New Roman" w:hAnsi="Times New Roman" w:cs="Times New Roman"/>
        </w:rPr>
        <w:t xml:space="preserve"> e.g.,</w:t>
      </w:r>
      <w:r w:rsidR="008C717D" w:rsidRPr="00C9444E">
        <w:rPr>
          <w:rFonts w:ascii="Times New Roman" w:hAnsi="Times New Roman" w:cs="Times New Roman"/>
        </w:rPr>
        <w:t xml:space="preserve"> caused </w:t>
      </w:r>
      <w:r w:rsidR="00031FEE">
        <w:rPr>
          <w:rFonts w:ascii="Times New Roman" w:hAnsi="Times New Roman" w:cs="Times New Roman"/>
        </w:rPr>
        <w:t>by</w:t>
      </w:r>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w:t>
      </w:r>
      <w:proofErr w:type="gramStart"/>
      <w:r w:rsidR="00022F97" w:rsidRPr="00C9444E">
        <w:rPr>
          <w:rFonts w:ascii="Times New Roman" w:hAnsi="Times New Roman" w:cs="Times New Roman"/>
        </w:rPr>
        <w:t>possible dilution</w:t>
      </w:r>
      <w:proofErr w:type="gramEnd"/>
      <w:r w:rsidR="00022F97" w:rsidRPr="00C9444E">
        <w:rPr>
          <w:rFonts w:ascii="Times New Roman" w:hAnsi="Times New Roman" w:cs="Times New Roman"/>
        </w:rPr>
        <w:t xml:space="preserve">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4B8D08C5" w14:textId="77777777" w:rsidR="00921D2D"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w:t>
      </w:r>
      <w:r w:rsidR="00911174">
        <w:rPr>
          <w:rFonts w:ascii="Times New Roman" w:hAnsi="Times New Roman" w:cs="Times New Roman"/>
        </w:rPr>
        <w:t>occupancy of</w:t>
      </w:r>
      <w:r w:rsidR="007F37F7">
        <w:rPr>
          <w:rFonts w:ascii="Times New Roman" w:hAnsi="Times New Roman" w:cs="Times New Roman"/>
        </w:rPr>
        <w:t xml:space="preserve"> the</w:t>
      </w:r>
      <w:r w:rsidR="005712B5">
        <w:rPr>
          <w:rFonts w:ascii="Times New Roman" w:hAnsi="Times New Roman" w:cs="Times New Roman"/>
        </w:rPr>
        <w:t xml:space="preserve"> E, E/M, and M states are unchanged</w:t>
      </w:r>
      <w:r w:rsidR="00780B52">
        <w:rPr>
          <w:rFonts w:ascii="Times New Roman" w:hAnsi="Times New Roman" w:cs="Times New Roman"/>
        </w:rPr>
        <w:t xml:space="preserve">. As the level of noxROS increases, the W-associated states </w:t>
      </w:r>
      <w:proofErr w:type="gramStart"/>
      <w:r w:rsidR="00780B52">
        <w:rPr>
          <w:rFonts w:ascii="Times New Roman" w:hAnsi="Times New Roman" w:cs="Times New Roman"/>
        </w:rPr>
        <w:t>are lost</w:t>
      </w:r>
      <w:proofErr w:type="gramEnd"/>
      <w:r w:rsidR="005712B5">
        <w:rPr>
          <w:rFonts w:ascii="Times New Roman" w:hAnsi="Times New Roman" w:cs="Times New Roman"/>
        </w:rPr>
        <w:t>;</w:t>
      </w:r>
      <w:r w:rsidR="00780B52">
        <w:rPr>
          <w:rFonts w:ascii="Times New Roman" w:hAnsi="Times New Roman" w:cs="Times New Roman"/>
        </w:rPr>
        <w:t xml:space="preserve"> </w:t>
      </w:r>
      <w:r w:rsidR="00780B52" w:rsidRPr="00C9444E">
        <w:rPr>
          <w:rFonts w:ascii="Times New Roman" w:hAnsi="Times New Roman" w:cs="Times New Roman"/>
        </w:rPr>
        <w:t>first the E-W state, then the E/M-W, and finally the M-W state (Fig. 2B, section S2.4).</w:t>
      </w:r>
      <w:r w:rsidR="005712B5">
        <w:rPr>
          <w:rFonts w:ascii="Times New Roman" w:hAnsi="Times New Roman" w:cs="Times New Roman"/>
        </w:rPr>
        <w:t xml:space="preserve"> </w:t>
      </w:r>
      <w:r w:rsidR="00780B52">
        <w:rPr>
          <w:rFonts w:ascii="Times New Roman" w:hAnsi="Times New Roman" w:cs="Times New Roman"/>
        </w:rPr>
        <w:t xml:space="preserve">Additionally, as noxROS increases, the W/O-associated states </w:t>
      </w:r>
      <w:r w:rsidR="001829F3">
        <w:rPr>
          <w:rFonts w:ascii="Times New Roman" w:hAnsi="Times New Roman" w:cs="Times New Roman"/>
        </w:rPr>
        <w:t>are</w:t>
      </w:r>
      <w:r w:rsidR="00780B52">
        <w:rPr>
          <w:rFonts w:ascii="Times New Roman" w:hAnsi="Times New Roman" w:cs="Times New Roman"/>
        </w:rPr>
        <w:t xml:space="preserve"> </w:t>
      </w:r>
      <w:proofErr w:type="gramStart"/>
      <w:r w:rsidR="00E7356C">
        <w:rPr>
          <w:rFonts w:ascii="Times New Roman" w:hAnsi="Times New Roman" w:cs="Times New Roman"/>
        </w:rPr>
        <w:t>stabilized</w:t>
      </w:r>
      <w:proofErr w:type="gramEnd"/>
      <w:r w:rsidR="00780B52">
        <w:rPr>
          <w:rFonts w:ascii="Times New Roman" w:hAnsi="Times New Roman" w:cs="Times New Roman"/>
        </w:rPr>
        <w:t xml:space="preserve"> and little change occurs for O-associated states (Fig. 2C). </w:t>
      </w:r>
      <w:r w:rsidR="00A05D97">
        <w:rPr>
          <w:rFonts w:ascii="Times New Roman" w:hAnsi="Times New Roman" w:cs="Times New Roman"/>
        </w:rPr>
        <w:t>Upon analyzing the coupled states, if noxROS i</w:t>
      </w:r>
      <w:r w:rsidR="001829F3">
        <w:rPr>
          <w:rFonts w:ascii="Times New Roman" w:hAnsi="Times New Roman" w:cs="Times New Roman"/>
        </w:rPr>
        <w:t>ncreases</w:t>
      </w:r>
      <w:r w:rsidR="00A05D97">
        <w:rPr>
          <w:rFonts w:ascii="Times New Roman" w:hAnsi="Times New Roman" w:cs="Times New Roman"/>
        </w:rPr>
        <w:t xml:space="preserve"> then the E/M s</w:t>
      </w:r>
      <w:r w:rsidR="005712B5">
        <w:rPr>
          <w:rFonts w:ascii="Times New Roman" w:hAnsi="Times New Roman" w:cs="Times New Roman"/>
        </w:rPr>
        <w:t xml:space="preserve">tate becomes more </w:t>
      </w:r>
      <w:r w:rsidR="00653281">
        <w:rPr>
          <w:rFonts w:ascii="Times New Roman" w:hAnsi="Times New Roman" w:cs="Times New Roman"/>
        </w:rPr>
        <w:t>likely to be associated with the W/O state (Fig. 2D).</w:t>
      </w:r>
      <w:r w:rsidRPr="00C9444E">
        <w:rPr>
          <w:rFonts w:ascii="Times New Roman" w:hAnsi="Times New Roman" w:cs="Times New Roman"/>
        </w:rPr>
        <w:t xml:space="preserve"> </w:t>
      </w:r>
      <w:r w:rsidR="00E7356C">
        <w:rPr>
          <w:rFonts w:ascii="Times New Roman" w:hAnsi="Times New Roman" w:cs="Times New Roman"/>
        </w:rPr>
        <w:t xml:space="preserve">For the W-associated states, </w:t>
      </w:r>
      <w:r w:rsidR="009720C5">
        <w:rPr>
          <w:rFonts w:ascii="Times New Roman" w:hAnsi="Times New Roman" w:cs="Times New Roman"/>
        </w:rPr>
        <w:t>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other W-associated states, </w:t>
      </w:r>
      <w:r w:rsidR="002A0424" w:rsidRPr="00C9444E">
        <w:rPr>
          <w:rFonts w:ascii="Times New Roman" w:hAnsi="Times New Roman" w:cs="Times New Roman"/>
        </w:rPr>
        <w:t xml:space="preserve">as the coupling </w:t>
      </w:r>
      <w:proofErr w:type="gramStart"/>
      <w:r w:rsidR="002A0424" w:rsidRPr="00C9444E">
        <w:rPr>
          <w:rFonts w:ascii="Times New Roman" w:hAnsi="Times New Roman" w:cs="Times New Roman"/>
        </w:rPr>
        <w:t>is increased</w:t>
      </w:r>
      <w:proofErr w:type="gramEnd"/>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 xml:space="preserve">the </w:t>
      </w:r>
      <w:r w:rsidR="00E7356C">
        <w:rPr>
          <w:rFonts w:ascii="Times New Roman" w:hAnsi="Times New Roman" w:cs="Times New Roman"/>
        </w:rPr>
        <w:t>M</w:t>
      </w:r>
      <w:r w:rsidR="00003581">
        <w:rPr>
          <w:rFonts w:ascii="Times New Roman" w:hAnsi="Times New Roman" w:cs="Times New Roman"/>
        </w:rPr>
        <w:t xml:space="preserve">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921D2D">
        <w:rPr>
          <w:rFonts w:ascii="Times New Roman" w:hAnsi="Times New Roman" w:cs="Times New Roman"/>
        </w:rPr>
        <w:t>, resulting in a lower increase of noxROS compared with other EMT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p>
    <w:p w14:paraId="1EED8C84" w14:textId="07365CA6" w:rsidR="00320BCE" w:rsidRPr="00C9444E" w:rsidRDefault="00C50FAF"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Similar changes </w:t>
      </w:r>
      <w:r w:rsidR="00564942">
        <w:rPr>
          <w:rFonts w:ascii="Times New Roman" w:hAnsi="Times New Roman" w:cs="Times New Roman"/>
        </w:rPr>
        <w:t xml:space="preserve">have </w:t>
      </w:r>
      <w:proofErr w:type="gramStart"/>
      <w:r w:rsidR="00564942">
        <w:rPr>
          <w:rFonts w:ascii="Times New Roman" w:hAnsi="Times New Roman" w:cs="Times New Roman"/>
        </w:rPr>
        <w:t>been observed</w:t>
      </w:r>
      <w:proofErr w:type="gramEnd"/>
      <w:r w:rsidR="00564942" w:rsidRPr="00C9444E">
        <w:rPr>
          <w:rFonts w:ascii="Times New Roman" w:hAnsi="Times New Roman" w:cs="Times New Roman"/>
        </w:rPr>
        <w:t xml:space="preserve"> </w:t>
      </w:r>
      <w:r w:rsidRPr="00C9444E">
        <w:rPr>
          <w:rFonts w:ascii="Times New Roman" w:hAnsi="Times New Roman" w:cs="Times New Roman"/>
        </w:rPr>
        <w:t>via the</w:t>
      </w:r>
      <w:r w:rsidR="00AD7F58"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00AD7F58" w:rsidRPr="00C9444E">
        <w:rPr>
          <w:rFonts w:ascii="Times New Roman" w:hAnsi="Times New Roman" w:cs="Times New Roman"/>
        </w:rPr>
        <w:t xml:space="preserve"> S</w:t>
      </w:r>
      <w:r w:rsidR="00375793">
        <w:rPr>
          <w:rFonts w:ascii="Times New Roman" w:hAnsi="Times New Roman" w:cs="Times New Roman"/>
        </w:rPr>
        <w:t>7</w:t>
      </w:r>
      <w:r w:rsidR="00AD7F58" w:rsidRPr="00C9444E">
        <w:rPr>
          <w:rFonts w:ascii="Times New Roman" w:hAnsi="Times New Roman" w:cs="Times New Roman"/>
        </w:rPr>
        <w:t>)</w:t>
      </w:r>
      <w:r w:rsidR="002A0424" w:rsidRPr="00C9444E">
        <w:rPr>
          <w:rFonts w:ascii="Times New Roman" w:hAnsi="Times New Roman" w:cs="Times New Roman"/>
        </w:rPr>
        <w:t>;</w:t>
      </w:r>
      <w:r w:rsidR="00AD7F58" w:rsidRPr="00C9444E">
        <w:rPr>
          <w:rFonts w:ascii="Times New Roman" w:hAnsi="Times New Roman" w:cs="Times New Roman"/>
        </w:rPr>
        <w:t xml:space="preserve"> the E-W and E/M-W states are suppressed</w:t>
      </w:r>
      <w:r w:rsidR="00442CB6">
        <w:rPr>
          <w:rFonts w:ascii="Times New Roman" w:hAnsi="Times New Roman" w:cs="Times New Roman"/>
        </w:rPr>
        <w:t xml:space="preserve"> first</w:t>
      </w:r>
      <w:r w:rsidR="00AD7F58" w:rsidRPr="00C9444E">
        <w:rPr>
          <w:rFonts w:ascii="Times New Roman" w:hAnsi="Times New Roman" w:cs="Times New Roman"/>
        </w:rPr>
        <w:t xml:space="preserve">. </w:t>
      </w:r>
      <w:r w:rsidR="00637E51">
        <w:rPr>
          <w:rFonts w:ascii="Times New Roman" w:hAnsi="Times New Roman" w:cs="Times New Roman"/>
        </w:rPr>
        <w:t>Consistent with the effect of upregulating noxROS</w:t>
      </w:r>
      <w:r w:rsidR="00AD7F58"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00AD7F58"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00AD7F58" w:rsidRPr="00C9444E">
        <w:rPr>
          <w:rFonts w:ascii="Times New Roman" w:hAnsi="Times New Roman" w:cs="Times New Roman"/>
        </w:rPr>
        <w:t xml:space="preserve">of the E/M-W/O </w:t>
      </w:r>
      <w:r w:rsidR="00637E51">
        <w:rPr>
          <w:rFonts w:ascii="Times New Roman" w:hAnsi="Times New Roman" w:cs="Times New Roman"/>
        </w:rPr>
        <w:t>state</w:t>
      </w:r>
      <w:r w:rsidR="00AD7F58"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00AD7F58"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00AD7F58"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00AD7F58"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 xml:space="preserve">the coupling of two hybrid states </w:t>
      </w:r>
      <w:r w:rsidR="00B04580">
        <w:rPr>
          <w:rFonts w:ascii="Times New Roman" w:hAnsi="Times New Roman" w:cs="Times New Roman"/>
        </w:rPr>
        <w:t>(</w:t>
      </w:r>
      <w:r w:rsidR="00637E51">
        <w:rPr>
          <w:rFonts w:ascii="Times New Roman" w:hAnsi="Times New Roman" w:cs="Times New Roman"/>
        </w:rPr>
        <w:t>E/M-W/O</w:t>
      </w:r>
      <w:r w:rsidR="00B04580">
        <w:rPr>
          <w:rFonts w:ascii="Times New Roman" w:hAnsi="Times New Roman" w:cs="Times New Roman"/>
        </w:rPr>
        <w:t>)</w:t>
      </w:r>
      <w:r w:rsidR="00637E51">
        <w:rPr>
          <w:rFonts w:ascii="Times New Roman" w:hAnsi="Times New Roman" w:cs="Times New Roman"/>
        </w:rPr>
        <w:t xml:space="preserve">, </w:t>
      </w:r>
      <w:r w:rsidR="00B04580">
        <w:rPr>
          <w:rFonts w:ascii="Times New Roman" w:hAnsi="Times New Roman" w:cs="Times New Roman"/>
        </w:rPr>
        <w:t>but</w:t>
      </w:r>
      <w:r w:rsidR="00637E51">
        <w:rPr>
          <w:rFonts w:ascii="Times New Roman" w:hAnsi="Times New Roman" w:cs="Times New Roman"/>
        </w:rPr>
        <w:t xml:space="preserve">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12C4C8B9"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w:t>
      </w:r>
      <w:r w:rsidR="00F82C57">
        <w:rPr>
          <w:rFonts w:ascii="Times New Roman" w:hAnsi="Times New Roman" w:cs="Times New Roman"/>
          <w:iCs/>
        </w:rPr>
        <w:t>t</w:t>
      </w:r>
      <w:r w:rsidR="0095173A">
        <w:rPr>
          <w:rFonts w:ascii="Times New Roman" w:hAnsi="Times New Roman" w:cs="Times New Roman"/>
          <w:iCs/>
        </w:rPr>
        <w:t xml:space="preserve">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w:t>
      </w:r>
      <w:r w:rsidR="00F82C57">
        <w:rPr>
          <w:rFonts w:ascii="Times New Roman" w:hAnsi="Times New Roman" w:cs="Times New Roman"/>
          <w:iCs/>
        </w:rPr>
        <w:t xml:space="preserve">upregulated and the E/M-W/O state </w:t>
      </w:r>
      <w:proofErr w:type="gramStart"/>
      <w:r w:rsidR="00F82C57">
        <w:rPr>
          <w:rFonts w:ascii="Times New Roman" w:hAnsi="Times New Roman" w:cs="Times New Roman"/>
          <w:iCs/>
        </w:rPr>
        <w:t>is promoted</w:t>
      </w:r>
      <w:proofErr w:type="gramEnd"/>
      <w:r w:rsidR="00F82C57">
        <w:rPr>
          <w:rFonts w:ascii="Times New Roman" w:hAnsi="Times New Roman" w:cs="Times New Roman"/>
          <w:iCs/>
        </w:rPr>
        <w:t xml:space="preserve"> (t</w:t>
      </w:r>
      <w:r w:rsidR="00B947BD" w:rsidRPr="00C9444E">
        <w:rPr>
          <w:rFonts w:ascii="Times New Roman" w:hAnsi="Times New Roman" w:cs="Times New Roman"/>
          <w:iCs/>
        </w:rPr>
        <w:t>he EMT network is unchanged</w:t>
      </w:r>
      <w:r w:rsidR="0095173A">
        <w:rPr>
          <w:rFonts w:ascii="Times New Roman" w:hAnsi="Times New Roman" w:cs="Times New Roman"/>
          <w:iCs/>
        </w:rPr>
        <w:t>, as there is no feedback</w:t>
      </w:r>
      <w:r w:rsidR="00F82C57">
        <w:rPr>
          <w:rFonts w:ascii="Times New Roman" w:hAnsi="Times New Roman" w:cs="Times New Roman"/>
          <w:iCs/>
        </w:rPr>
        <w:t>)</w:t>
      </w:r>
      <w:r w:rsidR="002A743E">
        <w:rPr>
          <w:rFonts w:ascii="Times New Roman" w:hAnsi="Times New Roman" w:cs="Times New Roman"/>
          <w:iCs/>
        </w:rPr>
        <w:t>.</w:t>
      </w:r>
      <w:r w:rsidR="00E67CED" w:rsidRPr="00C9444E">
        <w:rPr>
          <w:rFonts w:ascii="Times New Roman" w:hAnsi="Times New Roman" w:cs="Times New Roman"/>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w:t>
      </w:r>
      <w:r w:rsidR="004318F2">
        <w:rPr>
          <w:rFonts w:ascii="Times New Roman" w:hAnsi="Times New Roman" w:cs="Times New Roman"/>
          <w:iCs/>
        </w:rPr>
        <w:t>bottom</w:t>
      </w:r>
      <w:r w:rsidRPr="00C9444E">
        <w:rPr>
          <w:rFonts w:ascii="Times New Roman" w:hAnsi="Times New Roman" w:cs="Times New Roman"/>
          <w:iCs/>
        </w:rPr>
        <w:t>) and the core metabolic circuit (</w:t>
      </w:r>
      <w:r w:rsidR="004318F2">
        <w:rPr>
          <w:rFonts w:ascii="Times New Roman" w:hAnsi="Times New Roman" w:cs="Times New Roman"/>
          <w:iCs/>
        </w:rPr>
        <w:t>top</w:t>
      </w:r>
      <w:r w:rsidRPr="00C9444E">
        <w:rPr>
          <w:rFonts w:ascii="Times New Roman" w:hAnsi="Times New Roman" w:cs="Times New Roman"/>
          <w:iCs/>
        </w:rPr>
        <w:t xml:space="preserve">)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w:t>
      </w:r>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Pr="00C9444E">
        <w:rPr>
          <w:rFonts w:ascii="Times New Roman" w:hAnsi="Times New Roman" w:cs="Times New Roman"/>
          <w:iCs/>
        </w:rPr>
        <w:t xml:space="preserve">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w:t>
      </w:r>
      <w:proofErr w:type="gramStart"/>
      <w:r w:rsidRPr="00C9444E">
        <w:rPr>
          <w:rFonts w:ascii="Times New Roman" w:hAnsi="Times New Roman" w:cs="Times New Roman"/>
          <w:iCs/>
        </w:rPr>
        <w:t>4</w:t>
      </w:r>
      <w:proofErr w:type="gramEnd"/>
      <w:r w:rsidRPr="00C9444E">
        <w:rPr>
          <w:rFonts w:ascii="Times New Roman" w:hAnsi="Times New Roman" w:cs="Times New Roman"/>
          <w:iCs/>
        </w:rPr>
        <w:t xml:space="preserve"> distinct </w:t>
      </w:r>
      <w:r w:rsidR="004318F2">
        <w:rPr>
          <w:rFonts w:ascii="Times New Roman" w:hAnsi="Times New Roman" w:cs="Times New Roman"/>
          <w:iCs/>
        </w:rPr>
        <w:t xml:space="preserve">phases;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The lines represent the total 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noxROS.</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 xml:space="preserve">The background colors correspond to the colors representing the possible steady states of </w:t>
      </w:r>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All W/O-associated states are upregulated,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r w:rsidR="002A743E">
        <w:rPr>
          <w:rFonts w:ascii="Times New Roman" w:hAnsi="Times New Roman" w:cs="Times New Roman"/>
          <w:iCs/>
        </w:rPr>
        <w:t>strongly</w:t>
      </w:r>
      <w:r w:rsidRPr="00C9444E">
        <w:rPr>
          <w:rFonts w:ascii="Times New Roman" w:hAnsi="Times New Roman" w:cs="Times New Roman"/>
          <w:iCs/>
        </w:rPr>
        <w:t xml:space="preserve">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the coupled states associated with the </w:t>
      </w:r>
      <w:r w:rsidR="000F53F7">
        <w:rPr>
          <w:rFonts w:ascii="Times New Roman" w:hAnsi="Times New Roman" w:cs="Times New Roman"/>
          <w:iCs/>
        </w:rPr>
        <w:t>W</w:t>
      </w:r>
      <w:r w:rsidR="000F53F7" w:rsidRPr="00C9444E">
        <w:rPr>
          <w:rFonts w:ascii="Times New Roman" w:hAnsi="Times New Roman" w:cs="Times New Roman"/>
          <w:iCs/>
        </w:rPr>
        <w:t xml:space="preserve"> </w:t>
      </w:r>
      <w:r w:rsidR="000F53F7">
        <w:rPr>
          <w:rFonts w:ascii="Times New Roman" w:hAnsi="Times New Roman" w:cs="Times New Roman"/>
          <w:iCs/>
        </w:rPr>
        <w:t>state</w:t>
      </w:r>
      <w:r w:rsidR="000F53F7" w:rsidRPr="00C9444E">
        <w:rPr>
          <w:rFonts w:ascii="Times New Roman" w:hAnsi="Times New Roman" w:cs="Times New Roman"/>
          <w:iCs/>
        </w:rPr>
        <w:t>. Once</w:t>
      </w:r>
      <w:r w:rsidRPr="00C9444E">
        <w:rPr>
          <w:rFonts w:ascii="Times New Roman" w:hAnsi="Times New Roman" w:cs="Times New Roman"/>
          <w:iCs/>
        </w:rPr>
        <w:t xml:space="preserve"> both the E-W and M-W states are fully suppressed</w:t>
      </w:r>
      <w:r w:rsidR="00AE7180">
        <w:rPr>
          <w:rFonts w:ascii="Times New Roman" w:hAnsi="Times New Roman" w:cs="Times New Roman"/>
          <w:iCs/>
        </w:rPr>
        <w:t xml:space="preserv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AE7180">
        <w:rPr>
          <w:rFonts w:ascii="Times New Roman" w:eastAsiaTheme="minorEastAsia" w:hAnsi="Times New Roman" w:cs="Times New Roman"/>
        </w:rPr>
        <w:t>)</w:t>
      </w:r>
      <w:r w:rsidR="00AE7180">
        <w:rPr>
          <w:rFonts w:ascii="Times New Roman" w:hAnsi="Times New Roman" w:cs="Times New Roman"/>
          <w:iCs/>
        </w:rPr>
        <w:t>, t</w:t>
      </w:r>
      <w:r w:rsidRPr="00C9444E">
        <w:rPr>
          <w:rFonts w:ascii="Times New Roman" w:hAnsi="Times New Roman" w:cs="Times New Roman"/>
          <w:iCs/>
        </w:rPr>
        <w:t xml:space="preserve">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3A607E7C"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w:t>
      </w:r>
      <w:proofErr w:type="gramStart"/>
      <w:r w:rsidR="00AD6761">
        <w:rPr>
          <w:rFonts w:ascii="Times New Roman" w:hAnsi="Times New Roman" w:cs="Times New Roman"/>
        </w:rPr>
        <w:t>be recycled</w:t>
      </w:r>
      <w:proofErr w:type="gramEnd"/>
      <w:r w:rsidR="00AD6761">
        <w:rPr>
          <w:rFonts w:ascii="Times New Roman" w:hAnsi="Times New Roman" w:cs="Times New Roman"/>
        </w:rPr>
        <w:t xml:space="preserve">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=0,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 xml:space="preserve">all the metabolic phenotypes </w:t>
      </w:r>
      <w:proofErr w:type="gramStart"/>
      <w:r w:rsidR="00802858" w:rsidRPr="00C9444E">
        <w:rPr>
          <w:rFonts w:ascii="Times New Roman" w:eastAsiaTheme="minorEastAsia" w:hAnsi="Times New Roman" w:cs="Times New Roman"/>
        </w:rPr>
        <w:t>are</w:t>
      </w:r>
      <w:r w:rsidR="005F6EC5" w:rsidRPr="00C9444E">
        <w:rPr>
          <w:rFonts w:ascii="Times New Roman" w:eastAsiaTheme="minorEastAsia" w:hAnsi="Times New Roman" w:cs="Times New Roman"/>
        </w:rPr>
        <w:t xml:space="preserve"> allowed</w:t>
      </w:r>
      <w:proofErr w:type="gramEnd"/>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 xml:space="preserve">states </w:t>
      </w:r>
      <w:proofErr w:type="gramStart"/>
      <w:r w:rsidR="00802858" w:rsidRPr="00C9444E">
        <w:rPr>
          <w:rFonts w:ascii="Times New Roman" w:eastAsiaTheme="minorEastAsia" w:hAnsi="Times New Roman" w:cs="Times New Roman"/>
        </w:rPr>
        <w:t>are suppressed</w:t>
      </w:r>
      <w:proofErr w:type="gramEnd"/>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E2121">
        <w:rPr>
          <w:rFonts w:ascii="Times New Roman" w:eastAsiaTheme="minorEastAsia" w:hAnsi="Times New Roman" w:cs="Times New Roman"/>
        </w:rPr>
        <w:t xml:space="preserve"> suppresses HIF-1,</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 xml:space="preserve">binding to HIF-1 RNA </w:t>
      </w:r>
      <w:proofErr w:type="gramStart"/>
      <w:r w:rsidR="000A5DCC">
        <w:rPr>
          <w:rFonts w:ascii="Times New Roman" w:eastAsiaTheme="minorEastAsia" w:hAnsi="Times New Roman" w:cs="Times New Roman"/>
        </w:rPr>
        <w:t>is reduced</w:t>
      </w:r>
      <w:proofErr w:type="gramEnd"/>
      <w:r w:rsidR="005E2121">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w:t>
      </w:r>
      <w:proofErr w:type="gramStart"/>
      <w:r w:rsidR="00802858" w:rsidRPr="00C9444E">
        <w:rPr>
          <w:rFonts w:ascii="Times New Roman" w:hAnsi="Times New Roman" w:cs="Times New Roman"/>
        </w:rPr>
        <w:t xml:space="preserve">is </w:t>
      </w:r>
      <w:r w:rsidR="006E7263">
        <w:rPr>
          <w:rFonts w:ascii="Times New Roman" w:hAnsi="Times New Roman" w:cs="Times New Roman"/>
        </w:rPr>
        <w:t>not observed</w:t>
      </w:r>
      <w:proofErr w:type="gramEnd"/>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7FC47E8B"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w:t>
      </w:r>
      <w:r w:rsidR="00FF7942">
        <w:rPr>
          <w:rFonts w:ascii="Times New Roman" w:hAnsi="Times New Roman" w:cs="Times New Roman"/>
        </w:rPr>
        <w:t>promote</w:t>
      </w:r>
      <w:r w:rsidR="002C76E3" w:rsidRPr="00C9444E">
        <w:rPr>
          <w:rFonts w:ascii="Times New Roman" w:hAnsi="Times New Roman" w:cs="Times New Roman"/>
        </w:rPr>
        <w:t xml:space="preserve"> the </w:t>
      </w:r>
      <w:r w:rsidR="00B43535">
        <w:rPr>
          <w:rFonts w:ascii="Times New Roman" w:hAnsi="Times New Roman" w:cs="Times New Roman"/>
        </w:rPr>
        <w:t xml:space="preserve">coupled </w:t>
      </w:r>
      <w:r w:rsidR="002C76E3" w:rsidRPr="00C9444E">
        <w:rPr>
          <w:rFonts w:ascii="Times New Roman" w:hAnsi="Times New Roman" w:cs="Times New Roman"/>
        </w:rPr>
        <w:t>E/M-W/O state.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w:t>
      </w:r>
      <w:proofErr w:type="gramStart"/>
      <w:r w:rsidR="002C76E3" w:rsidRPr="00117D00">
        <w:rPr>
          <w:rFonts w:ascii="Times New Roman" w:hAnsi="Times New Roman" w:cs="Times New Roman"/>
        </w:rPr>
        <w:t>be fully suppressed</w:t>
      </w:r>
      <w:proofErr w:type="gramEnd"/>
      <w:r w:rsidR="002C76E3" w:rsidRPr="00117D00">
        <w:rPr>
          <w:rFonts w:ascii="Times New Roman" w:hAnsi="Times New Roman" w:cs="Times New Roman"/>
        </w:rPr>
        <w:t xml:space="preserve"> when </w:t>
      </w:r>
      <w:r w:rsidR="009F6E18">
        <w:rPr>
          <w:rFonts w:ascii="Times New Roman" w:hAnsi="Times New Roman" w:cs="Times New Roman"/>
        </w:rPr>
        <w:t>HIF-1 is downregulated and noxROS is upregulated</w:t>
      </w:r>
      <w:r w:rsidR="002C76E3" w:rsidRPr="00117D00">
        <w:rPr>
          <w:rFonts w:ascii="Times New Roman" w:hAnsi="Times New Roman" w:cs="Times New Roman"/>
        </w:rPr>
        <w:t xml:space="preserve">, but only partially suppressed when </w:t>
      </w:r>
      <w:r w:rsidR="009F6E18">
        <w:rPr>
          <w:rFonts w:ascii="Times New Roman" w:eastAsiaTheme="minorEastAsia" w:hAnsi="Times New Roman" w:cs="Times New Roman"/>
        </w:rPr>
        <w:t xml:space="preserve">HIF-1 is downregulated and mtROS is upregulated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can </w:t>
      </w:r>
      <w:r w:rsidR="00F82E2A">
        <w:rPr>
          <w:rFonts w:ascii="Times New Roman" w:hAnsi="Times New Roman" w:cs="Times New Roman"/>
        </w:rPr>
        <w:t xml:space="preserve">have 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3037A351"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w:t>
      </w:r>
      <w:proofErr w:type="gramStart"/>
      <w:r w:rsidRPr="00C9444E">
        <w:rPr>
          <w:rFonts w:ascii="Times New Roman" w:hAnsi="Times New Roman" w:cs="Times New Roman"/>
        </w:rPr>
        <w:t>is stabilized</w:t>
      </w:r>
      <w:proofErr w:type="gramEnd"/>
      <w:r w:rsidRPr="00C9444E">
        <w:rPr>
          <w:rFonts w:ascii="Times New Roman" w:hAnsi="Times New Roman" w:cs="Times New Roman"/>
        </w:rPr>
        <w:t xml:space="preserve">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the</w:t>
      </w:r>
      <w:r w:rsidR="00F4021A">
        <w:rPr>
          <w:rFonts w:ascii="Times New Roman" w:hAnsi="Times New Roman" w:cs="Times New Roman"/>
        </w:rPr>
        <w:t xml:space="preserve"> </w:t>
      </w:r>
      <w:r w:rsidRPr="00C9444E">
        <w:rPr>
          <w:rFonts w:ascii="Times New Roman" w:hAnsi="Times New Roman" w:cs="Times New Roman"/>
        </w:rPr>
        <w:t xml:space="preserve">E/M state </w:t>
      </w:r>
      <w:r w:rsidR="00F4021A">
        <w:rPr>
          <w:rFonts w:ascii="Times New Roman" w:hAnsi="Times New Roman" w:cs="Times New Roman"/>
        </w:rPr>
        <w:t>is</w:t>
      </w:r>
      <w:r w:rsidRPr="00C9444E">
        <w:rPr>
          <w:rFonts w:ascii="Times New Roman" w:hAnsi="Times New Roman" w:cs="Times New Roman"/>
        </w:rPr>
        <w:t xml:space="preserve"> </w:t>
      </w:r>
      <w:r w:rsidR="00F4021A">
        <w:rPr>
          <w:rFonts w:ascii="Times New Roman" w:hAnsi="Times New Roman" w:cs="Times New Roman"/>
        </w:rPr>
        <w:t xml:space="preserve">more likely to be </w:t>
      </w:r>
      <w:r w:rsidRPr="00C9444E">
        <w:rPr>
          <w:rFonts w:ascii="Times New Roman" w:hAnsi="Times New Roman" w:cs="Times New Roman"/>
        </w:rPr>
        <w:t xml:space="preserve">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00F4021A">
        <w:rPr>
          <w:rFonts w:ascii="Times New Roman" w:hAnsi="Times New Roman" w:cs="Times New Roman"/>
        </w:rPr>
        <w:t xml:space="preserve"> at lower levels of mtROS while at higher levels of mtROS, the E/M state is more likely to be associated with the W/O state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Pr="00C9444E">
        <w:rPr>
          <w:rFonts w:ascii="Times New Roman" w:hAnsi="Times New Roman" w:cs="Times New Roman"/>
        </w:rPr>
        <w:t xml:space="preserve"> </w:t>
      </w:r>
      <w:r w:rsidR="00CA7A9F">
        <w:rPr>
          <w:rFonts w:ascii="Times New Roman" w:hAnsi="Times New Roman" w:cs="Times New Roman"/>
        </w:rPr>
        <w:t>D</w:t>
      </w:r>
      <w:r w:rsidRPr="00C9444E">
        <w:rPr>
          <w:rFonts w:ascii="Times New Roman" w:hAnsi="Times New Roman" w:cs="Times New Roman"/>
        </w:rPr>
        <w:t>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w:t>
      </w:r>
      <w:proofErr w:type="gramStart"/>
      <w:r w:rsidRPr="00C9444E">
        <w:rPr>
          <w:rFonts w:ascii="Times New Roman" w:hAnsi="Times New Roman" w:cs="Times New Roman"/>
        </w:rPr>
        <w:t>is partially silenced</w:t>
      </w:r>
      <w:proofErr w:type="gramEnd"/>
      <w:r w:rsidRPr="00C9444E">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w:t>
      </w:r>
      <w:r w:rsidR="00197FBC">
        <w:rPr>
          <w:rFonts w:ascii="Times New Roman" w:hAnsi="Times New Roman" w:cs="Times New Roman"/>
        </w:rPr>
        <w:t>3</w:t>
      </w:r>
      <w:r w:rsidRPr="00C9444E">
        <w:rPr>
          <w:rFonts w:ascii="Times New Roman" w:hAnsi="Times New Roman" w:cs="Times New Roman"/>
        </w:rPr>
        <w:t xml:space="preserve">D).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w:t>
      </w:r>
      <w:proofErr w:type="gramStart"/>
      <w:r w:rsidR="0078286D">
        <w:rPr>
          <w:rFonts w:ascii="Times New Roman" w:hAnsi="Times New Roman" w:cs="Times New Roman"/>
        </w:rPr>
        <w:t>is expected</w:t>
      </w:r>
      <w:proofErr w:type="gramEnd"/>
      <w:r w:rsidR="0078286D">
        <w:rPr>
          <w:rFonts w:ascii="Times New Roman" w:hAnsi="Times New Roman" w:cs="Times New Roman"/>
        </w:rPr>
        <w:t xml:space="preserve">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5AD3F8F5"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w:t>
      </w:r>
      <w:r w:rsidR="0010706C">
        <w:rPr>
          <w:rFonts w:ascii="Times New Roman" w:hAnsi="Times New Roman" w:cs="Times New Roman"/>
          <w:i w:val="0"/>
          <w:iCs/>
        </w:rPr>
        <w:t xml:space="preserve"> miRNA-mediated</w:t>
      </w:r>
      <w:r w:rsidR="00470ADE" w:rsidRPr="00C9444E">
        <w:rPr>
          <w:rFonts w:ascii="Times New Roman" w:hAnsi="Times New Roman" w:cs="Times New Roman"/>
          <w:i w:val="0"/>
          <w:iCs/>
        </w:rPr>
        <w:t xml:space="preserv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are active</w:t>
      </w:r>
      <w:r w:rsidR="0010706C">
        <w:rPr>
          <w:rFonts w:ascii="Times New Roman" w:hAnsi="Times New Roman" w:cs="Times New Roman"/>
          <w:i w:val="0"/>
          <w:iCs/>
        </w:rPr>
        <w:t>,</w:t>
      </w:r>
      <w:r w:rsidR="00470ADE" w:rsidRPr="00C9444E">
        <w:rPr>
          <w:rFonts w:ascii="Times New Roman" w:hAnsi="Times New Roman" w:cs="Times New Roman"/>
          <w:i w:val="0"/>
          <w:iCs/>
        </w:rPr>
        <w:t xml:space="preser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The E/M-W/O state is accessible when mtROS is high and at intermediate silencing of HIF-1</w:t>
      </w:r>
      <w:r w:rsidR="0010706C">
        <w:rPr>
          <w:rFonts w:ascii="Times New Roman" w:hAnsi="Times New Roman" w:cs="Times New Roman"/>
          <w:i w:val="0"/>
          <w:iCs/>
        </w:rPr>
        <w:t>, but noxROS seems to have minimal effect.</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where all metabolic phenotypes are possible. As noxROS is upregulated,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proofErr w:type="gramStart"/>
      <w:r w:rsidRPr="00C9444E">
        <w:rPr>
          <w:rFonts w:ascii="Times New Roman" w:eastAsiaTheme="minorEastAsia" w:hAnsi="Times New Roman" w:cs="Times New Roman"/>
          <w:i w:val="0"/>
          <w:iCs/>
        </w:rPr>
        <w:t>is suppressed</w:t>
      </w:r>
      <w:proofErr w:type="gramEnd"/>
      <w:r w:rsidRPr="00C9444E">
        <w:rPr>
          <w:rFonts w:ascii="Times New Roman" w:eastAsiaTheme="minorEastAsia" w:hAnsi="Times New Roman" w:cs="Times New Roman"/>
          <w:i w:val="0"/>
          <w:iCs/>
        </w:rPr>
        <w:t>. However, as the level of mtROS increases,</w:t>
      </w:r>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appears (black dotted region)</w:t>
      </w:r>
      <w:r w:rsidRPr="00C9444E">
        <w:rPr>
          <w:rFonts w:ascii="Times New Roman" w:eastAsiaTheme="minorEastAsia" w:hAnsi="Times New Roman" w:cs="Times New Roman"/>
          <w:i w:val="0"/>
          <w:iCs/>
        </w:rPr>
        <w:t xml:space="preserv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631D67BA"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w:t>
      </w:r>
      <w:proofErr w:type="gramStart"/>
      <w:r w:rsidR="00384E58">
        <w:rPr>
          <w:rFonts w:ascii="Times New Roman" w:hAnsi="Times New Roman" w:cs="Times New Roman"/>
        </w:rPr>
        <w:t>relatively low</w:t>
      </w:r>
      <w:proofErr w:type="gramEnd"/>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proofErr w:type="gramStart"/>
      <w:r w:rsidR="00242348" w:rsidRPr="00C9444E">
        <w:rPr>
          <w:rFonts w:ascii="Times New Roman" w:hAnsi="Times New Roman" w:cs="Times New Roman"/>
        </w:rPr>
        <w:t>is</w:t>
      </w:r>
      <w:r w:rsidR="0037548D" w:rsidRPr="00C9444E">
        <w:rPr>
          <w:rFonts w:ascii="Times New Roman" w:hAnsi="Times New Roman" w:cs="Times New Roman"/>
        </w:rPr>
        <w:t xml:space="preserve"> assumed</w:t>
      </w:r>
      <w:proofErr w:type="gramEnd"/>
      <w:r w:rsidR="0037548D" w:rsidRPr="00C9444E">
        <w:rPr>
          <w:rFonts w:ascii="Times New Roman" w:hAnsi="Times New Roman" w:cs="Times New Roman"/>
        </w:rPr>
        <w:t xml:space="preserve">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677062" w:rsidRPr="00677062">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w:t>
      </w:r>
      <w:proofErr w:type="gramStart"/>
      <w:r w:rsidR="00F672F0" w:rsidRPr="00C9444E">
        <w:rPr>
          <w:rFonts w:ascii="Times New Roman" w:hAnsi="Times New Roman" w:cs="Times New Roman"/>
        </w:rPr>
        <w:t xml:space="preserve">. </w:t>
      </w:r>
      <w:r w:rsidR="00851F04" w:rsidRPr="00C9444E">
        <w:rPr>
          <w:rFonts w:ascii="Times New Roman" w:hAnsi="Times New Roman" w:cs="Times New Roman"/>
        </w:rPr>
        <w:t xml:space="preserve"> </w:t>
      </w:r>
      <w:proofErr w:type="gramEnd"/>
      <w:r w:rsidR="00851F04" w:rsidRPr="00C9444E">
        <w:rPr>
          <w:rFonts w:ascii="Times New Roman" w:hAnsi="Times New Roman" w:cs="Times New Roman"/>
        </w:rPr>
        <w:t xml:space="preserve">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(AMPK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AMPK downregulating SNAIL, or AMPK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5243C0">
        <w:rPr>
          <w:rFonts w:ascii="Times New Roman" w:hAnsi="Times New Roman" w:cs="Times New Roman"/>
        </w:rPr>
        <w:t>;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w:t>
      </w:r>
      <w:proofErr w:type="gramStart"/>
      <w:r w:rsidR="00A218E9" w:rsidRPr="00C9444E">
        <w:rPr>
          <w:rFonts w:ascii="Times New Roman" w:hAnsi="Times New Roman" w:cs="Times New Roman"/>
        </w:rPr>
        <w:t>is coupled</w:t>
      </w:r>
      <w:proofErr w:type="gramEnd"/>
      <w:r w:rsidR="00A218E9" w:rsidRPr="00C9444E">
        <w:rPr>
          <w:rFonts w:ascii="Times New Roman" w:hAnsi="Times New Roman" w:cs="Times New Roman"/>
        </w:rPr>
        <w:t xml:space="preserve">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bookmarkStart w:id="4"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7E04CFB3"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7DD6333C"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4"/>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w:t>
      </w:r>
      <w:proofErr w:type="gramStart"/>
      <w:r w:rsidRPr="00C9444E">
        <w:rPr>
          <w:rFonts w:ascii="Times New Roman" w:hAnsi="Times New Roman" w:cs="Times New Roman"/>
        </w:rPr>
        <w:t>ultimately pushing</w:t>
      </w:r>
      <w:proofErr w:type="gramEnd"/>
      <w:r w:rsidRPr="00C9444E">
        <w:rPr>
          <w:rFonts w:ascii="Times New Roman" w:hAnsi="Times New Roman" w:cs="Times New Roman"/>
        </w:rPr>
        <w:t xml:space="preserve">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00E80B4A">
        <w:rPr>
          <w:rFonts w:ascii="Times New Roman" w:hAnsi="Times New Roman" w:cs="Times New Roman"/>
        </w:rPr>
        <w:t>, which is exactly what happens</w:t>
      </w:r>
      <w:r w:rsidRPr="00C9444E">
        <w:rPr>
          <w:rFonts w:ascii="Times New Roman" w:hAnsi="Times New Roman" w:cs="Times New Roman"/>
        </w:rPr>
        <w:t>.</w:t>
      </w:r>
    </w:p>
    <w:p w14:paraId="44ACDC01" w14:textId="63FC0F7B"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 xml:space="preserve">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w:t>
      </w:r>
      <w:proofErr w:type="gramStart"/>
      <w:r>
        <w:rPr>
          <w:rFonts w:ascii="Times New Roman" w:hAnsi="Times New Roman" w:cs="Times New Roman"/>
        </w:rPr>
        <w:t>are activated</w:t>
      </w:r>
      <w:proofErr w:type="gramEnd"/>
      <w:r>
        <w:rPr>
          <w:rFonts w:ascii="Times New Roman" w:hAnsi="Times New Roman" w:cs="Times New Roman"/>
        </w:rPr>
        <w:t>, the E/M state is stabilized</w:t>
      </w:r>
      <w:r w:rsidR="003A10B3">
        <w:rPr>
          <w:rFonts w:ascii="Times New Roman" w:hAnsi="Times New Roman" w:cs="Times New Roman"/>
        </w:rPr>
        <w:t>. However, t</w:t>
      </w:r>
      <w:r w:rsidR="00AD7F58" w:rsidRPr="00C9444E">
        <w:rPr>
          <w:rFonts w:ascii="Times New Roman" w:hAnsi="Times New Roman" w:cs="Times New Roman"/>
        </w:rPr>
        <w:t xml:space="preserve">he exact </w:t>
      </w:r>
      <w:r w:rsidR="003A10B3">
        <w:rPr>
          <w:rFonts w:ascii="Times New Roman" w:hAnsi="Times New Roman" w:cs="Times New Roman"/>
        </w:rPr>
        <w:t>parameter spaces</w:t>
      </w:r>
      <w:r w:rsidR="00AD7F58" w:rsidRPr="00C9444E">
        <w:rPr>
          <w:rFonts w:ascii="Times New Roman" w:hAnsi="Times New Roman" w:cs="Times New Roman"/>
        </w:rPr>
        <w:t xml:space="preserve"> where the </w:t>
      </w:r>
      <w:r>
        <w:rPr>
          <w:rFonts w:ascii="Times New Roman" w:hAnsi="Times New Roman" w:cs="Times New Roman"/>
        </w:rPr>
        <w:t xml:space="preserve">E/M and </w:t>
      </w:r>
      <w:r w:rsidR="00AD7F58" w:rsidRPr="00C9444E">
        <w:rPr>
          <w:rFonts w:ascii="Times New Roman" w:hAnsi="Times New Roman" w:cs="Times New Roman"/>
        </w:rPr>
        <w:t>E/M-W/O state</w:t>
      </w:r>
      <w:r>
        <w:rPr>
          <w:rFonts w:ascii="Times New Roman" w:hAnsi="Times New Roman" w:cs="Times New Roman"/>
        </w:rPr>
        <w:t>s</w:t>
      </w:r>
      <w:r w:rsidR="00AD7F58" w:rsidRPr="00C9444E">
        <w:rPr>
          <w:rFonts w:ascii="Times New Roman" w:hAnsi="Times New Roman" w:cs="Times New Roman"/>
        </w:rPr>
        <w:t xml:space="preserve"> exist depends on the type of regulation (Fig</w:t>
      </w:r>
      <w:r w:rsidR="003352BC" w:rsidRPr="00C9444E">
        <w:rPr>
          <w:rFonts w:ascii="Times New Roman" w:hAnsi="Times New Roman" w:cs="Times New Roman"/>
        </w:rPr>
        <w:t>.</w:t>
      </w:r>
      <w:r w:rsidR="00AD7F58" w:rsidRPr="00C9444E">
        <w:rPr>
          <w:rFonts w:ascii="Times New Roman" w:hAnsi="Times New Roman" w:cs="Times New Roman"/>
        </w:rPr>
        <w:t xml:space="preserve"> S</w:t>
      </w:r>
      <w:r w:rsidR="001D6FB1" w:rsidRPr="00C9444E">
        <w:rPr>
          <w:rFonts w:ascii="Times New Roman" w:hAnsi="Times New Roman" w:cs="Times New Roman"/>
        </w:rPr>
        <w:t>18</w:t>
      </w:r>
      <w:r w:rsidR="00AD7F58"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w:t>
      </w:r>
      <w:proofErr w:type="gramStart"/>
      <w:r w:rsidR="009749FD" w:rsidRPr="00C9444E">
        <w:rPr>
          <w:rFonts w:ascii="Times New Roman" w:hAnsi="Times New Roman" w:cs="Times New Roman"/>
        </w:rPr>
        <w:t>be targeted</w:t>
      </w:r>
      <w:proofErr w:type="gramEnd"/>
      <w:r w:rsidR="009749FD" w:rsidRPr="00C9444E">
        <w:rPr>
          <w:rFonts w:ascii="Times New Roman" w:hAnsi="Times New Roman" w:cs="Times New Roman"/>
        </w:rPr>
        <w:t xml:space="preserve">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00AD7F58"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00AD7F58"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677062" w:rsidRPr="00677062">
            <w:rPr>
              <w:rFonts w:ascii="Times New Roman" w:eastAsia="Times New Roman" w:hAnsi="Times New Roman" w:cs="Times New Roman"/>
              <w:color w:val="000000"/>
            </w:rPr>
            <w:t>[70]</w:t>
          </w:r>
        </w:sdtContent>
      </w:sdt>
      <w:r w:rsidR="00FE50CC" w:rsidRPr="00C9444E">
        <w:rPr>
          <w:rFonts w:ascii="Times New Roman" w:hAnsi="Times New Roman" w:cs="Times New Roman"/>
        </w:rPr>
        <w:t>.</w:t>
      </w:r>
    </w:p>
    <w:p w14:paraId="5E2ED4B4" w14:textId="56215355"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w:t>
      </w:r>
      <w:proofErr w:type="gramStart"/>
      <w:r w:rsidRPr="00C9444E">
        <w:rPr>
          <w:rFonts w:ascii="Times New Roman" w:hAnsi="Times New Roman" w:cs="Times New Roman"/>
        </w:rPr>
        <w:t>is typically coupled</w:t>
      </w:r>
      <w:proofErr w:type="gramEnd"/>
      <w:r w:rsidRPr="00C9444E">
        <w:rPr>
          <w:rFonts w:ascii="Times New Roman" w:hAnsi="Times New Roman" w:cs="Times New Roman"/>
        </w:rPr>
        <w:t xml:space="preserve">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40348BFF"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w:t>
      </w:r>
      <w:proofErr w:type="gramStart"/>
      <w:r w:rsidR="00515A76" w:rsidRPr="00C9444E">
        <w:rPr>
          <w:rFonts w:ascii="Times New Roman" w:hAnsi="Times New Roman" w:cs="Times New Roman"/>
          <w:i w:val="0"/>
          <w:iCs/>
        </w:rPr>
        <w:t>be stabilized</w:t>
      </w:r>
      <w:proofErr w:type="gramEnd"/>
      <w:r w:rsidR="00515A76" w:rsidRPr="00C9444E">
        <w:rPr>
          <w:rFonts w:ascii="Times New Roman" w:hAnsi="Times New Roman" w:cs="Times New Roman"/>
          <w:i w:val="0"/>
          <w:iCs/>
        </w:rPr>
        <w:t xml:space="preserve">.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w:t>
      </w:r>
      <w:r w:rsidR="00F44C7C">
        <w:rPr>
          <w:rFonts w:ascii="Times New Roman" w:hAnsi="Times New Roman" w:cs="Times New Roman"/>
          <w:i w:val="0"/>
          <w:iCs/>
        </w:rPr>
        <w:t xml:space="preserve"> </w:t>
      </w:r>
      <w:r w:rsidR="00C27F73">
        <w:rPr>
          <w:rFonts w:ascii="Times New Roman" w:hAnsi="Times New Roman" w:cs="Times New Roman"/>
          <w:i w:val="0"/>
          <w:iCs/>
        </w:rPr>
        <w:t xml:space="preserve">state.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μ200</w:t>
      </w:r>
      <w:r w:rsidR="008B6022" w:rsidRPr="00C9444E">
        <w:rPr>
          <w:rFonts w:ascii="Times New Roman" w:hAnsi="Times New Roman" w:cs="Times New Roman"/>
          <w:i w:val="0"/>
          <w:iCs/>
        </w:rPr>
        <w:t xml:space="preserve"> is near 1 or </w:t>
      </w:r>
      <w:proofErr w:type="gramStart"/>
      <w:r w:rsidR="008B6022" w:rsidRPr="00C9444E">
        <w:rPr>
          <w:rFonts w:ascii="Times New Roman" w:hAnsi="Times New Roman" w:cs="Times New Roman"/>
          <w:i w:val="0"/>
          <w:iCs/>
        </w:rPr>
        <w:t>very high</w:t>
      </w:r>
      <w:proofErr w:type="gramEnd"/>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proofErr w:type="gramStart"/>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w:t>
      </w:r>
      <w:proofErr w:type="gramEnd"/>
      <w:r w:rsidR="007F4238" w:rsidRPr="00C9444E">
        <w:rPr>
          <w:rFonts w:ascii="Times New Roman" w:hAnsi="Times New Roman" w:cs="Times New Roman"/>
          <w:i w:val="0"/>
          <w:iCs/>
        </w:rPr>
        <w:t xml:space="preserve">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5" w:name="hybrid-em-wo-phenotype-can-be-stabilized"/>
    </w:p>
    <w:p w14:paraId="62A9D4B6" w14:textId="47650F48"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5"/>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677062" w:rsidRPr="00677062">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2FA200AA"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w:t>
      </w:r>
      <w:proofErr w:type="gramStart"/>
      <w:r w:rsidRPr="00C9444E">
        <w:rPr>
          <w:rFonts w:ascii="Times New Roman" w:hAnsi="Times New Roman" w:cs="Times New Roman"/>
        </w:rPr>
        <w:t xml:space="preserve">be </w:t>
      </w:r>
      <w:r w:rsidR="00BD007E">
        <w:rPr>
          <w:rFonts w:ascii="Times New Roman" w:hAnsi="Times New Roman" w:cs="Times New Roman"/>
        </w:rPr>
        <w:t>promoted</w:t>
      </w:r>
      <w:proofErr w:type="gramEnd"/>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6"/>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6"/>
      <w:r w:rsidR="001C784D">
        <w:rPr>
          <w:rStyle w:val="CommentReference"/>
        </w:rPr>
        <w:commentReference w:id="6"/>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w:t>
      </w:r>
      <w:proofErr w:type="gramStart"/>
      <w:r w:rsidR="00860476" w:rsidRPr="00C9444E">
        <w:rPr>
          <w:rFonts w:ascii="Times New Roman" w:hAnsi="Times New Roman" w:cs="Times New Roman"/>
        </w:rPr>
        <w:t>much</w:t>
      </w:r>
      <w:proofErr w:type="gramEnd"/>
      <w:r w:rsidR="00860476" w:rsidRPr="00C9444E">
        <w:rPr>
          <w:rFonts w:ascii="Times New Roman" w:hAnsi="Times New Roman" w:cs="Times New Roman"/>
        </w:rPr>
        <w:t xml:space="preserve">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 xml:space="preserve">if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35D9A">
        <w:rPr>
          <w:rFonts w:ascii="Times New Roman" w:hAnsi="Times New Roman" w:cs="Times New Roman"/>
        </w:rPr>
        <w:t xml:space="preserve"> </w:t>
      </w:r>
      <w:proofErr w:type="gramStart"/>
      <w:r w:rsidR="00B35D9A">
        <w:rPr>
          <w:rFonts w:ascii="Times New Roman" w:hAnsi="Times New Roman" w:cs="Times New Roman"/>
        </w:rPr>
        <w:t>is replaced</w:t>
      </w:r>
      <w:proofErr w:type="gramEnd"/>
      <w:r w:rsidR="00B35D9A">
        <w:rPr>
          <w:rFonts w:ascii="Times New Roman" w:hAnsi="Times New Roman" w:cs="Times New Roman"/>
        </w:rPr>
        <w:t xml:space="preserve">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can</w:t>
      </w:r>
      <w:r w:rsidR="004E1A5E" w:rsidRPr="00C9444E">
        <w:rPr>
          <w:rFonts w:ascii="Times New Roman" w:hAnsi="Times New Roman" w:cs="Times New Roman"/>
        </w:rPr>
        <w:t xml:space="preserve">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t>
      </w:r>
      <w:proofErr w:type="gramStart"/>
      <w:r w:rsidR="00652967" w:rsidRPr="00C9444E">
        <w:rPr>
          <w:rFonts w:ascii="Times New Roman" w:hAnsi="Times New Roman" w:cs="Times New Roman"/>
        </w:rPr>
        <w:t xml:space="preserve">was </w:t>
      </w:r>
      <w:r w:rsidR="000B08A7" w:rsidRPr="00C9444E">
        <w:rPr>
          <w:rFonts w:ascii="Times New Roman" w:hAnsi="Times New Roman" w:cs="Times New Roman"/>
        </w:rPr>
        <w:t>stabilized</w:t>
      </w:r>
      <w:proofErr w:type="gramEnd"/>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39B7349A"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7" w:author="Madeline Galbraith" w:date="2022-06-01T08:32:00Z">
        <w:r w:rsidR="008B2870">
          <w:rPr>
            <w:rFonts w:ascii="Times New Roman" w:hAnsi="Times New Roman" w:cs="Times New Roman"/>
          </w:rPr>
          <w:t>(</w:t>
        </w:r>
        <w:commentRangeStart w:id="8"/>
        <w:r w:rsidR="008B2870">
          <w:rPr>
            <w:rFonts w:ascii="Times New Roman" w:hAnsi="Times New Roman" w:cs="Times New Roman"/>
          </w:rPr>
          <w:t>Fig</w:t>
        </w:r>
      </w:ins>
      <w:commentRangeEnd w:id="8"/>
      <w:ins w:id="9" w:author="Madeline Galbraith" w:date="2022-06-01T08:33:00Z">
        <w:r w:rsidR="008B2870">
          <w:rPr>
            <w:rStyle w:val="CommentReference"/>
          </w:rPr>
          <w:commentReference w:id="8"/>
        </w:r>
      </w:ins>
      <w:ins w:id="10" w:author="Madeline Galbraith" w:date="2022-06-01T08:32:00Z">
        <w:r w:rsidR="008B2870">
          <w:rPr>
            <w:rFonts w:ascii="Times New Roman" w:hAnsi="Times New Roman" w:cs="Times New Roman"/>
          </w:rPr>
          <w:t xml:space="preserve">. </w:t>
        </w:r>
      </w:ins>
      <w:ins w:id="11"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proofErr w:type="gramStart"/>
      <w:r w:rsidR="00AD7F58" w:rsidRPr="00C9444E">
        <w:rPr>
          <w:rFonts w:ascii="Times New Roman" w:hAnsi="Times New Roman" w:cs="Times New Roman"/>
        </w:rPr>
        <w:t>are activ</w:t>
      </w:r>
      <w:r w:rsidR="002D6A4F" w:rsidRPr="00C9444E">
        <w:rPr>
          <w:rFonts w:ascii="Times New Roman" w:hAnsi="Times New Roman" w:cs="Times New Roman"/>
        </w:rPr>
        <w:t>ated</w:t>
      </w:r>
      <w:proofErr w:type="gramEnd"/>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789BBBA3"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w:t>
      </w:r>
      <w:r w:rsidR="00303750">
        <w:rPr>
          <w:rFonts w:ascii="Times New Roman" w:hAnsi="Times New Roman" w:cs="Times New Roman"/>
        </w:rPr>
        <w:t>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7B1B81">
        <w:rPr>
          <w:rFonts w:ascii="Times New Roman" w:hAnsi="Times New Roman" w:cs="Times New Roman"/>
        </w:rPr>
        <w:t xml:space="preserve"> states</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4828AD53"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r w:rsidR="00FD616D">
        <w:rPr>
          <w:rFonts w:ascii="Times New Roman" w:hAnsi="Times New Roman" w:cs="Times New Roman"/>
          <w:i w:val="0"/>
          <w:iCs/>
        </w:rPr>
        <w:t xml:space="preserve"> – </w:t>
      </w:r>
      <w:proofErr w:type="spellStart"/>
      <w:r w:rsidR="00FD616D">
        <w:rPr>
          <w:rFonts w:ascii="Times New Roman" w:hAnsi="Times New Roman" w:cs="Times New Roman"/>
          <w:i w:val="0"/>
          <w:iCs/>
        </w:rPr>
        <w:t>e.g</w:t>
      </w:r>
      <w:proofErr w:type="spellEnd"/>
      <w:r w:rsidR="00FD616D">
        <w:rPr>
          <w:rFonts w:ascii="Times New Roman" w:hAnsi="Times New Roman" w:cs="Times New Roman"/>
          <w:i w:val="0"/>
          <w:iCs/>
        </w:rPr>
        <w:t>,</w:t>
      </w:r>
      <w:r w:rsidR="00503ACB">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xml:space="preserve">, and </w:t>
      </w:r>
      <w:r w:rsidR="00536356">
        <w:rPr>
          <w:rFonts w:ascii="Times New Roman" w:eastAsiaTheme="minorEastAsia" w:hAnsi="Times New Roman" w:cs="Times New Roman"/>
          <w:i w:val="0"/>
          <w:iCs/>
        </w:rPr>
        <w:t xml:space="preserve">an </w:t>
      </w:r>
      <w:r w:rsidR="00503ACB">
        <w:rPr>
          <w:rFonts w:ascii="Times New Roman" w:eastAsiaTheme="minorEastAsia" w:hAnsi="Times New Roman" w:cs="Times New Roman"/>
          <w:i w:val="0"/>
          <w:iCs/>
        </w:rPr>
        <w:t>EMT-inducing signal</w:t>
      </w:r>
      <w:r w:rsidR="00536356">
        <w:rPr>
          <w:rFonts w:ascii="Times New Roman" w:eastAsiaTheme="minorEastAsia" w:hAnsi="Times New Roman" w:cs="Times New Roman"/>
          <w:i w:val="0"/>
          <w:iCs/>
        </w:rPr>
        <w:t xml:space="preserve"> on</w:t>
      </w:r>
      <w:r w:rsidR="00503ACB">
        <w:rPr>
          <w:rFonts w:ascii="Times New Roman" w:eastAsiaTheme="minorEastAsia" w:hAnsi="Times New Roman" w:cs="Times New Roman"/>
          <w:i w:val="0"/>
          <w:iCs/>
        </w:rPr>
        <w:t xml:space="preserv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12"/>
      <w:r w:rsidR="007755AD" w:rsidRPr="00C9444E">
        <w:rPr>
          <w:rFonts w:ascii="Times New Roman" w:hAnsi="Times New Roman" w:cs="Times New Roman"/>
          <w:i w:val="0"/>
          <w:iCs/>
        </w:rPr>
        <w:t>Input</w:t>
      </w:r>
      <w:commentRangeEnd w:id="12"/>
      <w:r w:rsidR="00BE245D">
        <w:rPr>
          <w:rStyle w:val="CommentReference"/>
          <w:i w:val="0"/>
        </w:rPr>
        <w:commentReference w:id="12"/>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w:t>
      </w:r>
      <w:proofErr w:type="gramStart"/>
      <w:r w:rsidR="00FF5278" w:rsidRPr="00C9444E">
        <w:rPr>
          <w:rFonts w:ascii="Times New Roman" w:hAnsi="Times New Roman" w:cs="Times New Roman"/>
          <w:i w:val="0"/>
          <w:iCs/>
        </w:rPr>
        <w:t>are increased</w:t>
      </w:r>
      <w:proofErr w:type="gramEnd"/>
      <w:r w:rsidR="00FF5278" w:rsidRPr="00C9444E">
        <w:rPr>
          <w:rFonts w:ascii="Times New Roman" w:hAnsi="Times New Roman" w:cs="Times New Roman"/>
          <w:i w:val="0"/>
          <w:iCs/>
        </w:rPr>
        <w:t>.</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 xml:space="preserve">The E/M-W/O state is upregulated for </w:t>
      </w:r>
      <w:proofErr w:type="gramStart"/>
      <w:r w:rsidR="009A0A44" w:rsidRPr="00C9444E">
        <w:rPr>
          <w:rFonts w:ascii="Times New Roman" w:hAnsi="Times New Roman" w:cs="Times New Roman"/>
          <w:i w:val="0"/>
          <w:iCs/>
        </w:rPr>
        <w:t>some</w:t>
      </w:r>
      <w:proofErr w:type="gramEnd"/>
      <w:r w:rsidR="009A0A44" w:rsidRPr="00C9444E">
        <w:rPr>
          <w:rFonts w:ascii="Times New Roman" w:hAnsi="Times New Roman" w:cs="Times New Roman"/>
          <w:i w:val="0"/>
          <w:iCs/>
        </w:rPr>
        <w:t xml:space="preserv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w:t>
      </w:r>
      <w:r w:rsidR="000B3400">
        <w:rPr>
          <w:rFonts w:ascii="Times New Roman" w:hAnsi="Times New Roman" w:cs="Times New Roman"/>
          <w:i w:val="0"/>
          <w:iCs/>
        </w:rPr>
        <w:t>a progression that</w:t>
      </w:r>
      <w:r w:rsidR="00244159" w:rsidRPr="00C9444E">
        <w:rPr>
          <w:rFonts w:ascii="Times New Roman" w:hAnsi="Times New Roman" w:cs="Times New Roman"/>
          <w:i w:val="0"/>
          <w:iCs/>
        </w:rPr>
        <w:t xml:space="preserve"> 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3" w:name="normal-cells-can-become-cancerous-when-c"/>
    </w:p>
    <w:p w14:paraId="20E18387" w14:textId="3A84E551"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13"/>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 xml:space="preserve">e expect most cells will </w:t>
      </w:r>
      <w:proofErr w:type="gramStart"/>
      <w:r w:rsidR="00B02BF3" w:rsidRPr="00C9444E">
        <w:rPr>
          <w:rFonts w:ascii="Times New Roman" w:hAnsi="Times New Roman" w:cs="Times New Roman"/>
        </w:rPr>
        <w:t>b</w:t>
      </w:r>
      <w:r w:rsidR="00D430EB" w:rsidRPr="00C9444E">
        <w:rPr>
          <w:rFonts w:ascii="Times New Roman" w:hAnsi="Times New Roman" w:cs="Times New Roman"/>
        </w:rPr>
        <w:t>e</w:t>
      </w:r>
      <w:r w:rsidR="00B02BF3" w:rsidRPr="00C9444E">
        <w:rPr>
          <w:rFonts w:ascii="Times New Roman" w:hAnsi="Times New Roman" w:cs="Times New Roman"/>
        </w:rPr>
        <w:t xml:space="preserve"> restricted</w:t>
      </w:r>
      <w:proofErr w:type="gramEnd"/>
      <w:r w:rsidR="00B02BF3" w:rsidRPr="00C9444E">
        <w:rPr>
          <w:rFonts w:ascii="Times New Roman" w:hAnsi="Times New Roman" w:cs="Times New Roman"/>
        </w:rPr>
        <w:t xml:space="preserve">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677062" w:rsidRPr="00677062">
            <w:rPr>
              <w:rFonts w:ascii="Times New Roman" w:eastAsia="Times New Roman" w:hAnsi="Times New Roman" w:cs="Times New Roman"/>
              <w:color w:val="000000"/>
            </w:rPr>
            <w:t>[71]</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017A6ED7"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tristable,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w:t>
      </w:r>
      <w:r w:rsidR="00740BBA">
        <w:rPr>
          <w:rFonts w:ascii="Times New Roman" w:hAnsi="Times New Roman" w:cs="Times New Roman"/>
        </w:rPr>
        <w:t>7</w:t>
      </w:r>
      <w:r>
        <w:rPr>
          <w:rFonts w:ascii="Times New Roman" w:hAnsi="Times New Roman" w:cs="Times New Roman"/>
        </w:rPr>
        <w:t xml:space="preserve">A) but </w:t>
      </w:r>
      <w:proofErr w:type="gramStart"/>
      <w:r>
        <w:rPr>
          <w:rFonts w:ascii="Times New Roman" w:hAnsi="Times New Roman" w:cs="Times New Roman"/>
        </w:rPr>
        <w:t>doesn’t</w:t>
      </w:r>
      <w:proofErr w:type="gramEnd"/>
      <w:r>
        <w:rPr>
          <w:rFonts w:ascii="Times New Roman" w:hAnsi="Times New Roman" w:cs="Times New Roman"/>
        </w:rPr>
        <w:t xml:space="preserve">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5352D1FC"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crosstalk,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r w:rsidR="000227A2">
        <w:rPr>
          <w:rFonts w:ascii="Times New Roman" w:hAnsi="Times New Roman" w:cs="Times New Roman"/>
        </w:rPr>
        <w:t>can</w:t>
      </w:r>
      <w:r w:rsidR="00363B11">
        <w:rPr>
          <w:rFonts w:ascii="Times New Roman" w:hAnsi="Times New Roman" w:cs="Times New Roman"/>
        </w:rPr>
        <w:t xml:space="preserve"> quickly generate the E/M-W/O state before it </w:t>
      </w:r>
      <w:proofErr w:type="gramStart"/>
      <w:r w:rsidR="00363B11">
        <w:rPr>
          <w:rFonts w:ascii="Times New Roman" w:hAnsi="Times New Roman" w:cs="Times New Roman"/>
        </w:rPr>
        <w:t>is once again suppressed</w:t>
      </w:r>
      <w:proofErr w:type="gramEnd"/>
      <w:r w:rsidR="00363B11">
        <w:rPr>
          <w:rFonts w:ascii="Times New Roman" w:hAnsi="Times New Roman" w:cs="Times New Roman"/>
        </w:rPr>
        <w:t xml:space="preserve"> (Fig. </w:t>
      </w:r>
      <w:r w:rsidR="00740BBA">
        <w:rPr>
          <w:rFonts w:ascii="Times New Roman" w:hAnsi="Times New Roman" w:cs="Times New Roman"/>
        </w:rPr>
        <w:t>7</w:t>
      </w:r>
      <w:r w:rsidR="00363B11">
        <w:rPr>
          <w:rFonts w:ascii="Times New Roman" w:hAnsi="Times New Roman" w:cs="Times New Roman"/>
        </w:rPr>
        <w:t xml:space="preserve">B). However, the E/M </w:t>
      </w:r>
      <w:r w:rsidR="004E2DC1">
        <w:rPr>
          <w:rFonts w:ascii="Times New Roman" w:hAnsi="Times New Roman" w:cs="Times New Roman"/>
        </w:rPr>
        <w:t>state</w:t>
      </w:r>
      <w:r w:rsidR="00363B11">
        <w:rPr>
          <w:rFonts w:ascii="Times New Roman" w:hAnsi="Times New Roman" w:cs="Times New Roman"/>
        </w:rPr>
        <w:t xml:space="preserve"> persists but </w:t>
      </w:r>
      <w:proofErr w:type="gramStart"/>
      <w:r w:rsidR="00363B11">
        <w:rPr>
          <w:rFonts w:ascii="Times New Roman" w:hAnsi="Times New Roman" w:cs="Times New Roman"/>
        </w:rPr>
        <w:t>is coupled</w:t>
      </w:r>
      <w:proofErr w:type="gramEnd"/>
      <w:r w:rsidR="00363B11">
        <w:rPr>
          <w:rFonts w:ascii="Times New Roman" w:hAnsi="Times New Roman" w:cs="Times New Roman"/>
        </w:rPr>
        <w:t xml:space="preserve">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w:t>
      </w:r>
      <w:proofErr w:type="gramStart"/>
      <w:r w:rsidR="00363B11">
        <w:rPr>
          <w:rFonts w:ascii="Times New Roman" w:hAnsi="Times New Roman" w:cs="Times New Roman"/>
        </w:rPr>
        <w:t>is only generated</w:t>
      </w:r>
      <w:proofErr w:type="gramEnd"/>
      <w:r w:rsidR="00363B11">
        <w:rPr>
          <w:rFonts w:ascii="Times New Roman" w:hAnsi="Times New Roman" w:cs="Times New Roman"/>
        </w:rPr>
        <w:t xml:space="preserve">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w:t>
      </w:r>
      <w:proofErr w:type="gramStart"/>
      <w:r w:rsidR="00363B11">
        <w:rPr>
          <w:rFonts w:ascii="Times New Roman" w:hAnsi="Times New Roman" w:cs="Times New Roman"/>
        </w:rPr>
        <w:t>be stably maintained</w:t>
      </w:r>
      <w:proofErr w:type="gramEnd"/>
      <w:r w:rsidR="00363B11">
        <w:rPr>
          <w:rFonts w:ascii="Times New Roman" w:hAnsi="Times New Roman" w:cs="Times New Roman"/>
        </w:rPr>
        <w:t xml:space="preserve">. This suggests the </w:t>
      </w:r>
      <w:proofErr w:type="gramStart"/>
      <w:r w:rsidR="00363B11">
        <w:rPr>
          <w:rFonts w:ascii="Times New Roman" w:hAnsi="Times New Roman" w:cs="Times New Roman"/>
        </w:rPr>
        <w:t>master</w:t>
      </w:r>
      <w:proofErr w:type="gramEnd"/>
      <w:r w:rsidR="00363B11">
        <w:rPr>
          <w:rFonts w:ascii="Times New Roman" w:hAnsi="Times New Roman" w:cs="Times New Roman"/>
        </w:rPr>
        <w:t xml:space="preserve">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w:t>
      </w:r>
      <w:proofErr w:type="gramStart"/>
      <w:r w:rsidR="00363B11">
        <w:rPr>
          <w:rFonts w:ascii="Times New Roman" w:hAnsi="Times New Roman" w:cs="Times New Roman"/>
        </w:rPr>
        <w:t xml:space="preserve">.  </w:t>
      </w:r>
      <w:proofErr w:type="gramEnd"/>
      <w:r w:rsidR="00363B11">
        <w:rPr>
          <w:rFonts w:ascii="Times New Roman" w:hAnsi="Times New Roman" w:cs="Times New Roman"/>
        </w:rPr>
        <w:t xml:space="preserve">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w:t>
      </w:r>
      <w:proofErr w:type="gramStart"/>
      <w:r w:rsidR="00363B11">
        <w:rPr>
          <w:rFonts w:ascii="Times New Roman" w:hAnsi="Times New Roman" w:cs="Times New Roman"/>
        </w:rPr>
        <w:t>be stabilized</w:t>
      </w:r>
      <w:proofErr w:type="gramEnd"/>
      <w:r w:rsidR="00363B11">
        <w:rPr>
          <w:rFonts w:ascii="Times New Roman" w:hAnsi="Times New Roman" w:cs="Times New Roman"/>
        </w:rPr>
        <w:t xml:space="preserve">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162976AB"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crosstalk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qualitatively </w:t>
      </w:r>
      <w:r w:rsidR="000227A2">
        <w:rPr>
          <w:rFonts w:ascii="Times New Roman" w:hAnsi="Times New Roman" w:cs="Times New Roman"/>
        </w:rPr>
        <w:t>agree with</w:t>
      </w:r>
      <w:r>
        <w:rPr>
          <w:rFonts w:ascii="Times New Roman" w:hAnsi="Times New Roman" w:cs="Times New Roman"/>
        </w:rPr>
        <w:t xml:space="preserve">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w:t>
      </w:r>
      <w:proofErr w:type="gramStart"/>
      <w:r>
        <w:rPr>
          <w:rFonts w:ascii="Times New Roman" w:hAnsi="Times New Roman" w:cs="Times New Roman"/>
        </w:rPr>
        <w:t>greatly upregulated</w:t>
      </w:r>
      <w:proofErr w:type="gramEnd"/>
      <w:r>
        <w:rPr>
          <w:rFonts w:ascii="Times New Roman" w:hAnsi="Times New Roman" w:cs="Times New Roman"/>
        </w:rPr>
        <w:t>.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w:t>
      </w:r>
      <w:proofErr w:type="gramStart"/>
      <w:r w:rsidR="00312E6C">
        <w:rPr>
          <w:rFonts w:ascii="Times New Roman" w:hAnsi="Times New Roman" w:cs="Times New Roman"/>
        </w:rPr>
        <w:t>be followed</w:t>
      </w:r>
      <w:proofErr w:type="gramEnd"/>
      <w:r w:rsidR="00312E6C">
        <w:rPr>
          <w:rFonts w:ascii="Times New Roman" w:hAnsi="Times New Roman" w:cs="Times New Roman"/>
        </w:rPr>
        <w:t xml:space="preserve">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3E7297A6"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9E04AB">
        <w:rPr>
          <w:rFonts w:ascii="Times New Roman" w:eastAsiaTheme="minorEastAsia" w:hAnsi="Times New Roman" w:cs="Times New Roman"/>
          <w:i w:val="0"/>
          <w:iCs/>
        </w:rPr>
        <w:t xml:space="preserve">Further, those three links also include parameter spaces where only the E/M-W/O state is enabled when </w:t>
      </w:r>
      <w:r w:rsidR="001E0F0F">
        <w:rPr>
          <w:rFonts w:ascii="Times New Roman" w:eastAsiaTheme="minorEastAsia" w:hAnsi="Times New Roman" w:cs="Times New Roman"/>
          <w:i w:val="0"/>
          <w:iCs/>
        </w:rPr>
        <w:t xml:space="preserve">the network </w:t>
      </w:r>
      <w:proofErr w:type="gramStart"/>
      <w:r w:rsidR="001E0F0F">
        <w:rPr>
          <w:rFonts w:ascii="Times New Roman" w:eastAsiaTheme="minorEastAsia" w:hAnsi="Times New Roman" w:cs="Times New Roman"/>
          <w:i w:val="0"/>
          <w:iCs/>
        </w:rPr>
        <w:t>is stabilized</w:t>
      </w:r>
      <w:proofErr w:type="gramEnd"/>
      <w:r w:rsidR="001E0F0F">
        <w:rPr>
          <w:rFonts w:ascii="Times New Roman" w:eastAsiaTheme="minorEastAsia" w:hAnsi="Times New Roman" w:cs="Times New Roman"/>
          <w:i w:val="0"/>
          <w:iCs/>
        </w:rPr>
        <w:t xml:space="preserve"> by PSFs OVOL and GRHL2 (i.e., the inactive states include E/M-W/O or the E/M-O state, Fig. S</w:t>
      </w:r>
      <w:r w:rsidR="00FF2949">
        <w:rPr>
          <w:rFonts w:ascii="Times New Roman" w:eastAsiaTheme="minorEastAsia" w:hAnsi="Times New Roman" w:cs="Times New Roman"/>
          <w:i w:val="0"/>
          <w:iCs/>
        </w:rPr>
        <w:t>27</w:t>
      </w:r>
      <w:r w:rsidR="001E0F0F">
        <w:rPr>
          <w:rFonts w:ascii="Times New Roman" w:eastAsiaTheme="minorEastAsia" w:hAnsi="Times New Roman" w:cs="Times New Roman"/>
          <w:i w:val="0"/>
          <w:iCs/>
        </w:rPr>
        <w:t xml:space="preserve">). These results suggest the E/M-W/O state can </w:t>
      </w:r>
      <w:proofErr w:type="gramStart"/>
      <w:r w:rsidR="001E0F0F">
        <w:rPr>
          <w:rFonts w:ascii="Times New Roman" w:eastAsiaTheme="minorEastAsia" w:hAnsi="Times New Roman" w:cs="Times New Roman"/>
          <w:i w:val="0"/>
          <w:iCs/>
        </w:rPr>
        <w:t>be promoted</w:t>
      </w:r>
      <w:proofErr w:type="gramEnd"/>
      <w:r w:rsidR="001E0F0F">
        <w:rPr>
          <w:rFonts w:ascii="Times New Roman" w:eastAsiaTheme="minorEastAsia" w:hAnsi="Times New Roman" w:cs="Times New Roman"/>
          <w:i w:val="0"/>
          <w:iCs/>
        </w:rPr>
        <w:t xml:space="preserve"> by the crosstalk, independent of the initially available states.</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14"/>
      <w:commentRangeStart w:id="15"/>
      <w:r w:rsidRPr="00AC1B59">
        <w:rPr>
          <w:rFonts w:ascii="Times New Roman" w:hAnsi="Times New Roman" w:cs="Times New Roman"/>
          <w:i w:val="0"/>
          <w:iCs/>
        </w:rPr>
        <w:t>hybrid E/M-W/O</w:t>
      </w:r>
      <w:commentRangeEnd w:id="14"/>
      <w:r w:rsidRPr="00AC1B59">
        <w:rPr>
          <w:rStyle w:val="CommentReference"/>
          <w:rFonts w:ascii="Times New Roman" w:hAnsi="Times New Roman" w:cs="Times New Roman"/>
          <w:i w:val="0"/>
          <w:iCs/>
          <w:sz w:val="24"/>
          <w:szCs w:val="24"/>
        </w:rPr>
        <w:commentReference w:id="14"/>
      </w:r>
      <w:commentRangeEnd w:id="15"/>
      <w:r w:rsidR="00034A1D">
        <w:rPr>
          <w:rStyle w:val="CommentReference"/>
          <w:i w:val="0"/>
        </w:rPr>
        <w:commentReference w:id="15"/>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42F5EAF3"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 xml:space="preserve">Once mtROS </w:t>
      </w:r>
      <w:proofErr w:type="gramStart"/>
      <w:r w:rsidR="0038786D">
        <w:rPr>
          <w:rFonts w:ascii="Times New Roman" w:hAnsi="Times New Roman" w:cs="Times New Roman"/>
          <w:i w:val="0"/>
          <w:iCs/>
        </w:rPr>
        <w:t>is increased</w:t>
      </w:r>
      <w:proofErr w:type="gramEnd"/>
      <w:r w:rsidR="0038786D">
        <w:rPr>
          <w:rFonts w:ascii="Times New Roman" w:hAnsi="Times New Roman" w:cs="Times New Roman"/>
          <w:i w:val="0"/>
          <w:iCs/>
        </w:rPr>
        <w:t xml:space="preserve">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w:t>
      </w:r>
      <w:proofErr w:type="gramStart"/>
      <w:r w:rsidR="006077DC" w:rsidRPr="00C9444E">
        <w:rPr>
          <w:rFonts w:ascii="Times New Roman" w:hAnsi="Times New Roman" w:cs="Times New Roman"/>
          <w:i w:val="0"/>
          <w:iCs/>
        </w:rPr>
        <w:t>4</w:t>
      </w:r>
      <w:proofErr w:type="gramEnd"/>
      <w:r w:rsidR="006077DC" w:rsidRPr="00C9444E">
        <w:rPr>
          <w:rFonts w:ascii="Times New Roman" w:hAnsi="Times New Roman" w:cs="Times New Roman"/>
          <w:i w:val="0"/>
          <w:iCs/>
        </w:rPr>
        <w:t xml:space="preserve">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2ADF3A32" w14:textId="77777777" w:rsidR="00433B7B" w:rsidRDefault="00433B7B" w:rsidP="005B4192">
      <w:pPr>
        <w:pStyle w:val="BodyText"/>
        <w:spacing w:line="480" w:lineRule="auto"/>
        <w:rPr>
          <w:rFonts w:ascii="Times New Roman" w:hAnsi="Times New Roman" w:cs="Times New Roman"/>
          <w:b/>
          <w:bCs/>
          <w:sz w:val="28"/>
          <w:szCs w:val="28"/>
        </w:rPr>
      </w:pPr>
      <w:bookmarkStart w:id="16" w:name="discussion"/>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6"/>
    </w:p>
    <w:p w14:paraId="0B40CB76" w14:textId="5EC466CF" w:rsidR="00217799" w:rsidRDefault="00217799" w:rsidP="00217799">
      <w:pPr>
        <w:pStyle w:val="FirstParagraph"/>
        <w:spacing w:line="480" w:lineRule="auto"/>
        <w:ind w:firstLine="720"/>
        <w:rPr>
          <w:rFonts w:ascii="Times New Roman" w:hAnsi="Times New Roman" w:cs="Times New Roman"/>
          <w:lang w:eastAsia="zh-CN"/>
        </w:rPr>
      </w:pPr>
      <w:bookmarkStart w:id="17"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677062" w:rsidRPr="00677062">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that different hallmarks of cancer are not </w:t>
      </w:r>
      <w:r>
        <w:rPr>
          <w:rFonts w:ascii="Times New Roman" w:hAnsi="Times New Roman" w:cs="Times New Roman"/>
          <w:lang w:eastAsia="zh-CN"/>
        </w:rPr>
        <w:t xml:space="preserve">independent and indeed </w:t>
      </w:r>
      <w:proofErr w:type="gramStart"/>
      <w:r>
        <w:rPr>
          <w:rFonts w:ascii="Times New Roman" w:hAnsi="Times New Roman" w:cs="Times New Roman"/>
          <w:lang w:eastAsia="zh-CN"/>
        </w:rPr>
        <w:t>are extensively coupled</w:t>
      </w:r>
      <w:proofErr w:type="gramEnd"/>
      <w:r>
        <w:rPr>
          <w:rFonts w:ascii="Times New Roman" w:hAnsi="Times New Roman" w:cs="Times New Roman"/>
          <w:lang w:eastAsia="zh-CN"/>
        </w:rPr>
        <w:t xml:space="preserve">. Therefore, deciphering how these different modules affect each other can be critical to better understand cancer malignancy. </w:t>
      </w:r>
    </w:p>
    <w:p w14:paraId="4FCA3353" w14:textId="2ED09657"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xml:space="preserve">, we focused on how reprogrammed cancer metabolism </w:t>
      </w:r>
      <w:proofErr w:type="gramStart"/>
      <w:r>
        <w:rPr>
          <w:rFonts w:ascii="Times New Roman" w:hAnsi="Times New Roman" w:cs="Times New Roman"/>
        </w:rPr>
        <w:t>is coordinated</w:t>
      </w:r>
      <w:proofErr w:type="gramEnd"/>
      <w:r>
        <w:rPr>
          <w:rFonts w:ascii="Times New Roman" w:hAnsi="Times New Roman" w:cs="Times New Roman"/>
        </w:rPr>
        <w:t xml:space="preserve"> with cancer metastasis. As EMT is often employed by cancer as part of the </w:t>
      </w:r>
      <w:proofErr w:type="spellStart"/>
      <w:r>
        <w:rPr>
          <w:rFonts w:ascii="Times New Roman" w:hAnsi="Times New Roman" w:cs="Times New Roman"/>
        </w:rPr>
        <w:t>metastasic</w:t>
      </w:r>
      <w:proofErr w:type="spellEnd"/>
      <w:r>
        <w:rPr>
          <w:rFonts w:ascii="Times New Roman" w:hAnsi="Times New Roman" w:cs="Times New Roman"/>
        </w:rPr>
        <w:t xml:space="preserve"> process, we analyzed the mutual regulation between metabolism and EMT, through coupling their corresponding gene regulatory circuits – AMPK/HIF-1/ROS and miR-34/SNAIL/miR-200/ZEB. As both circuits potentially exhibit </w:t>
      </w:r>
      <w:proofErr w:type="spellStart"/>
      <w:r>
        <w:rPr>
          <w:rFonts w:ascii="Times New Roman" w:hAnsi="Times New Roman" w:cs="Times New Roman"/>
        </w:rPr>
        <w:t>tristability</w:t>
      </w:r>
      <w:proofErr w:type="spellEnd"/>
      <w:r>
        <w:rPr>
          <w:rFonts w:ascii="Times New Roman" w:hAnsi="Times New Roman" w:cs="Times New Roman"/>
        </w:rPr>
        <w:t>, coupling of these two circuits in principle can give rise to nine coupled states.</w:t>
      </w:r>
      <w:r w:rsidR="000227A2">
        <w:rPr>
          <w:rFonts w:ascii="Times New Roman" w:hAnsi="Times New Roman" w:cs="Times New Roman"/>
        </w:rPr>
        <w:t xml:space="preserve"> </w:t>
      </w:r>
      <w:r>
        <w:rPr>
          <w:rFonts w:ascii="Times New Roman" w:hAnsi="Times New Roman" w:cs="Times New Roman"/>
        </w:rPr>
        <w:t xml:space="preserve">We systematically analyzed the effect </w:t>
      </w:r>
      <w:r w:rsidR="002A0682">
        <w:rPr>
          <w:rFonts w:ascii="Times New Roman" w:hAnsi="Times New Roman" w:cs="Times New Roman"/>
        </w:rPr>
        <w:t xml:space="preserve">of both individual and multiple </w:t>
      </w:r>
      <w:proofErr w:type="spellStart"/>
      <w:r w:rsidR="002A0682">
        <w:rPr>
          <w:rFonts w:ascii="Times New Roman" w:hAnsi="Times New Roman" w:cs="Times New Roman"/>
        </w:rPr>
        <w:t>crosstalks</w:t>
      </w:r>
      <w:proofErr w:type="spellEnd"/>
      <w:r w:rsidR="002A0682">
        <w:rPr>
          <w:rFonts w:ascii="Times New Roman" w:hAnsi="Times New Roman" w:cs="Times New Roman"/>
        </w:rPr>
        <w:t xml:space="preserve">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t>
      </w:r>
      <w:proofErr w:type="gramStart"/>
      <w:r>
        <w:rPr>
          <w:rFonts w:ascii="Times New Roman" w:hAnsi="Times New Roman" w:cs="Times New Roman"/>
        </w:rPr>
        <w:t>was found</w:t>
      </w:r>
      <w:proofErr w:type="gramEnd"/>
      <w:r>
        <w:rPr>
          <w:rFonts w:ascii="Times New Roman" w:hAnsi="Times New Roman" w:cs="Times New Roman"/>
        </w:rPr>
        <w:t xml:space="preserve"> to vary depending on which crosstalk was active, </w:t>
      </w:r>
      <w:r w:rsidR="001107B0">
        <w:rPr>
          <w:rFonts w:ascii="Times New Roman" w:hAnsi="Times New Roman" w:cs="Times New Roman"/>
        </w:rPr>
        <w:t>with</w:t>
      </w:r>
      <w:r>
        <w:rPr>
          <w:rFonts w:ascii="Times New Roman" w:hAnsi="Times New Roman" w:cs="Times New Roman"/>
        </w:rPr>
        <w:t xml:space="preserve"> multiple </w:t>
      </w:r>
      <w:proofErr w:type="spellStart"/>
      <w:r>
        <w:rPr>
          <w:rFonts w:ascii="Times New Roman" w:hAnsi="Times New Roman" w:cs="Times New Roman"/>
        </w:rPr>
        <w:t>crosstalks</w:t>
      </w:r>
      <w:proofErr w:type="spellEnd"/>
      <w:r>
        <w:rPr>
          <w:rFonts w:ascii="Times New Roman" w:hAnsi="Times New Roman" w:cs="Times New Roman"/>
        </w:rPr>
        <w:t xml:space="preserve"> </w:t>
      </w:r>
      <w:r w:rsidR="001107B0">
        <w:rPr>
          <w:rFonts w:ascii="Times New Roman" w:hAnsi="Times New Roman" w:cs="Times New Roman"/>
        </w:rPr>
        <w:t>potentially</w:t>
      </w:r>
      <w:r>
        <w:rPr>
          <w:rFonts w:ascii="Times New Roman" w:hAnsi="Times New Roman" w:cs="Times New Roman"/>
        </w:rPr>
        <w:t xml:space="preserve"> exhibit</w:t>
      </w:r>
      <w:r w:rsidR="001107B0">
        <w:rPr>
          <w:rFonts w:ascii="Times New Roman" w:hAnsi="Times New Roman" w:cs="Times New Roman"/>
        </w:rPr>
        <w:t>ing</w:t>
      </w:r>
      <w:r>
        <w:rPr>
          <w:rFonts w:ascii="Times New Roman" w:hAnsi="Times New Roman" w:cs="Times New Roman"/>
        </w:rPr>
        <w:t xml:space="preserve"> synergistic or antagonistic effects</w:t>
      </w:r>
      <w:r w:rsidRPr="00C9444E">
        <w:rPr>
          <w:rFonts w:ascii="Times New Roman" w:hAnsi="Times New Roman" w:cs="Times New Roman"/>
        </w:rPr>
        <w:t xml:space="preserve">. </w:t>
      </w:r>
      <w:r>
        <w:rPr>
          <w:rFonts w:ascii="Times New Roman" w:hAnsi="Times New Roman" w:cs="Times New Roman"/>
        </w:rPr>
        <w:t xml:space="preserve">Therefore, we decided to focus primarily on the E/M-W/O state, as we expect these cells to be the most metastatically capable. Our model helps reconcile the </w:t>
      </w:r>
      <w:r>
        <w:rPr>
          <w:rFonts w:ascii="Times New Roman" w:hAnsi="Times New Roman" w:cs="Times New Roman" w:hint="eastAsia"/>
          <w:lang w:eastAsia="zh-CN"/>
        </w:rPr>
        <w:t>para</w:t>
      </w:r>
      <w:r>
        <w:rPr>
          <w:rFonts w:ascii="Times New Roman" w:hAnsi="Times New Roman" w:cs="Times New Roman"/>
          <w:lang w:eastAsia="zh-CN"/>
        </w:rPr>
        <w:t xml:space="preserve">doxical observations regarding the coupling of EMT states with metabolism states, e.g., the fact that E/M states can be associated with </w:t>
      </w:r>
      <w:r>
        <w:rPr>
          <w:rFonts w:ascii="Times New Roman" w:hAnsi="Times New Roman" w:cs="Times New Roman"/>
        </w:rPr>
        <w:t xml:space="preserve">both high glycolysis/low OXPHOS (the W state) and high glycolysis/high OXPHOS (the W/O state) </w:t>
      </w:r>
      <w:sdt>
        <w:sdtPr>
          <w:rPr>
            <w:rFonts w:ascii="Times New Roman" w:hAnsi="Times New Roman" w:cs="Times New Roman"/>
          </w:rPr>
          <w:alias w:val="SmartCite Citation"/>
          <w:tag w:val="703cb261-b0c2-4f52-8c43-8dc408bf3954:2c503bc3-ea95-41e2-b2ed-32f2035cf010+"/>
          <w:id w:val="1169983236"/>
          <w:placeholder>
            <w:docPart w:val="298041CB5BC64A1BB94F0C77D432C7F2"/>
          </w:placeholder>
        </w:sdtPr>
        <w:sdtEndPr/>
        <w:sdtContent>
          <w:r w:rsidR="00677062" w:rsidRPr="00677062">
            <w:rPr>
              <w:rFonts w:ascii="Times New Roman" w:eastAsia="Times New Roman" w:hAnsi="Times New Roman" w:cs="Times New Roman"/>
              <w:color w:val="000000"/>
            </w:rPr>
            <w:t>[70]</w:t>
          </w:r>
        </w:sdtContent>
      </w:sdt>
      <w:r>
        <w:rPr>
          <w:rFonts w:ascii="Times New Roman" w:hAnsi="Times New Roman" w:cs="Times New Roman"/>
        </w:rPr>
        <w:t>.</w:t>
      </w:r>
    </w:p>
    <w:p w14:paraId="1B1FDF9B" w14:textId="03DA7E51" w:rsidR="00217799"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The hybrid E/M and W/O states have both been associated with elevated metastatic potentials, suggesting cancer cells can maximize their overall aggressiveness by acquiring flexibility in both EMT and metabolism. Therefore, deciphering the crosstalk stabiliz</w:t>
      </w:r>
      <w:r w:rsidR="0024617F">
        <w:rPr>
          <w:rFonts w:ascii="Times New Roman" w:hAnsi="Times New Roman" w:cs="Times New Roman"/>
        </w:rPr>
        <w:t>ing</w:t>
      </w:r>
      <w:r>
        <w:rPr>
          <w:rFonts w:ascii="Times New Roman" w:hAnsi="Times New Roman" w:cs="Times New Roman"/>
        </w:rPr>
        <w:t xml:space="preserve"> the coupled hybrid-hybrid state can indicate critical targets for anti-metastasis therapies. We found that (1) the E/M-W/O state can be stabilized by a single crosstalk mediated by </w:t>
      </w:r>
      <w:r w:rsidRPr="00C9444E">
        <w:rPr>
          <w:rFonts w:ascii="Times New Roman" w:hAnsi="Times New Roman" w:cs="Times New Roman"/>
        </w:rPr>
        <w:t>miR</w:t>
      </w:r>
      <w:r>
        <w:rPr>
          <w:rFonts w:ascii="Times New Roman" w:hAnsi="Times New Roman" w:cs="Times New Roman"/>
        </w:rPr>
        <w:t xml:space="preserve">-34 or two antagonistic </w:t>
      </w:r>
      <w:proofErr w:type="spellStart"/>
      <w:r>
        <w:rPr>
          <w:rFonts w:ascii="Times New Roman" w:hAnsi="Times New Roman" w:cs="Times New Roman"/>
        </w:rPr>
        <w:t>crosstalks</w:t>
      </w:r>
      <w:proofErr w:type="spellEnd"/>
      <w:r>
        <w:rPr>
          <w:rFonts w:ascii="Times New Roman" w:hAnsi="Times New Roman" w:cs="Times New Roman"/>
        </w:rPr>
        <w:t xml:space="preserve"> regulating the EMT network;</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 suggest a degree of consistency in how EMT drives metabolic reprogramming, and vice versa; (</w:t>
      </w:r>
      <w:r w:rsidR="00635133">
        <w:rPr>
          <w:rFonts w:ascii="Times New Roman" w:hAnsi="Times New Roman" w:cs="Times New Roman"/>
        </w:rPr>
        <w:t>3</w:t>
      </w:r>
      <w:r>
        <w:rPr>
          <w:rFonts w:ascii="Times New Roman" w:hAnsi="Times New Roman" w:cs="Times New Roman"/>
        </w:rPr>
        <w:t>) if crosstalk is bidirectional, it is possible to enable on</w:t>
      </w:r>
      <w:r w:rsidR="0073621B">
        <w:rPr>
          <w:rFonts w:ascii="Times New Roman" w:hAnsi="Times New Roman" w:cs="Times New Roman"/>
        </w:rPr>
        <w:t>ly</w:t>
      </w:r>
      <w:r>
        <w:rPr>
          <w:rFonts w:ascii="Times New Roman" w:hAnsi="Times New Roman" w:cs="Times New Roman"/>
        </w:rPr>
        <w:t xml:space="preserve"> the E/M-W/O state and this stabilization can be facilitated even under conditions when the individual core circuits do not generate hybrid states; (</w:t>
      </w:r>
      <w:r w:rsidR="00635133">
        <w:rPr>
          <w:rFonts w:ascii="Times New Roman" w:hAnsi="Times New Roman" w:cs="Times New Roman"/>
        </w:rPr>
        <w:t>4</w:t>
      </w:r>
      <w:r>
        <w:rPr>
          <w:rFonts w:ascii="Times New Roman" w:hAnsi="Times New Roman" w:cs="Times New Roman"/>
        </w:rPr>
        <w:t xml:space="preserve">) </w:t>
      </w:r>
      <w:r w:rsidRPr="00C9444E">
        <w:rPr>
          <w:rFonts w:ascii="Times New Roman" w:hAnsi="Times New Roman" w:cs="Times New Roman"/>
        </w:rPr>
        <w:t xml:space="preserve">to </w:t>
      </w:r>
      <w:r w:rsidR="00F251E4">
        <w:rPr>
          <w:rFonts w:ascii="Times New Roman" w:hAnsi="Times New Roman" w:cs="Times New Roman"/>
        </w:rPr>
        <w:t>enable only</w:t>
      </w:r>
      <w:r w:rsidRPr="00C9444E">
        <w:rPr>
          <w:rFonts w:ascii="Times New Roman" w:hAnsi="Times New Roman" w:cs="Times New Roman"/>
        </w:rPr>
        <w:t xml:space="preserve"> the hybrid E/M-W/O, our results indicate a progression </w:t>
      </w:r>
      <w:r w:rsidR="005D59C3">
        <w:rPr>
          <w:rFonts w:ascii="Times New Roman" w:hAnsi="Times New Roman" w:cs="Times New Roman"/>
        </w:rPr>
        <w:t xml:space="preserve">of coupled states </w:t>
      </w:r>
      <w:r w:rsidRPr="00C9444E">
        <w:rPr>
          <w:rFonts w:ascii="Times New Roman" w:hAnsi="Times New Roman" w:cs="Times New Roman"/>
        </w:rPr>
        <w:t>must be followed.</w:t>
      </w:r>
      <w:r>
        <w:rPr>
          <w:rFonts w:ascii="Times New Roman" w:hAnsi="Times New Roman" w:cs="Times New Roman"/>
        </w:rPr>
        <w:t xml:space="preserve"> Together, the results highlight the </w:t>
      </w:r>
      <w:r w:rsidR="000B5DC6">
        <w:rPr>
          <w:rFonts w:ascii="Times New Roman" w:hAnsi="Times New Roman" w:cs="Times New Roman"/>
        </w:rPr>
        <w:t>vital role</w:t>
      </w:r>
      <w:r>
        <w:rPr>
          <w:rFonts w:ascii="Times New Roman" w:hAnsi="Times New Roman" w:cs="Times New Roman"/>
        </w:rPr>
        <w:t xml:space="preserve"> of the EMT-metabolism crosstalk in mediating cancer metastasis.</w:t>
      </w:r>
    </w:p>
    <w:p w14:paraId="658DD819" w14:textId="0C4EBC0F"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metabolic reprogramming can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w:t>
      </w:r>
      <w:r w:rsidR="000B5DC6">
        <w:rPr>
          <w:rFonts w:ascii="Times New Roman" w:hAnsi="Times New Roman" w:cs="Times New Roman"/>
        </w:rPr>
        <w:t xml:space="preserve">stabilizing of </w:t>
      </w:r>
      <w:r w:rsidRPr="00C9444E">
        <w:rPr>
          <w:rFonts w:ascii="Times New Roman" w:hAnsi="Times New Roman" w:cs="Times New Roman"/>
        </w:rPr>
        <w:t xml:space="preserve">the most aggressive E/M-W/O </w:t>
      </w:r>
      <w:r>
        <w:rPr>
          <w:rFonts w:ascii="Times New Roman" w:hAnsi="Times New Roman" w:cs="Times New Roman"/>
        </w:rPr>
        <w:t>state</w:t>
      </w:r>
      <w:r w:rsidRPr="00C9444E">
        <w:rPr>
          <w:rFonts w:ascii="Times New Roman" w:hAnsi="Times New Roman" w:cs="Times New Roman"/>
        </w:rPr>
        <w:t xml:space="preserve">.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 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coupled state)</w:t>
      </w:r>
      <w:r>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 xml:space="preserve">then </w:t>
      </w:r>
      <w:r w:rsidRPr="00C9444E">
        <w:rPr>
          <w:rFonts w:ascii="Times New Roman" w:hAnsi="Times New Roman" w:cs="Times New Roman"/>
        </w:rPr>
        <w:t>begi</w:t>
      </w:r>
      <w:r>
        <w:rPr>
          <w:rFonts w:ascii="Times New Roman" w:hAnsi="Times New Roman" w:cs="Times New Roman"/>
        </w:rPr>
        <w:t>n</w:t>
      </w:r>
      <w:r w:rsidRPr="00C9444E">
        <w:rPr>
          <w:rFonts w:ascii="Times New Roman" w:hAnsi="Times New Roman" w:cs="Times New Roman"/>
        </w:rPr>
        <w:t>n</w:t>
      </w:r>
      <w:r>
        <w:rPr>
          <w:rFonts w:ascii="Times New Roman" w:hAnsi="Times New Roman" w:cs="Times New Roman"/>
        </w:rPr>
        <w:t>ing</w:t>
      </w:r>
      <w:r w:rsidRPr="00C9444E">
        <w:rPr>
          <w:rFonts w:ascii="Times New Roman" w:hAnsi="Times New Roman" w:cs="Times New Roman"/>
        </w:rPr>
        <w:t xml:space="preserve"> EMT</w:t>
      </w:r>
      <w:r>
        <w:rPr>
          <w:rFonts w:ascii="Times New Roman" w:hAnsi="Times New Roman" w:cs="Times New Roman"/>
        </w:rPr>
        <w:t xml:space="preserve"> and finally s</w:t>
      </w:r>
      <w:r w:rsidRPr="00C9444E">
        <w:rPr>
          <w:rFonts w:ascii="Times New Roman" w:hAnsi="Times New Roman" w:cs="Times New Roman"/>
        </w:rPr>
        <w:t>tabiliz</w:t>
      </w:r>
      <w:r>
        <w:rPr>
          <w:rFonts w:ascii="Times New Roman" w:hAnsi="Times New Roman" w:cs="Times New Roman"/>
        </w:rPr>
        <w:t>ing</w:t>
      </w:r>
      <w:r w:rsidRPr="00C9444E">
        <w:rPr>
          <w:rFonts w:ascii="Times New Roman" w:hAnsi="Times New Roman" w:cs="Times New Roman"/>
        </w:rPr>
        <w:t xml:space="preserve"> in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w:t>
      </w:r>
      <w:proofErr w:type="gramStart"/>
      <w:r w:rsidRPr="00C9444E">
        <w:rPr>
          <w:rFonts w:ascii="Times New Roman" w:hAnsi="Times New Roman" w:cs="Times New Roman"/>
        </w:rPr>
        <w:t>is increased</w:t>
      </w:r>
      <w:proofErr w:type="gramEnd"/>
      <w:r w:rsidRPr="00C9444E">
        <w:rPr>
          <w:rFonts w:ascii="Times New Roman" w:hAnsi="Times New Roman" w:cs="Times New Roman"/>
        </w:rPr>
        <w:t xml:space="preserve">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w:t>
      </w:r>
      <w:proofErr w:type="gramStart"/>
      <w:r>
        <w:rPr>
          <w:rFonts w:ascii="Times New Roman" w:hAnsi="Times New Roman" w:cs="Times New Roman"/>
        </w:rPr>
        <w:t>possible explanation</w:t>
      </w:r>
      <w:proofErr w:type="gramEnd"/>
      <w:r>
        <w:rPr>
          <w:rFonts w:ascii="Times New Roman" w:hAnsi="Times New Roman" w:cs="Times New Roman"/>
        </w:rPr>
        <w:t xml:space="preserve"> for the mutual activation of metabolic reprogramming and EMT, depending on the initiating signal. </w:t>
      </w:r>
    </w:p>
    <w:p w14:paraId="2161B968" w14:textId="2837842D"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proofErr w:type="gramStart"/>
      <w:r w:rsidRPr="00711EA7">
        <w:rPr>
          <w:rFonts w:ascii="Times New Roman" w:hAnsi="Times New Roman" w:cs="Times New Roman"/>
        </w:rPr>
        <w:t>that all else being equal, undergoing</w:t>
      </w:r>
      <w:proofErr w:type="gramEnd"/>
      <w:r w:rsidRPr="00711EA7">
        <w:rPr>
          <w:rFonts w:ascii="Times New Roman" w:hAnsi="Times New Roman" w:cs="Times New Roman"/>
        </w:rPr>
        <w:t xml:space="preserve"> EMT tends to correlate with using additional glycolysis</w:t>
      </w:r>
      <w:r w:rsidR="00711EA7" w:rsidRPr="00711EA7">
        <w:rPr>
          <w:rFonts w:ascii="Times New Roman" w:hAnsi="Times New Roman" w:cs="Times New Roman"/>
        </w:rPr>
        <w:t>, in</w:t>
      </w:r>
      <w:r w:rsidRPr="00711EA7">
        <w:rPr>
          <w:rFonts w:ascii="Times New Roman" w:hAnsi="Times New Roman" w:cs="Times New Roman"/>
        </w:rPr>
        <w:t xml:space="preserve"> </w:t>
      </w:r>
      <w:r w:rsidR="00677062" w:rsidRPr="00711EA7">
        <w:rPr>
          <w:rFonts w:ascii="Times New Roman" w:hAnsi="Times New Roman" w:cs="Times New Roman"/>
        </w:rPr>
        <w:t>qualitative</w:t>
      </w:r>
      <w:r w:rsidR="00677062">
        <w:rPr>
          <w:rFonts w:ascii="Times New Roman" w:hAnsi="Times New Roman" w:cs="Times New Roman"/>
        </w:rPr>
        <w:t xml:space="preserve"> agreement</w:t>
      </w:r>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r w:rsidR="00677062" w:rsidRPr="00677062">
            <w:rPr>
              <w:rFonts w:ascii="Times New Roman" w:eastAsia="Times New Roman" w:hAnsi="Times New Roman" w:cs="Times New Roman"/>
              <w:color w:val="000000"/>
            </w:rPr>
            <w:t>[29,70]</w:t>
          </w:r>
        </w:sdtContent>
      </w:sdt>
      <w:r w:rsidRPr="00C9444E">
        <w:rPr>
          <w:rFonts w:ascii="Times New Roman" w:hAnsi="Times New Roman" w:cs="Times New Roman"/>
        </w:rPr>
        <w:t xml:space="preserve">. </w:t>
      </w:r>
      <w:r w:rsidR="00514A0F">
        <w:rPr>
          <w:rFonts w:ascii="Times New Roman" w:hAnsi="Times New Roman" w:cs="Times New Roman"/>
        </w:rPr>
        <w:t xml:space="preserve">We find that HIF-1 (a marker of glycolysis) is strongly associated with EMT, suggesting the E/M state can </w:t>
      </w:r>
      <w:proofErr w:type="gramStart"/>
      <w:r w:rsidR="00514A0F">
        <w:rPr>
          <w:rFonts w:ascii="Times New Roman" w:hAnsi="Times New Roman" w:cs="Times New Roman"/>
        </w:rPr>
        <w:t>be stabilized</w:t>
      </w:r>
      <w:proofErr w:type="gramEnd"/>
      <w:r w:rsidR="00514A0F">
        <w:rPr>
          <w:rFonts w:ascii="Times New Roman" w:hAnsi="Times New Roman" w:cs="Times New Roman"/>
        </w:rPr>
        <w:t xml:space="preserve"> in HIF-1 (glycolysis) is upregulated. Additionally, our model predicts the coupling of the hybrid E/M state and high glycolysis/high OXPHOS (W/O). </w:t>
      </w:r>
      <w:r w:rsidR="00AF18A7">
        <w:rPr>
          <w:rFonts w:ascii="Times New Roman" w:hAnsi="Times New Roman" w:cs="Times New Roman"/>
        </w:rPr>
        <w:t xml:space="preserve">Notably, in its current form, our model is unable to explain the cases wherein low glycolysis metabolism is correlated with EMT. However, extending the model to explicitly include the coupling with the metabolic pathways </w:t>
      </w:r>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r w:rsidR="00AF18A7" w:rsidRPr="00677062">
            <w:rPr>
              <w:rFonts w:ascii="Times New Roman" w:eastAsia="Times New Roman" w:hAnsi="Times New Roman" w:cs="Times New Roman"/>
              <w:color w:val="000000"/>
            </w:rPr>
            <w:t>[73]</w:t>
          </w:r>
        </w:sdtContent>
      </w:sdt>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r w:rsidR="00AF18A7" w:rsidRPr="00677062">
            <w:rPr>
              <w:rFonts w:ascii="Times New Roman" w:eastAsia="Times New Roman" w:hAnsi="Times New Roman" w:cs="Times New Roman"/>
              <w:color w:val="000000"/>
            </w:rPr>
            <w:t>[70]</w:t>
          </w:r>
        </w:sdtContent>
      </w:sdt>
      <w:r w:rsidR="00AF18A7">
        <w:rPr>
          <w:rFonts w:ascii="Times New Roman" w:hAnsi="Times New Roman" w:cs="Times New Roman"/>
        </w:rPr>
        <w:t>.</w:t>
      </w:r>
    </w:p>
    <w:p w14:paraId="0DA82D06" w14:textId="28E9AE92"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w:t>
      </w:r>
      <w:proofErr w:type="gramStart"/>
      <w:r w:rsidRPr="00C9444E">
        <w:rPr>
          <w:rFonts w:ascii="Times New Roman" w:hAnsi="Times New Roman" w:cs="Times New Roman"/>
        </w:rPr>
        <w:t>somewhat surprising</w:t>
      </w:r>
      <w:proofErr w:type="gramEnd"/>
      <w:r w:rsidRPr="00C9444E">
        <w:rPr>
          <w:rFonts w:ascii="Times New Roman" w:hAnsi="Times New Roman" w:cs="Times New Roman"/>
        </w:rPr>
        <w:t xml:space="preserve">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r w:rsidR="00677062" w:rsidRPr="00677062">
            <w:rPr>
              <w:rFonts w:ascii="Times New Roman" w:eastAsia="Times New Roman" w:hAnsi="Times New Roman" w:cs="Times New Roman"/>
              <w:color w:val="000000"/>
            </w:rPr>
            <w:t>[72]</w:t>
          </w:r>
        </w:sdtContent>
      </w:sdt>
      <w:r w:rsidRPr="00C9444E">
        <w:rPr>
          <w:rFonts w:ascii="Times New Roman" w:hAnsi="Times New Roman" w:cs="Times New Roman"/>
        </w:rPr>
        <w:t xml:space="preserve"> and references therein). However, this finding is consistent with the general idea that moving from E to E/M </w:t>
      </w:r>
      <w:proofErr w:type="gramStart"/>
      <w:r w:rsidRPr="00C9444E">
        <w:rPr>
          <w:rFonts w:ascii="Times New Roman" w:hAnsi="Times New Roman" w:cs="Times New Roman"/>
        </w:rPr>
        <w:t>is connected with</w:t>
      </w:r>
      <w:proofErr w:type="gramEnd"/>
      <w:r w:rsidRPr="00C9444E">
        <w:rPr>
          <w:rFonts w:ascii="Times New Roman" w:hAnsi="Times New Roman" w:cs="Times New Roman"/>
        </w:rPr>
        <w:t xml:space="preserve">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that this tendency might be over-ridden for cells that </w:t>
      </w:r>
      <w:proofErr w:type="gramStart"/>
      <w:r w:rsidRPr="003E5949">
        <w:rPr>
          <w:rFonts w:ascii="Times New Roman" w:hAnsi="Times New Roman" w:cs="Times New Roman"/>
        </w:rPr>
        <w:t xml:space="preserve">actually </w:t>
      </w:r>
      <w:r w:rsidR="00616002">
        <w:rPr>
          <w:rFonts w:ascii="Times New Roman" w:hAnsi="Times New Roman" w:cs="Times New Roman"/>
        </w:rPr>
        <w:t>require</w:t>
      </w:r>
      <w:proofErr w:type="gramEnd"/>
      <w:r w:rsidR="00616002">
        <w:rPr>
          <w:rFonts w:ascii="Times New Roman" w:hAnsi="Times New Roman" w:cs="Times New Roman"/>
        </w:rPr>
        <w:t xml:space="preserv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 is that the basic Warburg effect corresponds to the transition between E-O to E-W/O when cells first become malignant and then as the cells undergo EMT they tend to switch to </w:t>
      </w:r>
      <w:proofErr w:type="gramStart"/>
      <w:r w:rsidRPr="003E5949">
        <w:rPr>
          <w:rFonts w:ascii="Times New Roman" w:hAnsi="Times New Roman" w:cs="Times New Roman"/>
        </w:rPr>
        <w:t>more and more</w:t>
      </w:r>
      <w:proofErr w:type="gramEnd"/>
      <w:r w:rsidRPr="003E5949">
        <w:rPr>
          <w:rFonts w:ascii="Times New Roman" w:hAnsi="Times New Roman" w:cs="Times New Roman"/>
        </w:rPr>
        <w:t xml:space="preserve"> W until reaching a mesenchymal-like E/M state with </w:t>
      </w:r>
      <w:r>
        <w:rPr>
          <w:rFonts w:ascii="Times New Roman" w:hAnsi="Times New Roman" w:cs="Times New Roman"/>
        </w:rPr>
        <w:t xml:space="preserve">mostly </w:t>
      </w:r>
      <w:r w:rsidRPr="003E5949">
        <w:rPr>
          <w:rFonts w:ascii="Times New Roman" w:hAnsi="Times New Roman" w:cs="Times New Roman"/>
        </w:rPr>
        <w:t xml:space="preserve">W. Then as cells become even more mesenchymal and fully differentiated, they </w:t>
      </w:r>
      <w:proofErr w:type="gramStart"/>
      <w:r w:rsidRPr="003E5949">
        <w:rPr>
          <w:rFonts w:ascii="Times New Roman" w:hAnsi="Times New Roman" w:cs="Times New Roman"/>
        </w:rPr>
        <w:t>revert back</w:t>
      </w:r>
      <w:proofErr w:type="gramEnd"/>
      <w:r w:rsidRPr="003E5949">
        <w:rPr>
          <w:rFonts w:ascii="Times New Roman" w:hAnsi="Times New Roman" w:cs="Times New Roman"/>
        </w:rPr>
        <w:t xml:space="preserve"> to using mostly OXPHOS.</w:t>
      </w:r>
      <w:r w:rsidRPr="00C9444E">
        <w:rPr>
          <w:rFonts w:ascii="Times New Roman" w:hAnsi="Times New Roman" w:cs="Times New Roman"/>
        </w:rPr>
        <w:t xml:space="preserve"> </w:t>
      </w:r>
      <w:r>
        <w:rPr>
          <w:rFonts w:ascii="Times New Roman" w:hAnsi="Times New Roman" w:cs="Times New Roman"/>
        </w:rPr>
        <w:t>The connection between EMT and metabolism may also depend on external signals other than EMT-inducing signals that act on SNAIL, such as the level of oxygen in the TME. For example, m</w:t>
      </w:r>
      <w:r w:rsidRPr="00C9444E">
        <w:rPr>
          <w:rFonts w:ascii="Times New Roman" w:hAnsi="Times New Roman" w:cs="Times New Roman"/>
        </w:rPr>
        <w:t xml:space="preserve">esenchymal cells that reduce proliferation and </w:t>
      </w:r>
      <w:proofErr w:type="gramStart"/>
      <w:r w:rsidRPr="00C9444E">
        <w:rPr>
          <w:rFonts w:ascii="Times New Roman" w:hAnsi="Times New Roman" w:cs="Times New Roman"/>
        </w:rPr>
        <w:t>have to</w:t>
      </w:r>
      <w:proofErr w:type="gramEnd"/>
      <w:r w:rsidRPr="00C9444E">
        <w:rPr>
          <w:rFonts w:ascii="Times New Roman" w:hAnsi="Times New Roman" w:cs="Times New Roman"/>
        </w:rPr>
        <w:t xml:space="preserve"> traverse the ECM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Resolution of this issue must await a more precise idea of the phrase ‘all else being equal</w:t>
      </w:r>
      <w:proofErr w:type="gramStart"/>
      <w:r w:rsidRPr="00C9444E">
        <w:rPr>
          <w:rFonts w:ascii="Times New Roman" w:hAnsi="Times New Roman" w:cs="Times New Roman"/>
        </w:rPr>
        <w:t>”.</w:t>
      </w:r>
      <w:proofErr w:type="gramEnd"/>
    </w:p>
    <w:p w14:paraId="07D405EA" w14:textId="6FEE8BE3"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w:t>
      </w:r>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w:t>
      </w:r>
      <w:r>
        <w:rPr>
          <w:rFonts w:ascii="Times New Roman" w:hAnsi="Times New Roman" w:cs="Times New Roman"/>
        </w:rPr>
        <w:t xml:space="preserve"> For instance, replacing mtROS with noxROS can prevent the system from enabling only the E/M-W/O state.</w:t>
      </w:r>
      <w:r w:rsidRPr="00C9444E">
        <w:rPr>
          <w:rFonts w:ascii="Times New Roman" w:hAnsi="Times New Roman" w:cs="Times New Roman"/>
        </w:rPr>
        <w:t xml:space="preserve"> In agreement with our results, recent experimental work has posited that </w:t>
      </w:r>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r w:rsidR="00677062" w:rsidRPr="00677062">
            <w:rPr>
              <w:rFonts w:ascii="Times New Roman" w:eastAsia="Times New Roman" w:hAnsi="Times New Roman" w:cs="Times New Roman"/>
              <w:color w:val="000000"/>
            </w:rPr>
            <w:t>[74]</w:t>
          </w:r>
        </w:sdtContent>
      </w:sdt>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470950176"/>
          <w:placeholder>
            <w:docPart w:val="B50DDFE55F7F43B0A7392A527DDC6C27"/>
          </w:placeholder>
        </w:sdtPr>
        <w:sdtEndPr/>
        <w:sdtContent>
          <w:r w:rsidR="00677062" w:rsidRPr="00677062">
            <w:rPr>
              <w:rFonts w:ascii="Times New Roman" w:eastAsia="Times New Roman" w:hAnsi="Times New Roman" w:cs="Times New Roman"/>
              <w:color w:val="000000"/>
            </w:rPr>
            <w:t>[75,76]</w:t>
          </w:r>
        </w:sdtContent>
      </w:sdt>
      <w:r>
        <w:rPr>
          <w:rFonts w:ascii="Times New Roman" w:hAnsi="Times New Roman" w:cs="Times New Roman"/>
        </w:rPr>
        <w:t xml:space="preserve">, and has a much </w:t>
      </w:r>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r w:rsidR="00677062" w:rsidRPr="00677062">
            <w:rPr>
              <w:rFonts w:ascii="Times New Roman" w:eastAsia="Times New Roman" w:hAnsi="Times New Roman" w:cs="Times New Roman"/>
              <w:color w:val="000000"/>
            </w:rPr>
            <w:t>[52,74]</w:t>
          </w:r>
        </w:sdtContent>
      </w:sdt>
      <w:r w:rsidRPr="00C9444E">
        <w:rPr>
          <w:rFonts w:ascii="Times New Roman" w:hAnsi="Times New Roman" w:cs="Times New Roman"/>
        </w:rPr>
        <w:t xml:space="preserve">. </w:t>
      </w:r>
      <w:r>
        <w:rPr>
          <w:rFonts w:ascii="Times New Roman" w:hAnsi="Times New Roman" w:cs="Times New Roman"/>
        </w:rPr>
        <w:t>Another important regulator of both metabolism and EMT is HIF-1. I</w:t>
      </w:r>
      <w:r w:rsidRPr="00C9444E">
        <w:rPr>
          <w:rFonts w:ascii="Times New Roman" w:hAnsi="Times New Roman" w:cs="Times New Roman"/>
        </w:rPr>
        <w:t xml:space="preserve">t is </w:t>
      </w:r>
      <w:proofErr w:type="gramStart"/>
      <w:r w:rsidRPr="00C9444E">
        <w:rPr>
          <w:rFonts w:ascii="Times New Roman" w:hAnsi="Times New Roman" w:cs="Times New Roman"/>
        </w:rPr>
        <w:t>generally accepted</w:t>
      </w:r>
      <w:proofErr w:type="gramEnd"/>
      <w:r w:rsidRPr="00C9444E">
        <w:rPr>
          <w:rFonts w:ascii="Times New Roman" w:hAnsi="Times New Roman" w:cs="Times New Roman"/>
        </w:rPr>
        <w:t xml:space="preserve"> that HIF-1 is </w:t>
      </w:r>
      <w:r>
        <w:rPr>
          <w:rFonts w:ascii="Times New Roman" w:hAnsi="Times New Roman" w:cs="Times New Roman"/>
        </w:rPr>
        <w:t xml:space="preserve">a master regulator of glycolysis </w:t>
      </w:r>
      <w:sdt>
        <w:sdtPr>
          <w:rPr>
            <w:rFonts w:ascii="Times New Roman" w:hAnsi="Times New Roman" w:cs="Times New Roman"/>
          </w:rPr>
          <w:alias w:val="SmartCite Citation"/>
          <w:tag w:val="703cb261-b0c2-4f52-8c43-8dc408bf3954:6cc44a93-ce4c-4726-ae15-cb90901ea48a+"/>
          <w:id w:val="686329286"/>
          <w:placeholder>
            <w:docPart w:val="45DCDBB2AA904D4EA1C22D94274F758C"/>
          </w:placeholder>
        </w:sdtPr>
        <w:sdtEndPr/>
        <w:sdtContent>
          <w:r w:rsidR="00677062" w:rsidRPr="00677062">
            <w:rPr>
              <w:rFonts w:ascii="Times New Roman" w:eastAsia="Times New Roman" w:hAnsi="Times New Roman" w:cs="Times New Roman"/>
              <w:color w:val="000000"/>
            </w:rPr>
            <w:t>[22]</w:t>
          </w:r>
        </w:sdtContent>
      </w:sdt>
      <w:r w:rsidRPr="00C9444E">
        <w:rPr>
          <w:rFonts w:ascii="Times New Roman" w:hAnsi="Times New Roman" w:cs="Times New Roman"/>
        </w:rPr>
        <w:t xml:space="preserve"> and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042935824"/>
          <w:placeholder>
            <w:docPart w:val="B50DDFE55F7F43B0A7392A527DDC6C27"/>
          </w:placeholder>
        </w:sdtPr>
        <w:sdtEndPr/>
        <w:sdtContent>
          <w:r w:rsidR="00677062" w:rsidRPr="00677062">
            <w:rPr>
              <w:rFonts w:ascii="Times New Roman" w:eastAsia="Times New Roman" w:hAnsi="Times New Roman" w:cs="Times New Roman"/>
              <w:color w:val="000000"/>
            </w:rPr>
            <w:t>[9]</w:t>
          </w:r>
        </w:sdtContent>
      </w:sdt>
      <w:r>
        <w:rPr>
          <w:rFonts w:ascii="Times New Roman" w:hAnsi="Times New Roman" w:cs="Times New Roman"/>
        </w:rPr>
        <w:t xml:space="preserve">. </w:t>
      </w:r>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results suggest the mtROS/HIF-1 axis is critical to stabiliz</w:t>
      </w:r>
      <w:r w:rsidR="006763D8">
        <w:rPr>
          <w:rFonts w:ascii="Times New Roman" w:hAnsi="Times New Roman" w:cs="Times New Roman"/>
        </w:rPr>
        <w:t>ing</w:t>
      </w:r>
      <w:r w:rsidRPr="00C645EB">
        <w:rPr>
          <w:rFonts w:ascii="Times New Roman" w:hAnsi="Times New Roman" w:cs="Times New Roman"/>
        </w:rPr>
        <w:t xml:space="preserve"> the </w:t>
      </w:r>
      <w:proofErr w:type="gramStart"/>
      <w:r w:rsidRPr="00C645EB">
        <w:rPr>
          <w:rFonts w:ascii="Times New Roman" w:hAnsi="Times New Roman" w:cs="Times New Roman"/>
        </w:rPr>
        <w:t>highly aggressive</w:t>
      </w:r>
      <w:proofErr w:type="gramEnd"/>
      <w:r w:rsidRPr="00C645EB">
        <w:rPr>
          <w:rFonts w:ascii="Times New Roman" w:hAnsi="Times New Roman" w:cs="Times New Roman"/>
        </w:rPr>
        <w:t xml:space="preserve"> coupled E/M-W/O state. The connection between the mtROS/HIF-1 axis</w:t>
      </w:r>
      <w:r w:rsidR="00C645EB" w:rsidRPr="00C645EB">
        <w:rPr>
          <w:rFonts w:ascii="Times New Roman" w:hAnsi="Times New Roman" w:cs="Times New Roman"/>
        </w:rPr>
        <w:t xml:space="preserve"> (via the accumulation of mtROS enhancing HIF-1 stability)</w:t>
      </w:r>
      <w:r w:rsidRPr="00C645EB">
        <w:rPr>
          <w:rFonts w:ascii="Times New Roman" w:hAnsi="Times New Roman" w:cs="Times New Roman"/>
        </w:rPr>
        <w:t xml:space="preserve"> and</w:t>
      </w:r>
      <w:r w:rsidR="00C645EB" w:rsidRPr="00C645EB">
        <w:rPr>
          <w:rFonts w:ascii="Times New Roman" w:hAnsi="Times New Roman" w:cs="Times New Roman"/>
        </w:rPr>
        <w:t xml:space="preserve"> hypoxia-induced</w:t>
      </w:r>
      <w:r w:rsidRPr="00C645EB">
        <w:rPr>
          <w:rFonts w:ascii="Times New Roman" w:hAnsi="Times New Roman" w:cs="Times New Roman"/>
        </w:rPr>
        <w:t xml:space="preserve"> cancer aggressiveness has also </w:t>
      </w:r>
      <w:proofErr w:type="gramStart"/>
      <w:r w:rsidRPr="00C645EB">
        <w:rPr>
          <w:rFonts w:ascii="Times New Roman" w:hAnsi="Times New Roman" w:cs="Times New Roman"/>
        </w:rPr>
        <w:t>been indicated</w:t>
      </w:r>
      <w:proofErr w:type="gramEnd"/>
      <w:r w:rsidRPr="00C645EB"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r w:rsidR="00677062" w:rsidRPr="00677062">
            <w:rPr>
              <w:rFonts w:ascii="Times New Roman" w:eastAsia="Times New Roman" w:hAnsi="Times New Roman" w:cs="Times New Roman"/>
              <w:color w:val="000000"/>
            </w:rPr>
            <w:t>[77]</w:t>
          </w:r>
        </w:sdtContent>
      </w:sdt>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proofErr w:type="gramStart"/>
      <w:r>
        <w:rPr>
          <w:rFonts w:ascii="Times New Roman" w:hAnsi="Times New Roman" w:cs="Times New Roman"/>
        </w:rPr>
        <w:t>are</w:t>
      </w:r>
      <w:r w:rsidRPr="00C9444E">
        <w:rPr>
          <w:rFonts w:ascii="Times New Roman" w:hAnsi="Times New Roman" w:cs="Times New Roman"/>
        </w:rPr>
        <w:t xml:space="preserve"> controlled</w:t>
      </w:r>
      <w:proofErr w:type="gramEnd"/>
      <w:r w:rsidRPr="00C9444E">
        <w:rPr>
          <w:rFonts w:ascii="Times New Roman" w:hAnsi="Times New Roman" w:cs="Times New Roman"/>
        </w:rPr>
        <w:t xml:space="preserve">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r w:rsidR="00677062" w:rsidRPr="00677062">
            <w:rPr>
              <w:rFonts w:ascii="Times New Roman" w:eastAsia="Times New Roman" w:hAnsi="Times New Roman" w:cs="Times New Roman"/>
              <w:color w:val="000000"/>
            </w:rPr>
            <w:t>[78]</w:t>
          </w:r>
        </w:sdtContent>
      </w:sdt>
      <w:r w:rsidRPr="00C9444E">
        <w:rPr>
          <w:rFonts w:ascii="Times New Roman" w:hAnsi="Times New Roman" w:cs="Times New Roman"/>
        </w:rPr>
        <w:t xml:space="preserve">. </w:t>
      </w:r>
      <w:r>
        <w:rPr>
          <w:rFonts w:ascii="Times New Roman" w:hAnsi="Times New Roman" w:cs="Times New Roman"/>
        </w:rPr>
        <w:t xml:space="preserve">While we have tried to ensure our parameters are within biologically relevant ranges (utilizing values from literature whenever available), one limitation of this study is knowing how these results translate to experimental cancer studies. </w:t>
      </w:r>
      <w:r w:rsidR="006763D8">
        <w:rPr>
          <w:rFonts w:ascii="Times New Roman" w:hAnsi="Times New Roman" w:cs="Times New Roman"/>
        </w:rPr>
        <w:t>Thus</w:t>
      </w:r>
      <w:r>
        <w:rPr>
          <w:rFonts w:ascii="Times New Roman" w:hAnsi="Times New Roman" w:cs="Times New Roman"/>
        </w:rPr>
        <w:t>,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w:t>
      </w:r>
      <w:proofErr w:type="gramStart"/>
      <w:r w:rsidRPr="00C9444E">
        <w:rPr>
          <w:rFonts w:ascii="Times New Roman" w:hAnsi="Times New Roman" w:cs="Times New Roman"/>
        </w:rPr>
        <w:t>tested</w:t>
      </w:r>
      <w:proofErr w:type="gramEnd"/>
      <w:r w:rsidRPr="00C9444E">
        <w:rPr>
          <w:rFonts w:ascii="Times New Roman" w:hAnsi="Times New Roman" w:cs="Times New Roman"/>
        </w:rPr>
        <w:t xml:space="preserve">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580C674E"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that incorporating additional pathways</w:t>
      </w:r>
      <w:r>
        <w:rPr>
          <w:rFonts w:ascii="Times New Roman" w:hAnsi="Times New Roman" w:cs="Times New Roman"/>
        </w:rPr>
        <w:t xml:space="preserve"> especially the ones that regulate cell motility,</w:t>
      </w:r>
      <w:r w:rsidRPr="00C9444E">
        <w:rPr>
          <w:rFonts w:ascii="Times New Roman" w:hAnsi="Times New Roman" w:cs="Times New Roman"/>
        </w:rPr>
        <w:t xml:space="preserve"> may be necessary to improve our understanding of </w:t>
      </w:r>
      <w:r>
        <w:rPr>
          <w:rFonts w:ascii="Times New Roman" w:hAnsi="Times New Roman" w:cs="Times New Roman"/>
        </w:rPr>
        <w:t>EMT-metabolism coupling</w:t>
      </w:r>
      <w:r w:rsidRPr="00C9444E">
        <w:rPr>
          <w:rFonts w:ascii="Times New Roman" w:hAnsi="Times New Roman" w:cs="Times New Roman"/>
        </w:rPr>
        <w:t xml:space="preserve">. </w:t>
      </w:r>
      <w:r>
        <w:rPr>
          <w:rFonts w:ascii="Times New Roman" w:hAnsi="Times New Roman" w:cs="Times New Roman"/>
        </w:rPr>
        <w:t xml:space="preserve">Previous work has shown that cancer cells can transition from collective migration of E/M cells to individual migration via amoeboid cells, via the regulation of the RHO-ROCK signaling network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r w:rsidR="00677062" w:rsidRPr="00677062">
            <w:rPr>
              <w:rFonts w:ascii="Times New Roman" w:eastAsia="Times New Roman" w:hAnsi="Times New Roman" w:cs="Times New Roman"/>
              <w:color w:val="000000"/>
            </w:rPr>
            <w:t>[9,79]</w:t>
          </w:r>
        </w:sdtContent>
      </w:sdt>
      <w:r>
        <w:rPr>
          <w:rFonts w:ascii="Times New Roman" w:hAnsi="Times New Roman" w:cs="Times New Roman"/>
        </w:rPr>
        <w:t xml:space="preserve">. Inclusion of the RHO-ROCK signaling could provide a detailed understanding of how metabolism </w:t>
      </w:r>
      <w:proofErr w:type="gramStart"/>
      <w:r>
        <w:rPr>
          <w:rFonts w:ascii="Times New Roman" w:hAnsi="Times New Roman" w:cs="Times New Roman"/>
        </w:rPr>
        <w:t>is coupled</w:t>
      </w:r>
      <w:proofErr w:type="gramEnd"/>
      <w:r>
        <w:rPr>
          <w:rFonts w:ascii="Times New Roman" w:hAnsi="Times New Roman" w:cs="Times New Roman"/>
        </w:rPr>
        <w:t xml:space="preserve">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w:t>
      </w:r>
      <w:proofErr w:type="spellStart"/>
      <w:r w:rsidRPr="00C9444E">
        <w:rPr>
          <w:rFonts w:ascii="Times New Roman" w:hAnsi="Times New Roman" w:cs="Times New Roman"/>
        </w:rPr>
        <w:t>Sciacovelli</w:t>
      </w:r>
      <w:proofErr w:type="spellEnd"/>
      <w:r w:rsidRPr="00C9444E">
        <w:rPr>
          <w:rFonts w:ascii="Times New Roman" w:hAnsi="Times New Roman" w:cs="Times New Roman"/>
        </w:rPr>
        <w:t xml:space="preserve"> and </w:t>
      </w:r>
      <w:proofErr w:type="spellStart"/>
      <w:r w:rsidRPr="00C9444E">
        <w:rPr>
          <w:rFonts w:ascii="Times New Roman" w:hAnsi="Times New Roman" w:cs="Times New Roman"/>
        </w:rPr>
        <w:t>Frezza</w:t>
      </w:r>
      <w:proofErr w:type="spellEnd"/>
      <w:r w:rsidRPr="00C9444E">
        <w:rPr>
          <w:rFonts w:ascii="Times New Roman" w:hAnsi="Times New Roman" w:cs="Times New Roman"/>
        </w:rPr>
        <w:t xml:space="preserve"> that, in an adverse tumor microenvironment, metabolic reprogramming drives EMT to allow cells to find more 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r w:rsidR="00677062" w:rsidRPr="00677062">
            <w:rPr>
              <w:rFonts w:ascii="Times New Roman" w:eastAsia="Times New Roman" w:hAnsi="Times New Roman" w:cs="Times New Roman"/>
              <w:color w:val="000000"/>
            </w:rPr>
            <w:t>[43]</w:t>
          </w:r>
        </w:sdtContent>
      </w:sdt>
      <w:r w:rsidRPr="00C9444E">
        <w:rPr>
          <w:rFonts w:ascii="Times New Roman" w:hAnsi="Times New Roman" w:cs="Times New Roman"/>
        </w:rPr>
        <w:t>.</w:t>
      </w:r>
    </w:p>
    <w:p w14:paraId="7D6C68AD" w14:textId="166786D7"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overall goal of this project is toward understanding all the interrelated aspects of cancer metastasis. Previous studies coupling EMT, stemness, </w:t>
      </w:r>
      <w:r w:rsidR="00026CB0">
        <w:rPr>
          <w:rFonts w:ascii="Times New Roman" w:hAnsi="Times New Roman" w:cs="Times New Roman"/>
        </w:rPr>
        <w:t>and</w:t>
      </w:r>
      <w:r>
        <w:rPr>
          <w:rFonts w:ascii="Times New Roman" w:hAnsi="Times New Roman" w:cs="Times New Roman"/>
        </w:rPr>
        <w:t xml:space="preserve"> Notch signaling have</w:t>
      </w:r>
      <w:r w:rsidRPr="00C9444E">
        <w:rPr>
          <w:rFonts w:ascii="Times New Roman" w:hAnsi="Times New Roman" w:cs="Times New Roman"/>
        </w:rPr>
        <w:t xml:space="preserve"> shown </w:t>
      </w:r>
      <w:r>
        <w:rPr>
          <w:rFonts w:ascii="Times New Roman" w:hAnsi="Times New Roman" w:cs="Times New Roman"/>
        </w:rPr>
        <w:t xml:space="preserve">that </w:t>
      </w:r>
      <w:r w:rsidRPr="00C9444E">
        <w:rPr>
          <w:rFonts w:ascii="Times New Roman" w:hAnsi="Times New Roman" w:cs="Times New Roman"/>
        </w:rPr>
        <w:t>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r w:rsidR="00677062" w:rsidRPr="00677062">
            <w:rPr>
              <w:rFonts w:ascii="Times New Roman" w:eastAsia="Times New Roman" w:hAnsi="Times New Roman" w:cs="Times New Roman"/>
              <w:color w:val="000000"/>
            </w:rPr>
            <w:t>[80–82]</w:t>
          </w:r>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r w:rsidR="00677062" w:rsidRPr="00677062">
            <w:rPr>
              <w:rFonts w:ascii="Times New Roman" w:eastAsia="Times New Roman" w:hAnsi="Times New Roman" w:cs="Times New Roman"/>
              <w:color w:val="000000"/>
            </w:rPr>
            <w:t>[80]</w:t>
          </w:r>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r w:rsidR="00677062" w:rsidRPr="00677062">
            <w:rPr>
              <w:rFonts w:ascii="Times New Roman" w:eastAsia="Times New Roman" w:hAnsi="Times New Roman" w:cs="Times New Roman"/>
              <w:color w:val="000000"/>
            </w:rPr>
            <w:t>[81]</w:t>
          </w:r>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to understand how various </w:t>
      </w:r>
      <w:r>
        <w:rPr>
          <w:rFonts w:ascii="Times New Roman" w:hAnsi="Times New Roman" w:cs="Times New Roman"/>
        </w:rPr>
        <w:t>cancer traits</w:t>
      </w:r>
      <w:r w:rsidRPr="00C9444E">
        <w:rPr>
          <w:rFonts w:ascii="Times New Roman" w:hAnsi="Times New Roman" w:cs="Times New Roman"/>
        </w:rPr>
        <w:t xml:space="preserve"> are correlated, and potentially identify key regulators, multiple network</w:t>
      </w:r>
      <w:r>
        <w:rPr>
          <w:rFonts w:ascii="Times New Roman" w:hAnsi="Times New Roman" w:cs="Times New Roman"/>
        </w:rPr>
        <w:t xml:space="preserve"> module</w:t>
      </w:r>
      <w:r w:rsidRPr="00C9444E">
        <w:rPr>
          <w:rFonts w:ascii="Times New Roman" w:hAnsi="Times New Roman" w:cs="Times New Roman"/>
        </w:rPr>
        <w:t xml:space="preserve">s and </w:t>
      </w:r>
      <w:r>
        <w:rPr>
          <w:rFonts w:ascii="Times New Roman" w:hAnsi="Times New Roman" w:cs="Times New Roman"/>
        </w:rPr>
        <w:t xml:space="preserve">their </w:t>
      </w:r>
      <w:r w:rsidRPr="00C9444E">
        <w:rPr>
          <w:rFonts w:ascii="Times New Roman" w:hAnsi="Times New Roman" w:cs="Times New Roman"/>
        </w:rPr>
        <w:t xml:space="preserve">crosstalk should </w:t>
      </w:r>
      <w:proofErr w:type="gramStart"/>
      <w:r w:rsidRPr="00C9444E">
        <w:rPr>
          <w:rFonts w:ascii="Times New Roman" w:hAnsi="Times New Roman" w:cs="Times New Roman"/>
        </w:rPr>
        <w:t>be studied</w:t>
      </w:r>
      <w:proofErr w:type="gramEnd"/>
      <w:r w:rsidRPr="00C9444E">
        <w:rPr>
          <w:rFonts w:ascii="Times New Roman" w:hAnsi="Times New Roman" w:cs="Times New Roman"/>
        </w:rPr>
        <w:t xml:space="preserve"> concurrently.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17"/>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t>
      </w:r>
      <w:proofErr w:type="gramStart"/>
      <w:r w:rsidRPr="00C9444E">
        <w:rPr>
          <w:rFonts w:ascii="Times New Roman" w:hAnsi="Times New Roman" w:cs="Times New Roman"/>
          <w:color w:val="000000" w:themeColor="text1"/>
        </w:rPr>
        <w:t>was supported</w:t>
      </w:r>
      <w:proofErr w:type="gramEnd"/>
      <w:r w:rsidRPr="00C9444E">
        <w:rPr>
          <w:rFonts w:ascii="Times New Roman" w:hAnsi="Times New Roman" w:cs="Times New Roman"/>
          <w:color w:val="000000" w:themeColor="text1"/>
        </w:rPr>
        <w:t xml:space="preserve"> by National Science Foundation by </w:t>
      </w:r>
      <w:commentRangeStart w:id="18"/>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t>
      </w:r>
      <w:proofErr w:type="gramStart"/>
      <w:r w:rsidR="00E2699B" w:rsidRPr="00C9444E">
        <w:rPr>
          <w:rFonts w:ascii="Times New Roman" w:hAnsi="Times New Roman" w:cs="Times New Roman"/>
          <w:color w:val="000000" w:themeColor="text1"/>
        </w:rPr>
        <w:t xml:space="preserve">was </w:t>
      </w:r>
      <w:r w:rsidR="006F27FB" w:rsidRPr="00C9444E">
        <w:rPr>
          <w:rFonts w:ascii="Times New Roman" w:hAnsi="Times New Roman" w:cs="Times New Roman"/>
          <w:color w:val="000000" w:themeColor="text1"/>
        </w:rPr>
        <w:t>also supported</w:t>
      </w:r>
      <w:proofErr w:type="gramEnd"/>
      <w:r w:rsidR="006F27FB" w:rsidRPr="00C9444E">
        <w:rPr>
          <w:rFonts w:ascii="Times New Roman" w:hAnsi="Times New Roman" w:cs="Times New Roman"/>
          <w:color w:val="000000" w:themeColor="text1"/>
        </w:rPr>
        <w:t xml:space="preserve"> by the NSF GRFP no. 1842494.</w:t>
      </w:r>
      <w:commentRangeEnd w:id="18"/>
      <w:r w:rsidR="00BB6820">
        <w:rPr>
          <w:rStyle w:val="CommentReference"/>
        </w:rPr>
        <w:commentReference w:id="18"/>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43B890B5" w14:textId="77777777" w:rsidR="00677062" w:rsidRPr="00677062" w:rsidRDefault="00677062">
          <w:pPr>
            <w:divId w:val="1454473106"/>
            <w:rPr>
              <w:rFonts w:ascii="Times New Roman" w:eastAsia="Times New Roman" w:hAnsi="Times New Roman" w:cs="Times New Roman"/>
              <w:color w:val="000000"/>
            </w:rPr>
          </w:pPr>
        </w:p>
        <w:p w14:paraId="1A944866" w14:textId="77777777" w:rsidR="00677062" w:rsidRPr="00677062" w:rsidRDefault="00677062">
          <w:pPr>
            <w:pStyle w:val="csl-entry"/>
            <w:divId w:val="1454473106"/>
            <w:rPr>
              <w:color w:val="000000"/>
            </w:rPr>
          </w:pPr>
          <w:r w:rsidRPr="00677062">
            <w:rPr>
              <w:color w:val="000000"/>
            </w:rPr>
            <w:t xml:space="preserve">1. Hanahan D. Hallmarks of Cancer: New Dimensions. Cancer </w:t>
          </w:r>
          <w:proofErr w:type="spellStart"/>
          <w:r w:rsidRPr="00677062">
            <w:rPr>
              <w:color w:val="000000"/>
            </w:rPr>
            <w:t>Discov</w:t>
          </w:r>
          <w:proofErr w:type="spellEnd"/>
          <w:r w:rsidRPr="00677062">
            <w:rPr>
              <w:color w:val="000000"/>
            </w:rPr>
            <w:t>. 2022;12(1):31–46.</w:t>
          </w:r>
        </w:p>
        <w:p w14:paraId="45AA1FF6" w14:textId="77777777" w:rsidR="00677062" w:rsidRPr="00677062" w:rsidRDefault="00677062">
          <w:pPr>
            <w:pStyle w:val="csl-entry"/>
            <w:divId w:val="1454473106"/>
            <w:rPr>
              <w:color w:val="000000"/>
            </w:rPr>
          </w:pPr>
          <w:r w:rsidRPr="00677062">
            <w:rPr>
              <w:color w:val="000000"/>
            </w:rPr>
            <w:t xml:space="preserve">2. </w:t>
          </w:r>
          <w:proofErr w:type="spellStart"/>
          <w:r w:rsidRPr="00677062">
            <w:rPr>
              <w:color w:val="000000"/>
            </w:rPr>
            <w:t>Kalluri</w:t>
          </w:r>
          <w:proofErr w:type="spellEnd"/>
          <w:r w:rsidRPr="00677062">
            <w:rPr>
              <w:color w:val="000000"/>
            </w:rPr>
            <w:t xml:space="preserve"> R. EMT: When epithelial cells decide to become mesenchymal-like cells. J Clin Invest. 2009;119(6):1417–9.</w:t>
          </w:r>
        </w:p>
        <w:p w14:paraId="2A98EEF8" w14:textId="77777777" w:rsidR="00677062" w:rsidRPr="00677062" w:rsidRDefault="00677062">
          <w:pPr>
            <w:pStyle w:val="csl-entry"/>
            <w:divId w:val="1454473106"/>
            <w:rPr>
              <w:color w:val="000000"/>
            </w:rPr>
          </w:pPr>
          <w:r w:rsidRPr="00677062">
            <w:rPr>
              <w:color w:val="000000"/>
            </w:rPr>
            <w:t xml:space="preserve">3. Hay ED. The mesenchymal cell, its role in the embryo, and the remarkable signaling mechanisms that create it. Dev </w:t>
          </w:r>
          <w:proofErr w:type="spellStart"/>
          <w:r w:rsidRPr="00677062">
            <w:rPr>
              <w:color w:val="000000"/>
            </w:rPr>
            <w:t>Dynam</w:t>
          </w:r>
          <w:proofErr w:type="spellEnd"/>
          <w:r w:rsidRPr="00677062">
            <w:rPr>
              <w:color w:val="000000"/>
            </w:rPr>
            <w:t>. 2005;233(3):706–20.</w:t>
          </w:r>
        </w:p>
        <w:p w14:paraId="48146853" w14:textId="77777777" w:rsidR="00677062" w:rsidRPr="00677062" w:rsidRDefault="00677062">
          <w:pPr>
            <w:pStyle w:val="csl-entry"/>
            <w:divId w:val="1454473106"/>
            <w:rPr>
              <w:color w:val="000000"/>
            </w:rPr>
          </w:pPr>
          <w:r w:rsidRPr="00677062">
            <w:rPr>
              <w:color w:val="000000"/>
            </w:rPr>
            <w:t xml:space="preserve">4. </w:t>
          </w:r>
          <w:proofErr w:type="spellStart"/>
          <w:r w:rsidRPr="00677062">
            <w:rPr>
              <w:color w:val="000000"/>
            </w:rPr>
            <w:t>Pietilä</w:t>
          </w:r>
          <w:proofErr w:type="spellEnd"/>
          <w:r w:rsidRPr="00677062">
            <w:rPr>
              <w:color w:val="000000"/>
            </w:rPr>
            <w:t xml:space="preserve"> M, </w:t>
          </w:r>
          <w:proofErr w:type="spellStart"/>
          <w:r w:rsidRPr="00677062">
            <w:rPr>
              <w:color w:val="000000"/>
            </w:rPr>
            <w:t>Ivaska</w:t>
          </w:r>
          <w:proofErr w:type="spellEnd"/>
          <w:r w:rsidRPr="00677062">
            <w:rPr>
              <w:color w:val="000000"/>
            </w:rPr>
            <w:t xml:space="preserve"> J, Mani SA. Whom to blame for metastasis, the epithelial–mesenchymal transition or the tumor microenvironment? Cancer Lett. 2016;380(1):359–68.</w:t>
          </w:r>
        </w:p>
        <w:p w14:paraId="51F315E3" w14:textId="77777777" w:rsidR="00677062" w:rsidRPr="00677062" w:rsidRDefault="00677062">
          <w:pPr>
            <w:pStyle w:val="csl-entry"/>
            <w:divId w:val="1454473106"/>
            <w:rPr>
              <w:color w:val="000000"/>
            </w:rPr>
          </w:pPr>
          <w:r w:rsidRPr="00677062">
            <w:rPr>
              <w:color w:val="000000"/>
            </w:rPr>
            <w:t xml:space="preserve">5. Talbot LJ, Bhattacharya SD, </w:t>
          </w:r>
          <w:proofErr w:type="spellStart"/>
          <w:r w:rsidRPr="00677062">
            <w:rPr>
              <w:color w:val="000000"/>
            </w:rPr>
            <w:t>Kuo</w:t>
          </w:r>
          <w:proofErr w:type="spellEnd"/>
          <w:r w:rsidRPr="00677062">
            <w:rPr>
              <w:color w:val="000000"/>
            </w:rPr>
            <w:t xml:space="preserve"> PC. Epithelial-mesenchymal transition, the tumor microenvironment, and metastatic behavior of epithelial malignancies. Int J </w:t>
          </w:r>
          <w:proofErr w:type="spellStart"/>
          <w:r w:rsidRPr="00677062">
            <w:rPr>
              <w:color w:val="000000"/>
            </w:rPr>
            <w:t>Biochem</w:t>
          </w:r>
          <w:proofErr w:type="spellEnd"/>
          <w:r w:rsidRPr="00677062">
            <w:rPr>
              <w:color w:val="000000"/>
            </w:rPr>
            <w:t xml:space="preserve"> Mol Biol. 2012 May 18;3(2):117–36.</w:t>
          </w:r>
        </w:p>
        <w:p w14:paraId="759B8838" w14:textId="77777777" w:rsidR="00677062" w:rsidRPr="00677062" w:rsidRDefault="00677062">
          <w:pPr>
            <w:pStyle w:val="csl-entry"/>
            <w:divId w:val="1454473106"/>
            <w:rPr>
              <w:color w:val="000000"/>
            </w:rPr>
          </w:pPr>
          <w:r w:rsidRPr="00677062">
            <w:rPr>
              <w:color w:val="000000"/>
            </w:rPr>
            <w:t xml:space="preserve">6. Cho ES, Kang HE, Kim NH, </w:t>
          </w:r>
          <w:proofErr w:type="spellStart"/>
          <w:r w:rsidRPr="00677062">
            <w:rPr>
              <w:color w:val="000000"/>
            </w:rPr>
            <w:t>Yook</w:t>
          </w:r>
          <w:proofErr w:type="spellEnd"/>
          <w:r w:rsidRPr="00677062">
            <w:rPr>
              <w:color w:val="000000"/>
            </w:rPr>
            <w:t xml:space="preserve"> JI. Therapeutic implications of cancer epithelial-mesenchymal transition (EMT). Arch Pharm Res. 2019;42(1):14–24.</w:t>
          </w:r>
        </w:p>
        <w:p w14:paraId="6AC5B59E" w14:textId="77777777" w:rsidR="00677062" w:rsidRPr="00677062" w:rsidRDefault="00677062">
          <w:pPr>
            <w:pStyle w:val="csl-entry"/>
            <w:divId w:val="1454473106"/>
            <w:rPr>
              <w:color w:val="000000"/>
            </w:rPr>
          </w:pPr>
          <w:r w:rsidRPr="00677062">
            <w:rPr>
              <w:color w:val="000000"/>
            </w:rPr>
            <w:t xml:space="preserve">7. Lu M, Jolly MK, Levine H, </w:t>
          </w:r>
          <w:proofErr w:type="spellStart"/>
          <w:r w:rsidRPr="00677062">
            <w:rPr>
              <w:color w:val="000000"/>
            </w:rPr>
            <w:t>Onuchic</w:t>
          </w:r>
          <w:proofErr w:type="spellEnd"/>
          <w:r w:rsidRPr="00677062">
            <w:rPr>
              <w:color w:val="000000"/>
            </w:rPr>
            <w:t xml:space="preserve"> JN, Ben-Jacob E. MicroRNA-based regulation of epithelial–hybrid–mesenchymal fate determination. Proc National </w:t>
          </w:r>
          <w:proofErr w:type="spellStart"/>
          <w:r w:rsidRPr="00677062">
            <w:rPr>
              <w:color w:val="000000"/>
            </w:rPr>
            <w:t>Acad</w:t>
          </w:r>
          <w:proofErr w:type="spellEnd"/>
          <w:r w:rsidRPr="00677062">
            <w:rPr>
              <w:color w:val="000000"/>
            </w:rPr>
            <w:t xml:space="preserve"> Sci. 2013;110(45):18144–9.</w:t>
          </w:r>
        </w:p>
        <w:p w14:paraId="3DD5502E" w14:textId="77777777" w:rsidR="00677062" w:rsidRPr="00677062" w:rsidRDefault="00677062">
          <w:pPr>
            <w:pStyle w:val="csl-entry"/>
            <w:divId w:val="1454473106"/>
            <w:rPr>
              <w:color w:val="000000"/>
            </w:rPr>
          </w:pPr>
          <w:r w:rsidRPr="00677062">
            <w:rPr>
              <w:color w:val="000000"/>
            </w:rPr>
            <w:t xml:space="preserve">8. </w:t>
          </w:r>
          <w:proofErr w:type="spellStart"/>
          <w:r w:rsidRPr="00677062">
            <w:rPr>
              <w:color w:val="000000"/>
            </w:rPr>
            <w:t>Saitoh</w:t>
          </w:r>
          <w:proofErr w:type="spellEnd"/>
          <w:r w:rsidRPr="00677062">
            <w:rPr>
              <w:color w:val="000000"/>
            </w:rPr>
            <w:t xml:space="preserve"> M. Involvement of partial EMT in cancer progression. J </w:t>
          </w:r>
          <w:proofErr w:type="spellStart"/>
          <w:r w:rsidRPr="00677062">
            <w:rPr>
              <w:color w:val="000000"/>
            </w:rPr>
            <w:t>Biochem</w:t>
          </w:r>
          <w:proofErr w:type="spellEnd"/>
          <w:r w:rsidRPr="00677062">
            <w:rPr>
              <w:color w:val="000000"/>
            </w:rPr>
            <w:t>. 2018;164(4):257–64.</w:t>
          </w:r>
        </w:p>
        <w:p w14:paraId="3B71D033" w14:textId="77777777" w:rsidR="00677062" w:rsidRPr="00677062" w:rsidRDefault="00677062">
          <w:pPr>
            <w:pStyle w:val="csl-entry"/>
            <w:divId w:val="1454473106"/>
            <w:rPr>
              <w:color w:val="000000"/>
            </w:rPr>
          </w:pPr>
          <w:r w:rsidRPr="00677062">
            <w:rPr>
              <w:color w:val="000000"/>
            </w:rPr>
            <w:t xml:space="preserve">9. Saxena K, Jolly MK, Balamurugan K. Hypoxia, partial EMT and collective migration: Emerging culprits in metastasis. </w:t>
          </w:r>
          <w:proofErr w:type="spellStart"/>
          <w:r w:rsidRPr="00677062">
            <w:rPr>
              <w:color w:val="000000"/>
            </w:rPr>
            <w:t>Transl</w:t>
          </w:r>
          <w:proofErr w:type="spellEnd"/>
          <w:r w:rsidRPr="00677062">
            <w:rPr>
              <w:color w:val="000000"/>
            </w:rPr>
            <w:t xml:space="preserve"> Oncol. 2020;13(11):100845.</w:t>
          </w:r>
        </w:p>
        <w:p w14:paraId="184D060D" w14:textId="77777777" w:rsidR="00677062" w:rsidRPr="00677062" w:rsidRDefault="00677062">
          <w:pPr>
            <w:pStyle w:val="csl-entry"/>
            <w:divId w:val="1454473106"/>
            <w:rPr>
              <w:color w:val="000000"/>
            </w:rPr>
          </w:pPr>
          <w:r w:rsidRPr="00677062">
            <w:rPr>
              <w:color w:val="000000"/>
            </w:rPr>
            <w:t xml:space="preserve">10. Bakir B, </w:t>
          </w:r>
          <w:proofErr w:type="spellStart"/>
          <w:r w:rsidRPr="00677062">
            <w:rPr>
              <w:color w:val="000000"/>
            </w:rPr>
            <w:t>Chiarella</w:t>
          </w:r>
          <w:proofErr w:type="spellEnd"/>
          <w:r w:rsidRPr="00677062">
            <w:rPr>
              <w:color w:val="000000"/>
            </w:rPr>
            <w:t xml:space="preserve"> AM, </w:t>
          </w:r>
          <w:proofErr w:type="spellStart"/>
          <w:r w:rsidRPr="00677062">
            <w:rPr>
              <w:color w:val="000000"/>
            </w:rPr>
            <w:t>Pitarresi</w:t>
          </w:r>
          <w:proofErr w:type="spellEnd"/>
          <w:r w:rsidRPr="00677062">
            <w:rPr>
              <w:color w:val="000000"/>
            </w:rPr>
            <w:t xml:space="preserve"> JR, </w:t>
          </w:r>
          <w:proofErr w:type="spellStart"/>
          <w:r w:rsidRPr="00677062">
            <w:rPr>
              <w:color w:val="000000"/>
            </w:rPr>
            <w:t>Rustgi</w:t>
          </w:r>
          <w:proofErr w:type="spellEnd"/>
          <w:r w:rsidRPr="00677062">
            <w:rPr>
              <w:color w:val="000000"/>
            </w:rPr>
            <w:t xml:space="preserve"> AK. EMT, MET, Plasticity, and Tumor Metastasis. Trends Cell Biol. 2020;30(10):764–76.</w:t>
          </w:r>
        </w:p>
        <w:p w14:paraId="5DEDEC2D" w14:textId="77777777" w:rsidR="00677062" w:rsidRPr="00677062" w:rsidRDefault="00677062">
          <w:pPr>
            <w:pStyle w:val="csl-entry"/>
            <w:divId w:val="1454473106"/>
            <w:rPr>
              <w:color w:val="000000"/>
            </w:rPr>
          </w:pPr>
          <w:r w:rsidRPr="00677062">
            <w:rPr>
              <w:color w:val="000000"/>
            </w:rPr>
            <w:t xml:space="preserve">11. </w:t>
          </w:r>
          <w:proofErr w:type="spellStart"/>
          <w:r w:rsidRPr="00677062">
            <w:rPr>
              <w:color w:val="000000"/>
            </w:rPr>
            <w:t>Pastushenko</w:t>
          </w:r>
          <w:proofErr w:type="spellEnd"/>
          <w:r w:rsidRPr="00677062">
            <w:rPr>
              <w:color w:val="000000"/>
            </w:rPr>
            <w:t xml:space="preserve"> I, </w:t>
          </w:r>
          <w:proofErr w:type="spellStart"/>
          <w:r w:rsidRPr="00677062">
            <w:rPr>
              <w:color w:val="000000"/>
            </w:rPr>
            <w:t>Blanpain</w:t>
          </w:r>
          <w:proofErr w:type="spellEnd"/>
          <w:r w:rsidRPr="00677062">
            <w:rPr>
              <w:color w:val="000000"/>
            </w:rPr>
            <w:t xml:space="preserve"> C. EMT Transition States during Tumor Progression and Metastasis. Trends Cell Biol. 2018;29(3):212–26.</w:t>
          </w:r>
        </w:p>
        <w:p w14:paraId="0B8A50D2" w14:textId="77777777" w:rsidR="00677062" w:rsidRPr="00677062" w:rsidRDefault="00677062">
          <w:pPr>
            <w:pStyle w:val="csl-entry"/>
            <w:divId w:val="1454473106"/>
            <w:rPr>
              <w:color w:val="000000"/>
            </w:rPr>
          </w:pPr>
          <w:r w:rsidRPr="00677062">
            <w:rPr>
              <w:color w:val="000000"/>
            </w:rPr>
            <w:t xml:space="preserve">12. </w:t>
          </w:r>
          <w:proofErr w:type="spellStart"/>
          <w:r w:rsidRPr="00677062">
            <w:rPr>
              <w:color w:val="000000"/>
            </w:rPr>
            <w:t>Fustaino</w:t>
          </w:r>
          <w:proofErr w:type="spellEnd"/>
          <w:r w:rsidRPr="00677062">
            <w:rPr>
              <w:color w:val="000000"/>
            </w:rPr>
            <w:t xml:space="preserve"> V, </w:t>
          </w:r>
          <w:proofErr w:type="spellStart"/>
          <w:r w:rsidRPr="00677062">
            <w:rPr>
              <w:color w:val="000000"/>
            </w:rPr>
            <w:t>Presutti</w:t>
          </w:r>
          <w:proofErr w:type="spellEnd"/>
          <w:r w:rsidRPr="00677062">
            <w:rPr>
              <w:color w:val="000000"/>
            </w:rPr>
            <w:t xml:space="preserve"> D, Colombo T, </w:t>
          </w:r>
          <w:proofErr w:type="spellStart"/>
          <w:r w:rsidRPr="00677062">
            <w:rPr>
              <w:color w:val="000000"/>
            </w:rPr>
            <w:t>Cardinali</w:t>
          </w:r>
          <w:proofErr w:type="spellEnd"/>
          <w:r w:rsidRPr="00677062">
            <w:rPr>
              <w:color w:val="000000"/>
            </w:rPr>
            <w:t xml:space="preserve"> B, </w:t>
          </w:r>
          <w:proofErr w:type="spellStart"/>
          <w:r w:rsidRPr="00677062">
            <w:rPr>
              <w:color w:val="000000"/>
            </w:rPr>
            <w:t>Papoff</w:t>
          </w:r>
          <w:proofErr w:type="spellEnd"/>
          <w:r w:rsidRPr="00677062">
            <w:rPr>
              <w:color w:val="000000"/>
            </w:rPr>
            <w:t xml:space="preserve"> G, Brandi R, et al. Characterization of epithelial-mesenchymal transition intermediate/hybrid phenotypes associated to resistance to EGFR inhibitors in non-small cell lung cancer cell lines. </w:t>
          </w:r>
          <w:proofErr w:type="spellStart"/>
          <w:r w:rsidRPr="00677062">
            <w:rPr>
              <w:color w:val="000000"/>
            </w:rPr>
            <w:t>Oncotarget</w:t>
          </w:r>
          <w:proofErr w:type="spellEnd"/>
          <w:r w:rsidRPr="00677062">
            <w:rPr>
              <w:color w:val="000000"/>
            </w:rPr>
            <w:t>. 2017;8(61):103340–63.</w:t>
          </w:r>
        </w:p>
        <w:p w14:paraId="544B2CEE" w14:textId="77777777" w:rsidR="00677062" w:rsidRPr="00677062" w:rsidRDefault="00677062">
          <w:pPr>
            <w:pStyle w:val="csl-entry"/>
            <w:divId w:val="1454473106"/>
            <w:rPr>
              <w:color w:val="000000"/>
            </w:rPr>
          </w:pPr>
          <w:r w:rsidRPr="00677062">
            <w:rPr>
              <w:color w:val="000000"/>
            </w:rPr>
            <w:t xml:space="preserve">13. George JT, Jolly MK, Xu J, </w:t>
          </w:r>
          <w:proofErr w:type="spellStart"/>
          <w:r w:rsidRPr="00677062">
            <w:rPr>
              <w:color w:val="000000"/>
            </w:rPr>
            <w:t>Somarelli</w:t>
          </w:r>
          <w:proofErr w:type="spellEnd"/>
          <w:r w:rsidRPr="00677062">
            <w:rPr>
              <w:color w:val="000000"/>
            </w:rPr>
            <w:t xml:space="preserve"> J, Levine H. Survival outcomes in cancer patients predicted by a partial EMT gene expression scoring metric. Cancer Res. 2017;77(22):canres.3521.2016.</w:t>
          </w:r>
        </w:p>
        <w:p w14:paraId="6307797B" w14:textId="77777777" w:rsidR="00677062" w:rsidRPr="00677062" w:rsidRDefault="00677062">
          <w:pPr>
            <w:pStyle w:val="csl-entry"/>
            <w:divId w:val="1454473106"/>
            <w:rPr>
              <w:color w:val="000000"/>
            </w:rPr>
          </w:pPr>
          <w:r w:rsidRPr="00677062">
            <w:rPr>
              <w:color w:val="000000"/>
            </w:rPr>
            <w:t xml:space="preserve">14. Jolly MK, Tripathi SC, Jia D, Mooney SM, </w:t>
          </w:r>
          <w:proofErr w:type="spellStart"/>
          <w:r w:rsidRPr="00677062">
            <w:rPr>
              <w:color w:val="000000"/>
            </w:rPr>
            <w:t>Celiktas</w:t>
          </w:r>
          <w:proofErr w:type="spellEnd"/>
          <w:r w:rsidRPr="00677062">
            <w:rPr>
              <w:color w:val="000000"/>
            </w:rPr>
            <w:t xml:space="preserve"> M, </w:t>
          </w:r>
          <w:proofErr w:type="spellStart"/>
          <w:r w:rsidRPr="00677062">
            <w:rPr>
              <w:color w:val="000000"/>
            </w:rPr>
            <w:t>Hanash</w:t>
          </w:r>
          <w:proofErr w:type="spellEnd"/>
          <w:r w:rsidRPr="00677062">
            <w:rPr>
              <w:color w:val="000000"/>
            </w:rPr>
            <w:t xml:space="preserve"> SM, et al. Stability of the hybrid epithelial/mesenchymal phenotype. </w:t>
          </w:r>
          <w:proofErr w:type="spellStart"/>
          <w:r w:rsidRPr="00677062">
            <w:rPr>
              <w:color w:val="000000"/>
            </w:rPr>
            <w:t>Oncotarget</w:t>
          </w:r>
          <w:proofErr w:type="spellEnd"/>
          <w:r w:rsidRPr="00677062">
            <w:rPr>
              <w:color w:val="000000"/>
            </w:rPr>
            <w:t>. 2016;7(19):27067–84.</w:t>
          </w:r>
        </w:p>
        <w:p w14:paraId="30CC476A" w14:textId="77777777" w:rsidR="00677062" w:rsidRPr="00677062" w:rsidRDefault="00677062">
          <w:pPr>
            <w:pStyle w:val="csl-entry"/>
            <w:divId w:val="1454473106"/>
            <w:rPr>
              <w:color w:val="000000"/>
            </w:rPr>
          </w:pPr>
          <w:r w:rsidRPr="00677062">
            <w:rPr>
              <w:color w:val="000000"/>
            </w:rPr>
            <w:t xml:space="preserve">15. </w:t>
          </w:r>
          <w:proofErr w:type="spellStart"/>
          <w:r w:rsidRPr="00677062">
            <w:rPr>
              <w:color w:val="000000"/>
            </w:rPr>
            <w:t>Pastushenko</w:t>
          </w:r>
          <w:proofErr w:type="spellEnd"/>
          <w:r w:rsidRPr="00677062">
            <w:rPr>
              <w:color w:val="000000"/>
            </w:rPr>
            <w:t xml:space="preserve"> I, </w:t>
          </w:r>
          <w:proofErr w:type="spellStart"/>
          <w:r w:rsidRPr="00677062">
            <w:rPr>
              <w:color w:val="000000"/>
            </w:rPr>
            <w:t>Brisebarre</w:t>
          </w:r>
          <w:proofErr w:type="spellEnd"/>
          <w:r w:rsidRPr="00677062">
            <w:rPr>
              <w:color w:val="000000"/>
            </w:rPr>
            <w:t xml:space="preserve"> A, </w:t>
          </w:r>
          <w:proofErr w:type="spellStart"/>
          <w:r w:rsidRPr="00677062">
            <w:rPr>
              <w:color w:val="000000"/>
            </w:rPr>
            <w:t>Sifrim</w:t>
          </w:r>
          <w:proofErr w:type="spellEnd"/>
          <w:r w:rsidRPr="00677062">
            <w:rPr>
              <w:color w:val="000000"/>
            </w:rPr>
            <w:t xml:space="preserve"> A, Fioramonti M, </w:t>
          </w:r>
          <w:proofErr w:type="spellStart"/>
          <w:r w:rsidRPr="00677062">
            <w:rPr>
              <w:color w:val="000000"/>
            </w:rPr>
            <w:t>Revenco</w:t>
          </w:r>
          <w:proofErr w:type="spellEnd"/>
          <w:r w:rsidRPr="00677062">
            <w:rPr>
              <w:color w:val="000000"/>
            </w:rPr>
            <w:t xml:space="preserve"> T, </w:t>
          </w:r>
          <w:proofErr w:type="spellStart"/>
          <w:r w:rsidRPr="00677062">
            <w:rPr>
              <w:color w:val="000000"/>
            </w:rPr>
            <w:t>Boumahdi</w:t>
          </w:r>
          <w:proofErr w:type="spellEnd"/>
          <w:r w:rsidRPr="00677062">
            <w:rPr>
              <w:color w:val="000000"/>
            </w:rPr>
            <w:t xml:space="preserve"> S, et al. Identification of the </w:t>
          </w:r>
          <w:proofErr w:type="spellStart"/>
          <w:r w:rsidRPr="00677062">
            <w:rPr>
              <w:color w:val="000000"/>
            </w:rPr>
            <w:t>tumour</w:t>
          </w:r>
          <w:proofErr w:type="spellEnd"/>
          <w:r w:rsidRPr="00677062">
            <w:rPr>
              <w:color w:val="000000"/>
            </w:rPr>
            <w:t xml:space="preserve"> transition states occurring during EMT. Nature. 2018;556(7702):463–8.</w:t>
          </w:r>
        </w:p>
        <w:p w14:paraId="27DC7E48" w14:textId="77777777" w:rsidR="00677062" w:rsidRPr="00677062" w:rsidRDefault="00677062">
          <w:pPr>
            <w:pStyle w:val="csl-entry"/>
            <w:divId w:val="1454473106"/>
            <w:rPr>
              <w:color w:val="000000"/>
            </w:rPr>
          </w:pPr>
          <w:r w:rsidRPr="00677062">
            <w:rPr>
              <w:color w:val="000000"/>
            </w:rPr>
            <w:t xml:space="preserve">16. </w:t>
          </w:r>
          <w:proofErr w:type="spellStart"/>
          <w:r w:rsidRPr="00677062">
            <w:rPr>
              <w:color w:val="000000"/>
            </w:rPr>
            <w:t>Simeonov</w:t>
          </w:r>
          <w:proofErr w:type="spellEnd"/>
          <w:r w:rsidRPr="00677062">
            <w:rPr>
              <w:color w:val="000000"/>
            </w:rPr>
            <w:t xml:space="preserve"> KP, </w:t>
          </w:r>
          <w:proofErr w:type="spellStart"/>
          <w:r w:rsidRPr="00677062">
            <w:rPr>
              <w:color w:val="000000"/>
            </w:rPr>
            <w:t>Byrns</w:t>
          </w:r>
          <w:proofErr w:type="spellEnd"/>
          <w:r w:rsidRPr="00677062">
            <w:rPr>
              <w:color w:val="000000"/>
            </w:rPr>
            <w:t xml:space="preserve"> CN, Clark ML, </w:t>
          </w:r>
          <w:proofErr w:type="spellStart"/>
          <w:r w:rsidRPr="00677062">
            <w:rPr>
              <w:color w:val="000000"/>
            </w:rPr>
            <w:t>Norgard</w:t>
          </w:r>
          <w:proofErr w:type="spellEnd"/>
          <w:r w:rsidRPr="00677062">
            <w:rPr>
              <w:color w:val="000000"/>
            </w:rPr>
            <w:t xml:space="preserve"> RJ, Martin B, Stanger BZ, et al. Single-cell lineage tracing of metastatic cancer reveals selection of hybrid EMT states. Cancer Cell. 2021;39(8):1150-1162.e9.</w:t>
          </w:r>
        </w:p>
        <w:p w14:paraId="50E562A7" w14:textId="77777777" w:rsidR="00677062" w:rsidRPr="00677062" w:rsidRDefault="00677062">
          <w:pPr>
            <w:pStyle w:val="csl-entry"/>
            <w:divId w:val="1454473106"/>
            <w:rPr>
              <w:color w:val="000000"/>
            </w:rPr>
          </w:pPr>
          <w:r w:rsidRPr="00677062">
            <w:rPr>
              <w:color w:val="000000"/>
            </w:rPr>
            <w:t xml:space="preserve">17. Dey P, Kimmelman AC, DePinho RA. Metabolic </w:t>
          </w:r>
          <w:proofErr w:type="spellStart"/>
          <w:r w:rsidRPr="00677062">
            <w:rPr>
              <w:color w:val="000000"/>
            </w:rPr>
            <w:t>Codependencies</w:t>
          </w:r>
          <w:proofErr w:type="spellEnd"/>
          <w:r w:rsidRPr="00677062">
            <w:rPr>
              <w:color w:val="000000"/>
            </w:rPr>
            <w:t xml:space="preserve"> in the Tumor Microenvironment. Cancer </w:t>
          </w:r>
          <w:proofErr w:type="spellStart"/>
          <w:r w:rsidRPr="00677062">
            <w:rPr>
              <w:color w:val="000000"/>
            </w:rPr>
            <w:t>Discov</w:t>
          </w:r>
          <w:proofErr w:type="spellEnd"/>
          <w:r w:rsidRPr="00677062">
            <w:rPr>
              <w:color w:val="000000"/>
            </w:rPr>
            <w:t>. 2021;candisc.1211.2020.</w:t>
          </w:r>
        </w:p>
        <w:p w14:paraId="0B0679FC" w14:textId="77777777" w:rsidR="00677062" w:rsidRPr="00677062" w:rsidRDefault="00677062">
          <w:pPr>
            <w:pStyle w:val="csl-entry"/>
            <w:divId w:val="1454473106"/>
            <w:rPr>
              <w:color w:val="000000"/>
            </w:rPr>
          </w:pPr>
          <w:r w:rsidRPr="00677062">
            <w:rPr>
              <w:color w:val="000000"/>
            </w:rPr>
            <w:t xml:space="preserve">18. Warburg O, Wind F, </w:t>
          </w:r>
          <w:proofErr w:type="spellStart"/>
          <w:r w:rsidRPr="00677062">
            <w:rPr>
              <w:color w:val="000000"/>
            </w:rPr>
            <w:t>Negelein</w:t>
          </w:r>
          <w:proofErr w:type="spellEnd"/>
          <w:r w:rsidRPr="00677062">
            <w:rPr>
              <w:color w:val="000000"/>
            </w:rPr>
            <w:t xml:space="preserve"> E. THE METABOLISM OF TUMORS IN THE BODY. J Gen Physiol. 1927;8(6):519–30.</w:t>
          </w:r>
        </w:p>
        <w:p w14:paraId="12827FCF" w14:textId="77777777" w:rsidR="00677062" w:rsidRPr="00677062" w:rsidRDefault="00677062">
          <w:pPr>
            <w:pStyle w:val="csl-entry"/>
            <w:divId w:val="1454473106"/>
            <w:rPr>
              <w:color w:val="000000"/>
            </w:rPr>
          </w:pPr>
          <w:r w:rsidRPr="00677062">
            <w:rPr>
              <w:color w:val="000000"/>
            </w:rPr>
            <w:t xml:space="preserve">19. </w:t>
          </w:r>
          <w:proofErr w:type="spellStart"/>
          <w:r w:rsidRPr="00677062">
            <w:rPr>
              <w:color w:val="000000"/>
            </w:rPr>
            <w:t>Liberti</w:t>
          </w:r>
          <w:proofErr w:type="spellEnd"/>
          <w:r w:rsidRPr="00677062">
            <w:rPr>
              <w:color w:val="000000"/>
            </w:rPr>
            <w:t xml:space="preserve"> MV, </w:t>
          </w:r>
          <w:proofErr w:type="spellStart"/>
          <w:r w:rsidRPr="00677062">
            <w:rPr>
              <w:color w:val="000000"/>
            </w:rPr>
            <w:t>Locasale</w:t>
          </w:r>
          <w:proofErr w:type="spellEnd"/>
          <w:r w:rsidRPr="00677062">
            <w:rPr>
              <w:color w:val="000000"/>
            </w:rPr>
            <w:t xml:space="preserve"> JW. The Warburg Effect: How Does it Benefit Cancer Cells? Trends </w:t>
          </w:r>
          <w:proofErr w:type="spellStart"/>
          <w:r w:rsidRPr="00677062">
            <w:rPr>
              <w:color w:val="000000"/>
            </w:rPr>
            <w:t>Biochem</w:t>
          </w:r>
          <w:proofErr w:type="spellEnd"/>
          <w:r w:rsidRPr="00677062">
            <w:rPr>
              <w:color w:val="000000"/>
            </w:rPr>
            <w:t xml:space="preserve"> Sci. 2016;41(3):211–8.</w:t>
          </w:r>
        </w:p>
        <w:p w14:paraId="336DD1B6" w14:textId="77777777" w:rsidR="00677062" w:rsidRPr="00677062" w:rsidRDefault="00677062">
          <w:pPr>
            <w:pStyle w:val="csl-entry"/>
            <w:divId w:val="1454473106"/>
            <w:rPr>
              <w:color w:val="000000"/>
            </w:rPr>
          </w:pPr>
          <w:r w:rsidRPr="00677062">
            <w:rPr>
              <w:color w:val="000000"/>
            </w:rPr>
            <w:t xml:space="preserve">20. Ohshima K, </w:t>
          </w:r>
          <w:proofErr w:type="spellStart"/>
          <w:r w:rsidRPr="00677062">
            <w:rPr>
              <w:color w:val="000000"/>
            </w:rPr>
            <w:t>Morii</w:t>
          </w:r>
          <w:proofErr w:type="spellEnd"/>
          <w:r w:rsidRPr="00677062">
            <w:rPr>
              <w:color w:val="000000"/>
            </w:rPr>
            <w:t xml:space="preserve"> E. Metabolic Reprogramming of Cancer Cells during Tumor Progression and Metastasis. Metabolites. 2021;11(1):28.</w:t>
          </w:r>
        </w:p>
        <w:p w14:paraId="1712FEB9" w14:textId="77777777" w:rsidR="00677062" w:rsidRPr="00677062" w:rsidRDefault="00677062">
          <w:pPr>
            <w:pStyle w:val="csl-entry"/>
            <w:divId w:val="1454473106"/>
            <w:rPr>
              <w:color w:val="000000"/>
            </w:rPr>
          </w:pPr>
          <w:r w:rsidRPr="00677062">
            <w:rPr>
              <w:color w:val="000000"/>
            </w:rPr>
            <w:t xml:space="preserve">21. Carvalho TMA, Cardoso HJ, </w:t>
          </w:r>
          <w:proofErr w:type="spellStart"/>
          <w:r w:rsidRPr="00677062">
            <w:rPr>
              <w:color w:val="000000"/>
            </w:rPr>
            <w:t>Figueira</w:t>
          </w:r>
          <w:proofErr w:type="spellEnd"/>
          <w:r w:rsidRPr="00677062">
            <w:rPr>
              <w:color w:val="000000"/>
            </w:rPr>
            <w:t xml:space="preserve"> MI, </w:t>
          </w:r>
          <w:proofErr w:type="spellStart"/>
          <w:r w:rsidRPr="00677062">
            <w:rPr>
              <w:color w:val="000000"/>
            </w:rPr>
            <w:t>Vaz</w:t>
          </w:r>
          <w:proofErr w:type="spellEnd"/>
          <w:r w:rsidRPr="00677062">
            <w:rPr>
              <w:color w:val="000000"/>
            </w:rPr>
            <w:t xml:space="preserve"> </w:t>
          </w:r>
          <w:proofErr w:type="gramStart"/>
          <w:r w:rsidRPr="00677062">
            <w:rPr>
              <w:color w:val="000000"/>
            </w:rPr>
            <w:t>CV</w:t>
          </w:r>
          <w:proofErr w:type="gramEnd"/>
          <w:r w:rsidRPr="00677062">
            <w:rPr>
              <w:color w:val="000000"/>
            </w:rPr>
            <w:t xml:space="preserve">, Socorro S. The peculiarities of cancer cell metabolism: A route to </w:t>
          </w:r>
          <w:proofErr w:type="spellStart"/>
          <w:r w:rsidRPr="00677062">
            <w:rPr>
              <w:color w:val="000000"/>
            </w:rPr>
            <w:t>metastasization</w:t>
          </w:r>
          <w:proofErr w:type="spellEnd"/>
          <w:r w:rsidRPr="00677062">
            <w:rPr>
              <w:color w:val="000000"/>
            </w:rPr>
            <w:t xml:space="preserve"> and a target for therapy. </w:t>
          </w:r>
          <w:proofErr w:type="spellStart"/>
          <w:r w:rsidRPr="00677062">
            <w:rPr>
              <w:color w:val="000000"/>
            </w:rPr>
            <w:t>Eur</w:t>
          </w:r>
          <w:proofErr w:type="spellEnd"/>
          <w:r w:rsidRPr="00677062">
            <w:rPr>
              <w:color w:val="000000"/>
            </w:rPr>
            <w:t xml:space="preserve"> J Med Chem. 2019;171:343–63.</w:t>
          </w:r>
        </w:p>
        <w:p w14:paraId="4EC2BD3F" w14:textId="77777777" w:rsidR="00677062" w:rsidRPr="00677062" w:rsidRDefault="00677062">
          <w:pPr>
            <w:pStyle w:val="csl-entry"/>
            <w:divId w:val="1454473106"/>
            <w:rPr>
              <w:color w:val="000000"/>
            </w:rPr>
          </w:pPr>
          <w:r w:rsidRPr="00677062">
            <w:rPr>
              <w:color w:val="000000"/>
            </w:rPr>
            <w:t xml:space="preserve">22. Nagao A, Kobayashi M, </w:t>
          </w:r>
          <w:proofErr w:type="spellStart"/>
          <w:r w:rsidRPr="00677062">
            <w:rPr>
              <w:color w:val="000000"/>
            </w:rPr>
            <w:t>Koyasu</w:t>
          </w:r>
          <w:proofErr w:type="spellEnd"/>
          <w:r w:rsidRPr="00677062">
            <w:rPr>
              <w:color w:val="000000"/>
            </w:rPr>
            <w:t xml:space="preserve"> S, Chow CCT, Harada H. HIF-1-Dependent Reprogramming of Glucose Metabolic Pathway of Cancer Cells and Its Therapeutic Significance. Int J Mol Sci. 2019;20(2):238.</w:t>
          </w:r>
        </w:p>
        <w:p w14:paraId="1FE30303" w14:textId="77777777" w:rsidR="00677062" w:rsidRPr="00677062" w:rsidRDefault="00677062">
          <w:pPr>
            <w:pStyle w:val="csl-entry"/>
            <w:divId w:val="1454473106"/>
            <w:rPr>
              <w:color w:val="000000"/>
            </w:rPr>
          </w:pPr>
          <w:r w:rsidRPr="00677062">
            <w:rPr>
              <w:color w:val="000000"/>
            </w:rPr>
            <w:t>23. Cheng Y, Lu Y, Zhang D, Lian S, Liang H, Ye Y, et al. Metastatic cancer cells compensate for low energy supplies in hostile microenvironments with bioenergetic adaptation and metabolic reprogramming. Int J Oncol. 2018;53(6):2590–604.</w:t>
          </w:r>
        </w:p>
        <w:p w14:paraId="62F75DDC" w14:textId="77777777" w:rsidR="00677062" w:rsidRPr="00677062" w:rsidRDefault="00677062">
          <w:pPr>
            <w:pStyle w:val="csl-entry"/>
            <w:divId w:val="1454473106"/>
            <w:rPr>
              <w:color w:val="000000"/>
            </w:rPr>
          </w:pPr>
          <w:r w:rsidRPr="00677062">
            <w:rPr>
              <w:color w:val="000000"/>
            </w:rPr>
            <w:t xml:space="preserve">24. </w:t>
          </w:r>
          <w:proofErr w:type="spellStart"/>
          <w:r w:rsidRPr="00677062">
            <w:rPr>
              <w:color w:val="000000"/>
            </w:rPr>
            <w:t>Porporato</w:t>
          </w:r>
          <w:proofErr w:type="spellEnd"/>
          <w:r w:rsidRPr="00677062">
            <w:rPr>
              <w:color w:val="000000"/>
            </w:rPr>
            <w:t xml:space="preserve"> PE, </w:t>
          </w:r>
          <w:proofErr w:type="spellStart"/>
          <w:r w:rsidRPr="00677062">
            <w:rPr>
              <w:color w:val="000000"/>
            </w:rPr>
            <w:t>Payen</w:t>
          </w:r>
          <w:proofErr w:type="spellEnd"/>
          <w:r w:rsidRPr="00677062">
            <w:rPr>
              <w:color w:val="000000"/>
            </w:rPr>
            <w:t xml:space="preserve"> VL, Pérez-</w:t>
          </w:r>
          <w:proofErr w:type="spellStart"/>
          <w:r w:rsidRPr="00677062">
            <w:rPr>
              <w:color w:val="000000"/>
            </w:rPr>
            <w:t>Escuredo</w:t>
          </w:r>
          <w:proofErr w:type="spellEnd"/>
          <w:r w:rsidRPr="00677062">
            <w:rPr>
              <w:color w:val="000000"/>
            </w:rPr>
            <w:t xml:space="preserve"> J, De </w:t>
          </w:r>
          <w:proofErr w:type="spellStart"/>
          <w:r w:rsidRPr="00677062">
            <w:rPr>
              <w:color w:val="000000"/>
            </w:rPr>
            <w:t>Saedeleer</w:t>
          </w:r>
          <w:proofErr w:type="spellEnd"/>
          <w:r w:rsidRPr="00677062">
            <w:rPr>
              <w:color w:val="000000"/>
            </w:rPr>
            <w:t xml:space="preserve"> CJ, </w:t>
          </w:r>
          <w:proofErr w:type="spellStart"/>
          <w:r w:rsidRPr="00677062">
            <w:rPr>
              <w:color w:val="000000"/>
            </w:rPr>
            <w:t>Danhier</w:t>
          </w:r>
          <w:proofErr w:type="spellEnd"/>
          <w:r w:rsidRPr="00677062">
            <w:rPr>
              <w:color w:val="000000"/>
            </w:rPr>
            <w:t xml:space="preserve"> P, </w:t>
          </w:r>
          <w:proofErr w:type="spellStart"/>
          <w:r w:rsidRPr="00677062">
            <w:rPr>
              <w:color w:val="000000"/>
            </w:rPr>
            <w:t>Copetti</w:t>
          </w:r>
          <w:proofErr w:type="spellEnd"/>
          <w:r w:rsidRPr="00677062">
            <w:rPr>
              <w:color w:val="000000"/>
            </w:rPr>
            <w:t xml:space="preserve"> T, et al. A Mitochondrial Switch Promotes Tumor Metastasis. Cell Reports. 2014;8(3):754–66.</w:t>
          </w:r>
        </w:p>
        <w:p w14:paraId="46D89D9C" w14:textId="77777777" w:rsidR="00677062" w:rsidRPr="00677062" w:rsidRDefault="00677062">
          <w:pPr>
            <w:pStyle w:val="csl-entry"/>
            <w:divId w:val="1454473106"/>
            <w:rPr>
              <w:color w:val="000000"/>
            </w:rPr>
          </w:pPr>
          <w:r w:rsidRPr="00677062">
            <w:rPr>
              <w:color w:val="000000"/>
            </w:rPr>
            <w:t xml:space="preserve">25. Jia D, Park JH, Jung KH, Levine H, </w:t>
          </w:r>
          <w:proofErr w:type="spellStart"/>
          <w:r w:rsidRPr="00677062">
            <w:rPr>
              <w:color w:val="000000"/>
            </w:rPr>
            <w:t>Kaipparettu</w:t>
          </w:r>
          <w:proofErr w:type="spellEnd"/>
          <w:r w:rsidRPr="00677062">
            <w:rPr>
              <w:color w:val="000000"/>
            </w:rPr>
            <w:t xml:space="preserve"> BA. Elucidating the Metabolic Plasticity of Cancer: Mitochondrial Reprogramming and Hybrid Metabolic States. Cells. 2018;7(3):21.</w:t>
          </w:r>
        </w:p>
        <w:p w14:paraId="7F233798" w14:textId="77777777" w:rsidR="00677062" w:rsidRPr="00677062" w:rsidRDefault="00677062">
          <w:pPr>
            <w:pStyle w:val="csl-entry"/>
            <w:divId w:val="1454473106"/>
            <w:rPr>
              <w:color w:val="000000"/>
            </w:rPr>
          </w:pPr>
          <w:r w:rsidRPr="00677062">
            <w:rPr>
              <w:color w:val="000000"/>
            </w:rPr>
            <w:t xml:space="preserve">26. Jia D, </w:t>
          </w:r>
          <w:proofErr w:type="spellStart"/>
          <w:r w:rsidRPr="00677062">
            <w:rPr>
              <w:color w:val="000000"/>
            </w:rPr>
            <w:t>Paudel</w:t>
          </w:r>
          <w:proofErr w:type="spellEnd"/>
          <w:r w:rsidRPr="00677062">
            <w:rPr>
              <w:color w:val="000000"/>
            </w:rPr>
            <w:t xml:space="preserve"> BB, Hayford CE, Hardeman KN, Levine H, </w:t>
          </w:r>
          <w:proofErr w:type="spellStart"/>
          <w:r w:rsidRPr="00677062">
            <w:rPr>
              <w:color w:val="000000"/>
            </w:rPr>
            <w:t>Onuchic</w:t>
          </w:r>
          <w:proofErr w:type="spellEnd"/>
          <w:r w:rsidRPr="00677062">
            <w:rPr>
              <w:color w:val="000000"/>
            </w:rPr>
            <w:t xml:space="preserve"> JN, et al. Drug-Tolerant Idling Melanoma Cells Exhibit Theory-Predicted Metabolic Low-Low Phenotype. Frontiers Oncol. 2020;10:1426.</w:t>
          </w:r>
        </w:p>
        <w:p w14:paraId="0518BED4" w14:textId="77777777" w:rsidR="00677062" w:rsidRPr="00677062" w:rsidRDefault="00677062">
          <w:pPr>
            <w:pStyle w:val="csl-entry"/>
            <w:divId w:val="1454473106"/>
            <w:rPr>
              <w:color w:val="000000"/>
            </w:rPr>
          </w:pPr>
          <w:r w:rsidRPr="00677062">
            <w:rPr>
              <w:color w:val="000000"/>
            </w:rPr>
            <w:t xml:space="preserve">27. Dupuy F, </w:t>
          </w:r>
          <w:proofErr w:type="spellStart"/>
          <w:r w:rsidRPr="00677062">
            <w:rPr>
              <w:color w:val="000000"/>
            </w:rPr>
            <w:t>Tabariès</w:t>
          </w:r>
          <w:proofErr w:type="spellEnd"/>
          <w:r w:rsidRPr="00677062">
            <w:rPr>
              <w:color w:val="000000"/>
            </w:rPr>
            <w:t xml:space="preserve"> S, </w:t>
          </w:r>
          <w:proofErr w:type="spellStart"/>
          <w:r w:rsidRPr="00677062">
            <w:rPr>
              <w:color w:val="000000"/>
            </w:rPr>
            <w:t>Andrzejewski</w:t>
          </w:r>
          <w:proofErr w:type="spellEnd"/>
          <w:r w:rsidRPr="00677062">
            <w:rPr>
              <w:color w:val="000000"/>
            </w:rPr>
            <w:t xml:space="preserve"> S, Dong Z, </w:t>
          </w:r>
          <w:proofErr w:type="spellStart"/>
          <w:r w:rsidRPr="00677062">
            <w:rPr>
              <w:color w:val="000000"/>
            </w:rPr>
            <w:t>Blagih</w:t>
          </w:r>
          <w:proofErr w:type="spellEnd"/>
          <w:r w:rsidRPr="00677062">
            <w:rPr>
              <w:color w:val="000000"/>
            </w:rPr>
            <w:t xml:space="preserve"> J, </w:t>
          </w:r>
          <w:proofErr w:type="spellStart"/>
          <w:r w:rsidRPr="00677062">
            <w:rPr>
              <w:color w:val="000000"/>
            </w:rPr>
            <w:t>Annis</w:t>
          </w:r>
          <w:proofErr w:type="spellEnd"/>
          <w:r w:rsidRPr="00677062">
            <w:rPr>
              <w:color w:val="000000"/>
            </w:rPr>
            <w:t xml:space="preserve"> MG, et al. PDK1-Dependent Metabolic Reprogramming Dictates Metastatic Potential in Breast Cancer. Cell </w:t>
          </w:r>
          <w:proofErr w:type="spellStart"/>
          <w:r w:rsidRPr="00677062">
            <w:rPr>
              <w:color w:val="000000"/>
            </w:rPr>
            <w:t>Metab</w:t>
          </w:r>
          <w:proofErr w:type="spellEnd"/>
          <w:r w:rsidRPr="00677062">
            <w:rPr>
              <w:color w:val="000000"/>
            </w:rPr>
            <w:t>. 2015;22(4):577–89.</w:t>
          </w:r>
        </w:p>
        <w:p w14:paraId="215D8131" w14:textId="77777777" w:rsidR="00677062" w:rsidRPr="00677062" w:rsidRDefault="00677062">
          <w:pPr>
            <w:pStyle w:val="csl-entry"/>
            <w:divId w:val="1454473106"/>
            <w:rPr>
              <w:color w:val="000000"/>
            </w:rPr>
          </w:pPr>
          <w:r w:rsidRPr="00677062">
            <w:rPr>
              <w:color w:val="000000"/>
            </w:rPr>
            <w:t xml:space="preserve">28. </w:t>
          </w:r>
          <w:proofErr w:type="spellStart"/>
          <w:r w:rsidRPr="00677062">
            <w:rPr>
              <w:color w:val="000000"/>
            </w:rPr>
            <w:t>LeBleu</w:t>
          </w:r>
          <w:proofErr w:type="spellEnd"/>
          <w:r w:rsidRPr="00677062">
            <w:rPr>
              <w:color w:val="000000"/>
            </w:rPr>
            <w:t xml:space="preserve"> VS, O’Connell JT, Herrera KNG, </w:t>
          </w:r>
          <w:proofErr w:type="spellStart"/>
          <w:r w:rsidRPr="00677062">
            <w:rPr>
              <w:color w:val="000000"/>
            </w:rPr>
            <w:t>Wikman</w:t>
          </w:r>
          <w:proofErr w:type="spellEnd"/>
          <w:r w:rsidRPr="00677062">
            <w:rPr>
              <w:color w:val="000000"/>
            </w:rPr>
            <w:t xml:space="preserve"> H, </w:t>
          </w:r>
          <w:proofErr w:type="spellStart"/>
          <w:r w:rsidRPr="00677062">
            <w:rPr>
              <w:color w:val="000000"/>
            </w:rPr>
            <w:t>Pantel</w:t>
          </w:r>
          <w:proofErr w:type="spellEnd"/>
          <w:r w:rsidRPr="00677062">
            <w:rPr>
              <w:color w:val="000000"/>
            </w:rPr>
            <w:t xml:space="preserve"> K, </w:t>
          </w:r>
          <w:proofErr w:type="spellStart"/>
          <w:r w:rsidRPr="00677062">
            <w:rPr>
              <w:color w:val="000000"/>
            </w:rPr>
            <w:t>Haigis</w:t>
          </w:r>
          <w:proofErr w:type="spellEnd"/>
          <w:r w:rsidRPr="00677062">
            <w:rPr>
              <w:color w:val="000000"/>
            </w:rPr>
            <w:t xml:space="preserve"> MC, et al. PGC-1α mediates mitochondrial biogenesis and oxidative phosphorylation in cancer cells to promote metastasis. Nat Cell Biol. 2014;16(10):992–1003.</w:t>
          </w:r>
        </w:p>
        <w:p w14:paraId="1B31F4CB" w14:textId="77777777" w:rsidR="00677062" w:rsidRPr="00677062" w:rsidRDefault="00677062">
          <w:pPr>
            <w:pStyle w:val="csl-entry"/>
            <w:divId w:val="1454473106"/>
            <w:rPr>
              <w:color w:val="000000"/>
            </w:rPr>
          </w:pPr>
          <w:r w:rsidRPr="00677062">
            <w:rPr>
              <w:color w:val="000000"/>
            </w:rPr>
            <w:t>29. Jia D, Park JH, Kaur H, Jung KH, Yang S, Tripathi S, et al. Towards decoding the coupled decision-making of metabolism and epithelial-to-mesenchymal transition in cancer. Brit J Cancer. 2021;1–10.</w:t>
          </w:r>
        </w:p>
        <w:p w14:paraId="6688C7DE" w14:textId="77777777" w:rsidR="00677062" w:rsidRPr="00677062" w:rsidRDefault="00677062">
          <w:pPr>
            <w:pStyle w:val="csl-entry"/>
            <w:divId w:val="1454473106"/>
            <w:rPr>
              <w:color w:val="000000"/>
            </w:rPr>
          </w:pPr>
          <w:r w:rsidRPr="00677062">
            <w:rPr>
              <w:color w:val="000000"/>
            </w:rPr>
            <w:t xml:space="preserve">30. </w:t>
          </w:r>
          <w:proofErr w:type="spellStart"/>
          <w:r w:rsidRPr="00677062">
            <w:rPr>
              <w:color w:val="000000"/>
            </w:rPr>
            <w:t>Serocki</w:t>
          </w:r>
          <w:proofErr w:type="spellEnd"/>
          <w:r w:rsidRPr="00677062">
            <w:rPr>
              <w:color w:val="000000"/>
            </w:rPr>
            <w:t xml:space="preserve"> M, </w:t>
          </w:r>
          <w:proofErr w:type="spellStart"/>
          <w:r w:rsidRPr="00677062">
            <w:rPr>
              <w:color w:val="000000"/>
            </w:rPr>
            <w:t>Bartoszewska</w:t>
          </w:r>
          <w:proofErr w:type="spellEnd"/>
          <w:r w:rsidRPr="00677062">
            <w:rPr>
              <w:color w:val="000000"/>
            </w:rPr>
            <w:t xml:space="preserve"> S, </w:t>
          </w:r>
          <w:proofErr w:type="spellStart"/>
          <w:r w:rsidRPr="00677062">
            <w:rPr>
              <w:color w:val="000000"/>
            </w:rPr>
            <w:t>Janaszak-Jasiecka</w:t>
          </w:r>
          <w:proofErr w:type="spellEnd"/>
          <w:r w:rsidRPr="00677062">
            <w:rPr>
              <w:color w:val="000000"/>
            </w:rPr>
            <w:t xml:space="preserve"> A, </w:t>
          </w:r>
          <w:proofErr w:type="spellStart"/>
          <w:r w:rsidRPr="00677062">
            <w:rPr>
              <w:color w:val="000000"/>
            </w:rPr>
            <w:t>Ochocka</w:t>
          </w:r>
          <w:proofErr w:type="spellEnd"/>
          <w:r w:rsidRPr="00677062">
            <w:rPr>
              <w:color w:val="000000"/>
            </w:rPr>
            <w:t xml:space="preserve"> RJ, </w:t>
          </w:r>
          <w:proofErr w:type="spellStart"/>
          <w:r w:rsidRPr="00677062">
            <w:rPr>
              <w:color w:val="000000"/>
            </w:rPr>
            <w:t>Collawn</w:t>
          </w:r>
          <w:proofErr w:type="spellEnd"/>
          <w:r w:rsidRPr="00677062">
            <w:rPr>
              <w:color w:val="000000"/>
            </w:rPr>
            <w:t xml:space="preserve"> JF, Bartoszewski R. miRNAs regulate the HIF switch during hypoxia: a novel therapeutic target. Angiogenesis. 2018;21(2):183–202.</w:t>
          </w:r>
        </w:p>
        <w:p w14:paraId="28686B5D" w14:textId="77777777" w:rsidR="00677062" w:rsidRPr="00677062" w:rsidRDefault="00677062">
          <w:pPr>
            <w:pStyle w:val="csl-entry"/>
            <w:divId w:val="1454473106"/>
            <w:rPr>
              <w:color w:val="000000"/>
            </w:rPr>
          </w:pPr>
          <w:r w:rsidRPr="00677062">
            <w:rPr>
              <w:color w:val="000000"/>
            </w:rPr>
            <w:t>31. Shang Y, Chen H, Ye J, Wei X, Liu S, Wang R. HIF-1α/Ascl2/miR-200b regulatory feedback circuit modulated the epithelial-mesenchymal transition (EMT) in colorectal cancer cells. Exp Cell Res. 2017;360(2):243–56.</w:t>
          </w:r>
        </w:p>
        <w:p w14:paraId="48EB8ED9" w14:textId="77777777" w:rsidR="00677062" w:rsidRPr="00677062" w:rsidRDefault="00677062">
          <w:pPr>
            <w:pStyle w:val="csl-entry"/>
            <w:divId w:val="1454473106"/>
            <w:rPr>
              <w:color w:val="000000"/>
            </w:rPr>
          </w:pPr>
          <w:r w:rsidRPr="00677062">
            <w:rPr>
              <w:color w:val="000000"/>
            </w:rPr>
            <w:t xml:space="preserve">32. </w:t>
          </w:r>
          <w:proofErr w:type="spellStart"/>
          <w:r w:rsidRPr="00677062">
            <w:rPr>
              <w:color w:val="000000"/>
            </w:rPr>
            <w:t>Jin</w:t>
          </w:r>
          <w:proofErr w:type="spellEnd"/>
          <w:r w:rsidRPr="00677062">
            <w:rPr>
              <w:color w:val="000000"/>
            </w:rPr>
            <w:t xml:space="preserve"> HF, Wang JF, Song TT, Zhang J, Wang L. MiR-200b Inhibits Tumor Growth and Chemoresistance via Targeting p70S6K1 in Lung Cancer. Frontiers Oncol. 2020;10:643.</w:t>
          </w:r>
        </w:p>
        <w:p w14:paraId="0FD4004A" w14:textId="77777777" w:rsidR="00677062" w:rsidRPr="00677062" w:rsidRDefault="00677062">
          <w:pPr>
            <w:pStyle w:val="csl-entry"/>
            <w:divId w:val="1454473106"/>
            <w:rPr>
              <w:color w:val="000000"/>
            </w:rPr>
          </w:pPr>
          <w:r w:rsidRPr="00677062">
            <w:rPr>
              <w:color w:val="000000"/>
            </w:rPr>
            <w:t xml:space="preserve">33. </w:t>
          </w:r>
          <w:proofErr w:type="spellStart"/>
          <w:r w:rsidRPr="00677062">
            <w:rPr>
              <w:color w:val="000000"/>
            </w:rPr>
            <w:t>Georgakopoulos</w:t>
          </w:r>
          <w:proofErr w:type="spellEnd"/>
          <w:r w:rsidRPr="00677062">
            <w:rPr>
              <w:color w:val="000000"/>
            </w:rPr>
            <w:t xml:space="preserve">-Soares I, </w:t>
          </w:r>
          <w:proofErr w:type="spellStart"/>
          <w:r w:rsidRPr="00677062">
            <w:rPr>
              <w:color w:val="000000"/>
            </w:rPr>
            <w:t>Chartoumpekis</w:t>
          </w:r>
          <w:proofErr w:type="spellEnd"/>
          <w:r w:rsidRPr="00677062">
            <w:rPr>
              <w:color w:val="000000"/>
            </w:rPr>
            <w:t xml:space="preserve"> DV, </w:t>
          </w:r>
          <w:proofErr w:type="spellStart"/>
          <w:r w:rsidRPr="00677062">
            <w:rPr>
              <w:color w:val="000000"/>
            </w:rPr>
            <w:t>Kyriazopoulou</w:t>
          </w:r>
          <w:proofErr w:type="spellEnd"/>
          <w:r w:rsidRPr="00677062">
            <w:rPr>
              <w:color w:val="000000"/>
            </w:rPr>
            <w:t xml:space="preserve"> V, </w:t>
          </w:r>
          <w:proofErr w:type="spellStart"/>
          <w:r w:rsidRPr="00677062">
            <w:rPr>
              <w:color w:val="000000"/>
            </w:rPr>
            <w:t>Zaravinos</w:t>
          </w:r>
          <w:proofErr w:type="spellEnd"/>
          <w:r w:rsidRPr="00677062">
            <w:rPr>
              <w:color w:val="000000"/>
            </w:rPr>
            <w:t xml:space="preserve"> A. EMT Factors and Metabolic Pathways in Cancer. Frontiers Oncol. 2020;10:499.</w:t>
          </w:r>
        </w:p>
        <w:p w14:paraId="531BC81C" w14:textId="77777777" w:rsidR="00677062" w:rsidRPr="00677062" w:rsidRDefault="00677062">
          <w:pPr>
            <w:pStyle w:val="csl-entry"/>
            <w:divId w:val="1454473106"/>
            <w:rPr>
              <w:color w:val="000000"/>
            </w:rPr>
          </w:pPr>
          <w:r w:rsidRPr="00677062">
            <w:rPr>
              <w:color w:val="000000"/>
            </w:rPr>
            <w:t xml:space="preserve">34. Fedele M, </w:t>
          </w:r>
          <w:proofErr w:type="spellStart"/>
          <w:r w:rsidRPr="00677062">
            <w:rPr>
              <w:color w:val="000000"/>
            </w:rPr>
            <w:t>Sgarra</w:t>
          </w:r>
          <w:proofErr w:type="spellEnd"/>
          <w:r w:rsidRPr="00677062">
            <w:rPr>
              <w:color w:val="000000"/>
            </w:rPr>
            <w:t xml:space="preserve"> R, Battista S, </w:t>
          </w:r>
          <w:proofErr w:type="spellStart"/>
          <w:r w:rsidRPr="00677062">
            <w:rPr>
              <w:color w:val="000000"/>
            </w:rPr>
            <w:t>Cerchia</w:t>
          </w:r>
          <w:proofErr w:type="spellEnd"/>
          <w:r w:rsidRPr="00677062">
            <w:rPr>
              <w:color w:val="000000"/>
            </w:rPr>
            <w:t xml:space="preserve"> L, </w:t>
          </w:r>
          <w:proofErr w:type="spellStart"/>
          <w:r w:rsidRPr="00677062">
            <w:rPr>
              <w:color w:val="000000"/>
            </w:rPr>
            <w:t>Manfioletti</w:t>
          </w:r>
          <w:proofErr w:type="spellEnd"/>
          <w:r w:rsidRPr="00677062">
            <w:rPr>
              <w:color w:val="000000"/>
            </w:rPr>
            <w:t xml:space="preserve"> G. The Epithelial–Mesenchymal Transition at the Crossroads between Metabolism and Tumor Progression. Int J Mol Sci. 2022;23(2):800.</w:t>
          </w:r>
        </w:p>
        <w:p w14:paraId="6BD8C0F9" w14:textId="77777777" w:rsidR="00677062" w:rsidRPr="00677062" w:rsidRDefault="00677062">
          <w:pPr>
            <w:pStyle w:val="csl-entry"/>
            <w:divId w:val="1454473106"/>
            <w:rPr>
              <w:color w:val="000000"/>
            </w:rPr>
          </w:pPr>
          <w:r w:rsidRPr="00677062">
            <w:rPr>
              <w:color w:val="000000"/>
            </w:rPr>
            <w:t xml:space="preserve">35. Burger GA, </w:t>
          </w:r>
          <w:proofErr w:type="spellStart"/>
          <w:r w:rsidRPr="00677062">
            <w:rPr>
              <w:color w:val="000000"/>
            </w:rPr>
            <w:t>Danen</w:t>
          </w:r>
          <w:proofErr w:type="spellEnd"/>
          <w:r w:rsidRPr="00677062">
            <w:rPr>
              <w:color w:val="000000"/>
            </w:rPr>
            <w:t xml:space="preserve"> EHJ, Beltman JB. Deciphering Epithelial–Mesenchymal Transition Regulatory Networks in Cancer through Computational Approaches. Frontiers Oncol. 2017;7:162.</w:t>
          </w:r>
        </w:p>
        <w:p w14:paraId="756FF263" w14:textId="77777777" w:rsidR="00677062" w:rsidRPr="00677062" w:rsidRDefault="00677062">
          <w:pPr>
            <w:pStyle w:val="csl-entry"/>
            <w:divId w:val="1454473106"/>
            <w:rPr>
              <w:color w:val="000000"/>
            </w:rPr>
          </w:pPr>
          <w:r w:rsidRPr="00677062">
            <w:rPr>
              <w:color w:val="000000"/>
            </w:rPr>
            <w:t xml:space="preserve">36. Hu Y, Xu W, Zeng H, He Z, Lu X, </w:t>
          </w:r>
          <w:proofErr w:type="spellStart"/>
          <w:r w:rsidRPr="00677062">
            <w:rPr>
              <w:color w:val="000000"/>
            </w:rPr>
            <w:t>Zuo</w:t>
          </w:r>
          <w:proofErr w:type="spellEnd"/>
          <w:r w:rsidRPr="00677062">
            <w:rPr>
              <w:color w:val="000000"/>
            </w:rPr>
            <w:t xml:space="preserve"> D, et al. OXPHOS-dependent metabolic reprogramming prompts metastatic potential of breast cancer cells under osteogenic differentiation. Brit J Cancer. 2020;123(11):1644–55.</w:t>
          </w:r>
        </w:p>
        <w:p w14:paraId="62B2A963" w14:textId="77777777" w:rsidR="00677062" w:rsidRPr="00677062" w:rsidRDefault="00677062">
          <w:pPr>
            <w:pStyle w:val="csl-entry"/>
            <w:divId w:val="1454473106"/>
            <w:rPr>
              <w:color w:val="000000"/>
            </w:rPr>
          </w:pPr>
          <w:r w:rsidRPr="00677062">
            <w:rPr>
              <w:color w:val="000000"/>
            </w:rPr>
            <w:t>37. Sung JY, Cheong JH. Pan-Cancer Analysis Reveals Distinct Metabolic Reprogramming in Different Epithelial–Mesenchymal Transition Activity States. Cancers. 2021;13(8):1778.</w:t>
          </w:r>
        </w:p>
        <w:p w14:paraId="7B192AAE" w14:textId="77777777" w:rsidR="00677062" w:rsidRPr="00677062" w:rsidRDefault="00677062">
          <w:pPr>
            <w:pStyle w:val="csl-entry"/>
            <w:divId w:val="1454473106"/>
            <w:rPr>
              <w:color w:val="000000"/>
            </w:rPr>
          </w:pPr>
          <w:r w:rsidRPr="00677062">
            <w:rPr>
              <w:color w:val="000000"/>
            </w:rPr>
            <w:t xml:space="preserve">38. Choudhary KS, Rohatgi N, </w:t>
          </w:r>
          <w:proofErr w:type="spellStart"/>
          <w:r w:rsidRPr="00677062">
            <w:rPr>
              <w:color w:val="000000"/>
            </w:rPr>
            <w:t>Halldorsson</w:t>
          </w:r>
          <w:proofErr w:type="spellEnd"/>
          <w:r w:rsidRPr="00677062">
            <w:rPr>
              <w:color w:val="000000"/>
            </w:rPr>
            <w:t xml:space="preserve"> S, </w:t>
          </w:r>
          <w:proofErr w:type="spellStart"/>
          <w:r w:rsidRPr="00677062">
            <w:rPr>
              <w:color w:val="000000"/>
            </w:rPr>
            <w:t>Briem</w:t>
          </w:r>
          <w:proofErr w:type="spellEnd"/>
          <w:r w:rsidRPr="00677062">
            <w:rPr>
              <w:color w:val="000000"/>
            </w:rPr>
            <w:t xml:space="preserve"> E, Gudjonsson T, Gudmundsson S, et al. EGFR Signal-Network Reconstruction Demonstrates Metabolic Crosstalk in EMT. </w:t>
          </w:r>
          <w:proofErr w:type="spellStart"/>
          <w:r w:rsidRPr="00677062">
            <w:rPr>
              <w:color w:val="000000"/>
            </w:rPr>
            <w:t>Plos</w:t>
          </w:r>
          <w:proofErr w:type="spellEnd"/>
          <w:r w:rsidRPr="00677062">
            <w:rPr>
              <w:color w:val="000000"/>
            </w:rPr>
            <w:t xml:space="preserve"> </w:t>
          </w:r>
          <w:proofErr w:type="spellStart"/>
          <w:r w:rsidRPr="00677062">
            <w:rPr>
              <w:color w:val="000000"/>
            </w:rPr>
            <w:t>Comput</w:t>
          </w:r>
          <w:proofErr w:type="spellEnd"/>
          <w:r w:rsidRPr="00677062">
            <w:rPr>
              <w:color w:val="000000"/>
            </w:rPr>
            <w:t xml:space="preserve"> Biol. 2016;12(6):e1004924.</w:t>
          </w:r>
        </w:p>
        <w:p w14:paraId="0F874EBF" w14:textId="77777777" w:rsidR="00677062" w:rsidRPr="00677062" w:rsidRDefault="00677062">
          <w:pPr>
            <w:pStyle w:val="csl-entry"/>
            <w:divId w:val="1454473106"/>
            <w:rPr>
              <w:color w:val="000000"/>
            </w:rPr>
          </w:pPr>
          <w:r w:rsidRPr="00677062">
            <w:rPr>
              <w:color w:val="000000"/>
            </w:rPr>
            <w:t>39. Feng S, Zhang L, Liu X, Li G, Zhang B, Wang Z, et al. Low levels of AMPK promote epithelial‐mesenchymal transition in lung cancer primarily through HDAC4‐ and HDAC5‐mediated metabolic reprogramming. J Cell Mol Med. 2020;24(14):7789–801.</w:t>
          </w:r>
        </w:p>
        <w:p w14:paraId="54E4C0D7" w14:textId="77777777" w:rsidR="00677062" w:rsidRPr="00677062" w:rsidRDefault="00677062">
          <w:pPr>
            <w:pStyle w:val="csl-entry"/>
            <w:divId w:val="1454473106"/>
            <w:rPr>
              <w:color w:val="000000"/>
            </w:rPr>
          </w:pPr>
          <w:r w:rsidRPr="00677062">
            <w:rPr>
              <w:color w:val="000000"/>
            </w:rPr>
            <w:t xml:space="preserve">40. </w:t>
          </w:r>
          <w:proofErr w:type="spellStart"/>
          <w:r w:rsidRPr="00677062">
            <w:rPr>
              <w:color w:val="000000"/>
            </w:rPr>
            <w:t>Schieber</w:t>
          </w:r>
          <w:proofErr w:type="spellEnd"/>
          <w:r w:rsidRPr="00677062">
            <w:rPr>
              <w:color w:val="000000"/>
            </w:rPr>
            <w:t xml:space="preserve"> MS, Chandel NS. ROS Links Glucose Metabolism to Breast Cancer Stem Cell and EMT Phenotype. Cancer Cell. 2013;23(3):265–7.</w:t>
          </w:r>
        </w:p>
        <w:p w14:paraId="66C6CE92" w14:textId="77777777" w:rsidR="00677062" w:rsidRPr="00677062" w:rsidRDefault="00677062">
          <w:pPr>
            <w:pStyle w:val="csl-entry"/>
            <w:divId w:val="1454473106"/>
            <w:rPr>
              <w:color w:val="000000"/>
            </w:rPr>
          </w:pPr>
          <w:r w:rsidRPr="00677062">
            <w:rPr>
              <w:color w:val="000000"/>
            </w:rPr>
            <w:t xml:space="preserve">41. Kang X, Wang J, Li C. Exposing the Underlying Relationship of Cancer Metastasis to Metabolism and Epithelial-Mesenchymal Transitions. </w:t>
          </w:r>
          <w:proofErr w:type="spellStart"/>
          <w:r w:rsidRPr="00677062">
            <w:rPr>
              <w:color w:val="000000"/>
            </w:rPr>
            <w:t>Iscience</w:t>
          </w:r>
          <w:proofErr w:type="spellEnd"/>
          <w:r w:rsidRPr="00677062">
            <w:rPr>
              <w:color w:val="000000"/>
            </w:rPr>
            <w:t>. 2019;21:754–72.</w:t>
          </w:r>
        </w:p>
        <w:p w14:paraId="73EFA867" w14:textId="77777777" w:rsidR="00677062" w:rsidRPr="00677062" w:rsidRDefault="00677062">
          <w:pPr>
            <w:pStyle w:val="csl-entry"/>
            <w:divId w:val="1454473106"/>
            <w:rPr>
              <w:color w:val="000000"/>
            </w:rPr>
          </w:pPr>
          <w:r w:rsidRPr="00677062">
            <w:rPr>
              <w:color w:val="000000"/>
            </w:rPr>
            <w:t>42. Kang X, Li C. A Dimension Reduction Approach for Energy Landscape: Identifying Intermediate States in Metabolism‐EMT Network. Adv Sci. 2021;2003133.</w:t>
          </w:r>
        </w:p>
        <w:p w14:paraId="4C1C70CD" w14:textId="77777777" w:rsidR="00677062" w:rsidRPr="00677062" w:rsidRDefault="00677062">
          <w:pPr>
            <w:pStyle w:val="csl-entry"/>
            <w:divId w:val="1454473106"/>
            <w:rPr>
              <w:color w:val="000000"/>
            </w:rPr>
          </w:pPr>
          <w:r w:rsidRPr="00677062">
            <w:rPr>
              <w:color w:val="000000"/>
            </w:rPr>
            <w:t xml:space="preserve">43. </w:t>
          </w:r>
          <w:proofErr w:type="spellStart"/>
          <w:r w:rsidRPr="00677062">
            <w:rPr>
              <w:color w:val="000000"/>
            </w:rPr>
            <w:t>Sciacovelli</w:t>
          </w:r>
          <w:proofErr w:type="spellEnd"/>
          <w:r w:rsidRPr="00677062">
            <w:rPr>
              <w:color w:val="000000"/>
            </w:rPr>
            <w:t xml:space="preserve"> M, </w:t>
          </w:r>
          <w:proofErr w:type="spellStart"/>
          <w:r w:rsidRPr="00677062">
            <w:rPr>
              <w:color w:val="000000"/>
            </w:rPr>
            <w:t>Frezza</w:t>
          </w:r>
          <w:proofErr w:type="spellEnd"/>
          <w:r w:rsidRPr="00677062">
            <w:rPr>
              <w:color w:val="000000"/>
            </w:rPr>
            <w:t xml:space="preserve"> C. Metabolic </w:t>
          </w:r>
          <w:proofErr w:type="gramStart"/>
          <w:r w:rsidRPr="00677062">
            <w:rPr>
              <w:color w:val="000000"/>
            </w:rPr>
            <w:t>reprogramming</w:t>
          </w:r>
          <w:proofErr w:type="gramEnd"/>
          <w:r w:rsidRPr="00677062">
            <w:rPr>
              <w:color w:val="000000"/>
            </w:rPr>
            <w:t xml:space="preserve"> and epithelial‐to‐mesenchymal transition in cancer. </w:t>
          </w:r>
          <w:proofErr w:type="spellStart"/>
          <w:r w:rsidRPr="00677062">
            <w:rPr>
              <w:color w:val="000000"/>
            </w:rPr>
            <w:t>Febs</w:t>
          </w:r>
          <w:proofErr w:type="spellEnd"/>
          <w:r w:rsidRPr="00677062">
            <w:rPr>
              <w:color w:val="000000"/>
            </w:rPr>
            <w:t xml:space="preserve"> J. 2017;284(19):3132–44.</w:t>
          </w:r>
        </w:p>
        <w:p w14:paraId="7A204C33" w14:textId="77777777" w:rsidR="00677062" w:rsidRPr="00677062" w:rsidRDefault="00677062">
          <w:pPr>
            <w:pStyle w:val="csl-entry"/>
            <w:divId w:val="1454473106"/>
            <w:rPr>
              <w:color w:val="000000"/>
            </w:rPr>
          </w:pPr>
          <w:r w:rsidRPr="00677062">
            <w:rPr>
              <w:color w:val="000000"/>
            </w:rPr>
            <w:t xml:space="preserve">44. Huang R, </w:t>
          </w:r>
          <w:proofErr w:type="spellStart"/>
          <w:r w:rsidRPr="00677062">
            <w:rPr>
              <w:color w:val="000000"/>
            </w:rPr>
            <w:t>Zong</w:t>
          </w:r>
          <w:proofErr w:type="spellEnd"/>
          <w:r w:rsidRPr="00677062">
            <w:rPr>
              <w:color w:val="000000"/>
            </w:rPr>
            <w:t xml:space="preserve"> X. Aberrant cancer metabolism in epithelial–mesenchymal transition and cancer metastasis: Mechanisms in cancer progression. Crit Rev Oncol </w:t>
          </w:r>
          <w:proofErr w:type="spellStart"/>
          <w:r w:rsidRPr="00677062">
            <w:rPr>
              <w:color w:val="000000"/>
            </w:rPr>
            <w:t>Hemat</w:t>
          </w:r>
          <w:proofErr w:type="spellEnd"/>
          <w:r w:rsidRPr="00677062">
            <w:rPr>
              <w:color w:val="000000"/>
            </w:rPr>
            <w:t>. 2017;115:13–22.</w:t>
          </w:r>
        </w:p>
        <w:p w14:paraId="441837AA" w14:textId="77777777" w:rsidR="00677062" w:rsidRPr="00677062" w:rsidRDefault="00677062">
          <w:pPr>
            <w:pStyle w:val="csl-entry"/>
            <w:divId w:val="1454473106"/>
            <w:rPr>
              <w:color w:val="000000"/>
            </w:rPr>
          </w:pPr>
          <w:r w:rsidRPr="00677062">
            <w:rPr>
              <w:color w:val="000000"/>
            </w:rPr>
            <w:t xml:space="preserve">45. Jiang L, Xiao L, </w:t>
          </w:r>
          <w:proofErr w:type="spellStart"/>
          <w:r w:rsidRPr="00677062">
            <w:rPr>
              <w:color w:val="000000"/>
            </w:rPr>
            <w:t>Sugiura</w:t>
          </w:r>
          <w:proofErr w:type="spellEnd"/>
          <w:r w:rsidRPr="00677062">
            <w:rPr>
              <w:color w:val="000000"/>
            </w:rPr>
            <w:t xml:space="preserve"> H, Huang X, Ali A, Kuro-o M, et al. Metabolic reprogramming during TGFβ1-induced epithelial-to-mesenchymal transition. Oncogene. 2015;34(30):3908–16.</w:t>
          </w:r>
        </w:p>
        <w:p w14:paraId="701C4767" w14:textId="77777777" w:rsidR="00677062" w:rsidRPr="00677062" w:rsidRDefault="00677062">
          <w:pPr>
            <w:pStyle w:val="csl-entry"/>
            <w:divId w:val="1454473106"/>
            <w:rPr>
              <w:color w:val="000000"/>
            </w:rPr>
          </w:pPr>
          <w:r w:rsidRPr="00677062">
            <w:rPr>
              <w:color w:val="000000"/>
            </w:rPr>
            <w:t xml:space="preserve">46. Bocci F, Tripathi SC, Mercedes SAV, George JT, </w:t>
          </w:r>
          <w:proofErr w:type="spellStart"/>
          <w:r w:rsidRPr="00677062">
            <w:rPr>
              <w:color w:val="000000"/>
            </w:rPr>
            <w:t>Casabar</w:t>
          </w:r>
          <w:proofErr w:type="spellEnd"/>
          <w:r w:rsidRPr="00677062">
            <w:rPr>
              <w:color w:val="000000"/>
            </w:rPr>
            <w:t xml:space="preserve"> JP, Wong PK, et al. NRF2 activates a partial epithelial-mesenchymal transition and is maximally present in a hybrid epithelial/mesenchymal phenotype. </w:t>
          </w:r>
          <w:proofErr w:type="spellStart"/>
          <w:r w:rsidRPr="00677062">
            <w:rPr>
              <w:color w:val="000000"/>
            </w:rPr>
            <w:t>Integr</w:t>
          </w:r>
          <w:proofErr w:type="spellEnd"/>
          <w:r w:rsidRPr="00677062">
            <w:rPr>
              <w:color w:val="000000"/>
            </w:rPr>
            <w:t xml:space="preserve"> Biol. 2019;11(6):251–63.</w:t>
          </w:r>
        </w:p>
        <w:p w14:paraId="07EC21AC" w14:textId="77777777" w:rsidR="00677062" w:rsidRPr="00677062" w:rsidRDefault="00677062">
          <w:pPr>
            <w:pStyle w:val="csl-entry"/>
            <w:divId w:val="1454473106"/>
            <w:rPr>
              <w:color w:val="000000"/>
            </w:rPr>
          </w:pPr>
          <w:r w:rsidRPr="00677062">
            <w:rPr>
              <w:color w:val="000000"/>
            </w:rPr>
            <w:t xml:space="preserve">47. Luo M, Shang L, Brooks MD, </w:t>
          </w:r>
          <w:proofErr w:type="spellStart"/>
          <w:r w:rsidRPr="00677062">
            <w:rPr>
              <w:color w:val="000000"/>
            </w:rPr>
            <w:t>Jiagge</w:t>
          </w:r>
          <w:proofErr w:type="spellEnd"/>
          <w:r w:rsidRPr="00677062">
            <w:rPr>
              <w:color w:val="000000"/>
            </w:rPr>
            <w:t xml:space="preserve"> E, Zhu Y, </w:t>
          </w:r>
          <w:proofErr w:type="spellStart"/>
          <w:r w:rsidRPr="00677062">
            <w:rPr>
              <w:color w:val="000000"/>
            </w:rPr>
            <w:t>Buschhaus</w:t>
          </w:r>
          <w:proofErr w:type="spellEnd"/>
          <w:r w:rsidRPr="00677062">
            <w:rPr>
              <w:color w:val="000000"/>
            </w:rPr>
            <w:t xml:space="preserve"> JM, et al. Targeting Breast Cancer Stem Cell State Equilibrium through Modulation of Redox Signaling. Cell </w:t>
          </w:r>
          <w:proofErr w:type="spellStart"/>
          <w:r w:rsidRPr="00677062">
            <w:rPr>
              <w:color w:val="000000"/>
            </w:rPr>
            <w:t>Metab</w:t>
          </w:r>
          <w:proofErr w:type="spellEnd"/>
          <w:r w:rsidRPr="00677062">
            <w:rPr>
              <w:color w:val="000000"/>
            </w:rPr>
            <w:t>. 2018;28(1):69-86.e6.</w:t>
          </w:r>
        </w:p>
        <w:p w14:paraId="08D482A7" w14:textId="77777777" w:rsidR="00677062" w:rsidRPr="00677062" w:rsidRDefault="00677062">
          <w:pPr>
            <w:pStyle w:val="csl-entry"/>
            <w:divId w:val="1454473106"/>
            <w:rPr>
              <w:color w:val="000000"/>
            </w:rPr>
          </w:pPr>
          <w:r w:rsidRPr="00677062">
            <w:rPr>
              <w:color w:val="000000"/>
            </w:rPr>
            <w:t xml:space="preserve">48. </w:t>
          </w:r>
          <w:proofErr w:type="spellStart"/>
          <w:r w:rsidRPr="00677062">
            <w:rPr>
              <w:color w:val="000000"/>
            </w:rPr>
            <w:t>Colacino</w:t>
          </w:r>
          <w:proofErr w:type="spellEnd"/>
          <w:r w:rsidRPr="00677062">
            <w:rPr>
              <w:color w:val="000000"/>
            </w:rPr>
            <w:t xml:space="preserve"> JA, Azizi E, Brooks MD, </w:t>
          </w:r>
          <w:proofErr w:type="spellStart"/>
          <w:r w:rsidRPr="00677062">
            <w:rPr>
              <w:color w:val="000000"/>
            </w:rPr>
            <w:t>Harouaka</w:t>
          </w:r>
          <w:proofErr w:type="spellEnd"/>
          <w:r w:rsidRPr="00677062">
            <w:rPr>
              <w:color w:val="000000"/>
            </w:rPr>
            <w:t xml:space="preserve"> R, </w:t>
          </w:r>
          <w:proofErr w:type="spellStart"/>
          <w:r w:rsidRPr="00677062">
            <w:rPr>
              <w:color w:val="000000"/>
            </w:rPr>
            <w:t>Fouladdel</w:t>
          </w:r>
          <w:proofErr w:type="spellEnd"/>
          <w:r w:rsidRPr="00677062">
            <w:rPr>
              <w:color w:val="000000"/>
            </w:rPr>
            <w:t xml:space="preserve"> S, McDermott SP, et al. Heterogeneity of Human Breast Stem and Progenitor Cells as Revealed by Transcriptional Profiling. Stem Cell Rep. 2018;10(5):1596–609.</w:t>
          </w:r>
        </w:p>
        <w:p w14:paraId="5BA4F8DD" w14:textId="77777777" w:rsidR="00677062" w:rsidRPr="00677062" w:rsidRDefault="00677062">
          <w:pPr>
            <w:pStyle w:val="csl-entry"/>
            <w:divId w:val="1454473106"/>
            <w:rPr>
              <w:color w:val="000000"/>
            </w:rPr>
          </w:pPr>
          <w:r w:rsidRPr="00677062">
            <w:rPr>
              <w:color w:val="000000"/>
            </w:rPr>
            <w:t>49. Yu L, Lu M, Jia D, Ma J, Ben-Jacob E, Levine H, et al. Modeling the Genetic Regulation of Cancer Metabolism: Interplay between Glycolysis and Oxidative Phosphorylation. Cancer Res. 2017;77(7):1564–74.</w:t>
          </w:r>
        </w:p>
        <w:p w14:paraId="62EC18F7" w14:textId="77777777" w:rsidR="00677062" w:rsidRPr="00677062" w:rsidRDefault="00677062">
          <w:pPr>
            <w:pStyle w:val="csl-entry"/>
            <w:divId w:val="1454473106"/>
            <w:rPr>
              <w:color w:val="000000"/>
            </w:rPr>
          </w:pPr>
          <w:r w:rsidRPr="00677062">
            <w:rPr>
              <w:color w:val="000000"/>
            </w:rPr>
            <w:t>50. Jia D, Li X, Bocci F, Tripathi S, Deng Y, Jolly MK, et al. Quantifying Cancer Epithelial-Mesenchymal Plasticity and its Association with Stemness and Immune Response. J Clin Medicine. 2019;8(5):725.</w:t>
          </w:r>
        </w:p>
        <w:p w14:paraId="16869E0A" w14:textId="77777777" w:rsidR="00677062" w:rsidRPr="00677062" w:rsidRDefault="00677062">
          <w:pPr>
            <w:pStyle w:val="csl-entry"/>
            <w:divId w:val="1454473106"/>
            <w:rPr>
              <w:color w:val="000000"/>
            </w:rPr>
          </w:pPr>
          <w:r w:rsidRPr="00677062">
            <w:rPr>
              <w:color w:val="000000"/>
            </w:rPr>
            <w:t xml:space="preserve">51. Lu M, Jolly MK, </w:t>
          </w:r>
          <w:proofErr w:type="spellStart"/>
          <w:r w:rsidRPr="00677062">
            <w:rPr>
              <w:color w:val="000000"/>
            </w:rPr>
            <w:t>Gomoto</w:t>
          </w:r>
          <w:proofErr w:type="spellEnd"/>
          <w:r w:rsidRPr="00677062">
            <w:rPr>
              <w:color w:val="000000"/>
            </w:rPr>
            <w:t xml:space="preserve"> R, Huang B, </w:t>
          </w:r>
          <w:proofErr w:type="spellStart"/>
          <w:r w:rsidRPr="00677062">
            <w:rPr>
              <w:color w:val="000000"/>
            </w:rPr>
            <w:t>Onuchic</w:t>
          </w:r>
          <w:proofErr w:type="spellEnd"/>
          <w:r w:rsidRPr="00677062">
            <w:rPr>
              <w:color w:val="000000"/>
            </w:rPr>
            <w:t xml:space="preserve"> J, Ben-Jacob E. </w:t>
          </w:r>
          <w:proofErr w:type="spellStart"/>
          <w:r w:rsidRPr="00677062">
            <w:rPr>
              <w:color w:val="000000"/>
            </w:rPr>
            <w:t>Tristability</w:t>
          </w:r>
          <w:proofErr w:type="spellEnd"/>
          <w:r w:rsidRPr="00677062">
            <w:rPr>
              <w:color w:val="000000"/>
            </w:rPr>
            <w:t xml:space="preserve"> in Cancer-Associated MicroRNA-TF Chimera Toggle Switch. J Phys Chem B. 2013;117(42):13164–74.</w:t>
          </w:r>
        </w:p>
        <w:p w14:paraId="4569A519" w14:textId="77777777" w:rsidR="00677062" w:rsidRPr="00677062" w:rsidRDefault="00677062">
          <w:pPr>
            <w:pStyle w:val="csl-entry"/>
            <w:divId w:val="1454473106"/>
            <w:rPr>
              <w:color w:val="000000"/>
            </w:rPr>
          </w:pPr>
          <w:r w:rsidRPr="00677062">
            <w:rPr>
              <w:color w:val="000000"/>
            </w:rPr>
            <w:t xml:space="preserve">52. Kovac S, </w:t>
          </w:r>
          <w:proofErr w:type="spellStart"/>
          <w:r w:rsidRPr="00677062">
            <w:rPr>
              <w:color w:val="000000"/>
            </w:rPr>
            <w:t>Angelova</w:t>
          </w:r>
          <w:proofErr w:type="spellEnd"/>
          <w:r w:rsidRPr="00677062">
            <w:rPr>
              <w:color w:val="000000"/>
            </w:rPr>
            <w:t xml:space="preserve"> PR, </w:t>
          </w:r>
          <w:proofErr w:type="spellStart"/>
          <w:r w:rsidRPr="00677062">
            <w:rPr>
              <w:color w:val="000000"/>
            </w:rPr>
            <w:t>Holmström</w:t>
          </w:r>
          <w:proofErr w:type="spellEnd"/>
          <w:r w:rsidRPr="00677062">
            <w:rPr>
              <w:color w:val="000000"/>
            </w:rPr>
            <w:t xml:space="preserve"> KM, Zhang Y, </w:t>
          </w:r>
          <w:proofErr w:type="spellStart"/>
          <w:r w:rsidRPr="00677062">
            <w:rPr>
              <w:color w:val="000000"/>
            </w:rPr>
            <w:t>Dinkova-Kostova</w:t>
          </w:r>
          <w:proofErr w:type="spellEnd"/>
          <w:r w:rsidRPr="00677062">
            <w:rPr>
              <w:color w:val="000000"/>
            </w:rPr>
            <w:t xml:space="preserve"> AT, Abramov AY. Nrf2 regulates ROS production by mitochondria and NADPH oxidase. </w:t>
          </w:r>
          <w:proofErr w:type="spellStart"/>
          <w:r w:rsidRPr="00677062">
            <w:rPr>
              <w:color w:val="000000"/>
            </w:rPr>
            <w:t>Biochimica</w:t>
          </w:r>
          <w:proofErr w:type="spellEnd"/>
          <w:r w:rsidRPr="00677062">
            <w:rPr>
              <w:color w:val="000000"/>
            </w:rPr>
            <w:t xml:space="preserve"> Et </w:t>
          </w:r>
          <w:proofErr w:type="spellStart"/>
          <w:r w:rsidRPr="00677062">
            <w:rPr>
              <w:color w:val="000000"/>
            </w:rPr>
            <w:t>Biophysica</w:t>
          </w:r>
          <w:proofErr w:type="spellEnd"/>
          <w:r w:rsidRPr="00677062">
            <w:rPr>
              <w:color w:val="000000"/>
            </w:rPr>
            <w:t xml:space="preserve"> Acta </w:t>
          </w:r>
          <w:proofErr w:type="spellStart"/>
          <w:r w:rsidRPr="00677062">
            <w:rPr>
              <w:color w:val="000000"/>
            </w:rPr>
            <w:t>Bba</w:t>
          </w:r>
          <w:proofErr w:type="spellEnd"/>
          <w:r w:rsidRPr="00677062">
            <w:rPr>
              <w:color w:val="000000"/>
            </w:rPr>
            <w:t xml:space="preserve"> - Gen Subj. 2015;1850(4):794–801.</w:t>
          </w:r>
        </w:p>
        <w:p w14:paraId="00EF8428" w14:textId="77777777" w:rsidR="00677062" w:rsidRPr="00677062" w:rsidRDefault="00677062">
          <w:pPr>
            <w:pStyle w:val="csl-entry"/>
            <w:divId w:val="1454473106"/>
            <w:rPr>
              <w:color w:val="000000"/>
            </w:rPr>
          </w:pPr>
          <w:r w:rsidRPr="00677062">
            <w:rPr>
              <w:color w:val="000000"/>
            </w:rPr>
            <w:t>53. He F, Ru X, Wen T. NRF2, a Transcription Factor for Stress Response and Beyond. Int J Mol Sci. 2020;21(13):4777.</w:t>
          </w:r>
        </w:p>
        <w:p w14:paraId="7FAD9E5C" w14:textId="77777777" w:rsidR="00677062" w:rsidRPr="00677062" w:rsidRDefault="00677062">
          <w:pPr>
            <w:pStyle w:val="csl-entry"/>
            <w:divId w:val="1454473106"/>
            <w:rPr>
              <w:color w:val="000000"/>
            </w:rPr>
          </w:pPr>
          <w:r w:rsidRPr="00677062">
            <w:rPr>
              <w:color w:val="000000"/>
            </w:rPr>
            <w:t>54. Li N, Muthusamy S, Liang R, Sarojini H, Wang E. Increased expression of miR-34a and miR-93 in rat liver during aging, and their impact on the expression of Mgst1 and Sirt1. Mech Ageing Dev. 2011;132(3):75–85.</w:t>
          </w:r>
        </w:p>
        <w:p w14:paraId="42A13997" w14:textId="77777777" w:rsidR="00677062" w:rsidRPr="00677062" w:rsidRDefault="00677062">
          <w:pPr>
            <w:pStyle w:val="csl-entry"/>
            <w:divId w:val="1454473106"/>
            <w:rPr>
              <w:color w:val="000000"/>
            </w:rPr>
          </w:pPr>
          <w:r w:rsidRPr="00677062">
            <w:rPr>
              <w:color w:val="000000"/>
            </w:rPr>
            <w:t>55. Bai XY, Ma Y, Ding R, Fu B, Shi S, Chen XM. miR-335 and miR-34a Promote Renal Senescence by Suppressing Mitochondrial Antioxidative Enzymes. J Am Soc Nephrol. 2011;22(7):1252–61.</w:t>
          </w:r>
        </w:p>
        <w:p w14:paraId="3E2B3923" w14:textId="77777777" w:rsidR="00677062" w:rsidRPr="00677062" w:rsidRDefault="00677062">
          <w:pPr>
            <w:pStyle w:val="csl-entry"/>
            <w:divId w:val="1454473106"/>
            <w:rPr>
              <w:color w:val="000000"/>
            </w:rPr>
          </w:pPr>
          <w:r w:rsidRPr="00677062">
            <w:rPr>
              <w:color w:val="000000"/>
            </w:rPr>
            <w:t xml:space="preserve">56. Navarro F, Lieberman J. miR-34 and p53: New Insights into a Complex Functional Relationship. </w:t>
          </w:r>
          <w:proofErr w:type="spellStart"/>
          <w:r w:rsidRPr="00677062">
            <w:rPr>
              <w:color w:val="000000"/>
            </w:rPr>
            <w:t>Plos</w:t>
          </w:r>
          <w:proofErr w:type="spellEnd"/>
          <w:r w:rsidRPr="00677062">
            <w:rPr>
              <w:color w:val="000000"/>
            </w:rPr>
            <w:t xml:space="preserve"> One. 2015;10(7):e0132767.</w:t>
          </w:r>
        </w:p>
        <w:p w14:paraId="1B3BC10B" w14:textId="77777777" w:rsidR="00677062" w:rsidRPr="00677062" w:rsidRDefault="00677062">
          <w:pPr>
            <w:pStyle w:val="csl-entry"/>
            <w:divId w:val="1454473106"/>
            <w:rPr>
              <w:color w:val="000000"/>
            </w:rPr>
          </w:pPr>
          <w:r w:rsidRPr="00677062">
            <w:rPr>
              <w:color w:val="000000"/>
            </w:rPr>
            <w:t xml:space="preserve">57. </w:t>
          </w:r>
          <w:proofErr w:type="spellStart"/>
          <w:r w:rsidRPr="00677062">
            <w:rPr>
              <w:color w:val="000000"/>
            </w:rPr>
            <w:t>Italiano</w:t>
          </w:r>
          <w:proofErr w:type="spellEnd"/>
          <w:r w:rsidRPr="00677062">
            <w:rPr>
              <w:color w:val="000000"/>
            </w:rPr>
            <w:t xml:space="preserve"> D, Lena AM, </w:t>
          </w:r>
          <w:proofErr w:type="spellStart"/>
          <w:r w:rsidRPr="00677062">
            <w:rPr>
              <w:color w:val="000000"/>
            </w:rPr>
            <w:t>Melino</w:t>
          </w:r>
          <w:proofErr w:type="spellEnd"/>
          <w:r w:rsidRPr="00677062">
            <w:rPr>
              <w:color w:val="000000"/>
            </w:rPr>
            <w:t xml:space="preserve"> G, Candi E. Identification of NCF2/p67phox as a novel p53 target gene. Cell Cycle. 2012;11(24):4589–96.</w:t>
          </w:r>
        </w:p>
        <w:p w14:paraId="5E6987DB" w14:textId="77777777" w:rsidR="00677062" w:rsidRPr="00677062" w:rsidRDefault="00677062">
          <w:pPr>
            <w:pStyle w:val="csl-entry"/>
            <w:divId w:val="1454473106"/>
            <w:rPr>
              <w:color w:val="000000"/>
            </w:rPr>
          </w:pPr>
          <w:r w:rsidRPr="00677062">
            <w:rPr>
              <w:color w:val="000000"/>
            </w:rPr>
            <w:t xml:space="preserve">58. Chou HL, Fong Y, Wei CK, Tsai EM, Chen JYF, Chang WT, et al. A Quinone-Containing Compound Enhances </w:t>
          </w:r>
          <w:proofErr w:type="spellStart"/>
          <w:r w:rsidRPr="00677062">
            <w:rPr>
              <w:color w:val="000000"/>
            </w:rPr>
            <w:t>Camptothecin</w:t>
          </w:r>
          <w:proofErr w:type="spellEnd"/>
          <w:r w:rsidRPr="00677062">
            <w:rPr>
              <w:color w:val="000000"/>
            </w:rPr>
            <w:t xml:space="preserve">-Induced Apoptosis of Lung Cancer Through Modulating Endogenous ROS and ERK Signaling. Arch Immunol </w:t>
          </w:r>
          <w:proofErr w:type="spellStart"/>
          <w:r w:rsidRPr="00677062">
            <w:rPr>
              <w:color w:val="000000"/>
            </w:rPr>
            <w:t>Ther</w:t>
          </w:r>
          <w:proofErr w:type="spellEnd"/>
          <w:r w:rsidRPr="00677062">
            <w:rPr>
              <w:color w:val="000000"/>
            </w:rPr>
            <w:t xml:space="preserve"> Ex. 2017;65(3):241–52.</w:t>
          </w:r>
        </w:p>
        <w:p w14:paraId="118DB3A1" w14:textId="77777777" w:rsidR="00677062" w:rsidRPr="00677062" w:rsidRDefault="00677062">
          <w:pPr>
            <w:pStyle w:val="csl-entry"/>
            <w:divId w:val="1454473106"/>
            <w:rPr>
              <w:color w:val="000000"/>
            </w:rPr>
          </w:pPr>
          <w:r w:rsidRPr="00677062">
            <w:rPr>
              <w:color w:val="000000"/>
            </w:rPr>
            <w:t xml:space="preserve">59. Byun Y, Choi YC, </w:t>
          </w:r>
          <w:proofErr w:type="spellStart"/>
          <w:r w:rsidRPr="00677062">
            <w:rPr>
              <w:color w:val="000000"/>
            </w:rPr>
            <w:t>Jeong</w:t>
          </w:r>
          <w:proofErr w:type="spellEnd"/>
          <w:r w:rsidRPr="00677062">
            <w:rPr>
              <w:color w:val="000000"/>
            </w:rPr>
            <w:t xml:space="preserve"> Y, Lee G, Yoon S, </w:t>
          </w:r>
          <w:proofErr w:type="spellStart"/>
          <w:r w:rsidRPr="00677062">
            <w:rPr>
              <w:color w:val="000000"/>
            </w:rPr>
            <w:t>Jeong</w:t>
          </w:r>
          <w:proofErr w:type="spellEnd"/>
          <w:r w:rsidRPr="00677062">
            <w:rPr>
              <w:color w:val="000000"/>
            </w:rPr>
            <w:t xml:space="preserve"> Y, et al. MiR-200c downregulates HIF-1α and inhibits migration of lung cancer cells. Cell Mol Biol Lett. 2019;24(1):28.</w:t>
          </w:r>
        </w:p>
        <w:p w14:paraId="0430DD84" w14:textId="77777777" w:rsidR="00677062" w:rsidRPr="00677062" w:rsidRDefault="00677062">
          <w:pPr>
            <w:pStyle w:val="csl-entry"/>
            <w:divId w:val="1454473106"/>
            <w:rPr>
              <w:color w:val="000000"/>
            </w:rPr>
          </w:pPr>
          <w:r w:rsidRPr="00677062">
            <w:rPr>
              <w:color w:val="000000"/>
            </w:rPr>
            <w:t xml:space="preserve">60. </w:t>
          </w:r>
          <w:proofErr w:type="spellStart"/>
          <w:r w:rsidRPr="00677062">
            <w:rPr>
              <w:color w:val="000000"/>
            </w:rPr>
            <w:t>Bartoszewska</w:t>
          </w:r>
          <w:proofErr w:type="spellEnd"/>
          <w:r w:rsidRPr="00677062">
            <w:rPr>
              <w:color w:val="000000"/>
            </w:rPr>
            <w:t xml:space="preserve"> S, </w:t>
          </w:r>
          <w:proofErr w:type="spellStart"/>
          <w:r w:rsidRPr="00677062">
            <w:rPr>
              <w:color w:val="000000"/>
            </w:rPr>
            <w:t>Rochan</w:t>
          </w:r>
          <w:proofErr w:type="spellEnd"/>
          <w:r w:rsidRPr="00677062">
            <w:rPr>
              <w:color w:val="000000"/>
            </w:rPr>
            <w:t xml:space="preserve"> K, Piotrowski A, </w:t>
          </w:r>
          <w:proofErr w:type="spellStart"/>
          <w:r w:rsidRPr="00677062">
            <w:rPr>
              <w:color w:val="000000"/>
            </w:rPr>
            <w:t>Kamysz</w:t>
          </w:r>
          <w:proofErr w:type="spellEnd"/>
          <w:r w:rsidRPr="00677062">
            <w:rPr>
              <w:color w:val="000000"/>
            </w:rPr>
            <w:t xml:space="preserve"> W, </w:t>
          </w:r>
          <w:proofErr w:type="spellStart"/>
          <w:r w:rsidRPr="00677062">
            <w:rPr>
              <w:color w:val="000000"/>
            </w:rPr>
            <w:t>Ochocka</w:t>
          </w:r>
          <w:proofErr w:type="spellEnd"/>
          <w:r w:rsidRPr="00677062">
            <w:rPr>
              <w:color w:val="000000"/>
            </w:rPr>
            <w:t xml:space="preserve"> RJ, </w:t>
          </w:r>
          <w:proofErr w:type="spellStart"/>
          <w:r w:rsidRPr="00677062">
            <w:rPr>
              <w:color w:val="000000"/>
            </w:rPr>
            <w:t>Collawn</w:t>
          </w:r>
          <w:proofErr w:type="spellEnd"/>
          <w:r w:rsidRPr="00677062">
            <w:rPr>
              <w:color w:val="000000"/>
            </w:rPr>
            <w:t xml:space="preserve"> JF, et al. The hypoxia‐inducible miR‐429 regulates hypoxia‐inducible factor‐1α expression in human endothelial cells through a negative feedback loop. </w:t>
          </w:r>
          <w:proofErr w:type="spellStart"/>
          <w:r w:rsidRPr="00677062">
            <w:rPr>
              <w:color w:val="000000"/>
            </w:rPr>
            <w:t>Faseb</w:t>
          </w:r>
          <w:proofErr w:type="spellEnd"/>
          <w:r w:rsidRPr="00677062">
            <w:rPr>
              <w:color w:val="000000"/>
            </w:rPr>
            <w:t xml:space="preserve"> J. 2015;29(4):1467–79.</w:t>
          </w:r>
        </w:p>
        <w:p w14:paraId="61AEC301" w14:textId="77777777" w:rsidR="00677062" w:rsidRPr="00677062" w:rsidRDefault="00677062">
          <w:pPr>
            <w:pStyle w:val="csl-entry"/>
            <w:divId w:val="1454473106"/>
            <w:rPr>
              <w:color w:val="000000"/>
            </w:rPr>
          </w:pPr>
          <w:r w:rsidRPr="00677062">
            <w:rPr>
              <w:color w:val="000000"/>
            </w:rPr>
            <w:t xml:space="preserve">61. Xu X, Tan X, </w:t>
          </w:r>
          <w:proofErr w:type="spellStart"/>
          <w:r w:rsidRPr="00677062">
            <w:rPr>
              <w:color w:val="000000"/>
            </w:rPr>
            <w:t>Tampe</w:t>
          </w:r>
          <w:proofErr w:type="spellEnd"/>
          <w:r w:rsidRPr="00677062">
            <w:rPr>
              <w:color w:val="000000"/>
            </w:rPr>
            <w:t xml:space="preserve"> B, Sanchez E, </w:t>
          </w:r>
          <w:proofErr w:type="spellStart"/>
          <w:r w:rsidRPr="00677062">
            <w:rPr>
              <w:color w:val="000000"/>
            </w:rPr>
            <w:t>Zeisberg</w:t>
          </w:r>
          <w:proofErr w:type="spellEnd"/>
          <w:r w:rsidRPr="00677062">
            <w:rPr>
              <w:color w:val="000000"/>
            </w:rPr>
            <w:t xml:space="preserve"> M, </w:t>
          </w:r>
          <w:proofErr w:type="spellStart"/>
          <w:r w:rsidRPr="00677062">
            <w:rPr>
              <w:color w:val="000000"/>
            </w:rPr>
            <w:t>Zeisberg</w:t>
          </w:r>
          <w:proofErr w:type="spellEnd"/>
          <w:r w:rsidRPr="00677062">
            <w:rPr>
              <w:color w:val="000000"/>
            </w:rPr>
            <w:t xml:space="preserve"> EM. Snail Is a Direct Target of Hypoxia-inducible Factor 1α (HIF1α) in Hypoxia-induced Endothelial to Mesenchymal Transition of Human Coronary Endothelial Cells*. J Biol Chem. 2015;290(27):16653–64.</w:t>
          </w:r>
        </w:p>
        <w:p w14:paraId="087BE418" w14:textId="77777777" w:rsidR="00677062" w:rsidRPr="00677062" w:rsidRDefault="00677062">
          <w:pPr>
            <w:pStyle w:val="csl-entry"/>
            <w:divId w:val="1454473106"/>
            <w:rPr>
              <w:color w:val="000000"/>
            </w:rPr>
          </w:pPr>
          <w:r w:rsidRPr="00677062">
            <w:rPr>
              <w:color w:val="000000"/>
            </w:rPr>
            <w:t xml:space="preserve">62. Chou CC, Lee KH, Lai IL, Wang D, Mo X, </w:t>
          </w:r>
          <w:proofErr w:type="spellStart"/>
          <w:r w:rsidRPr="00677062">
            <w:rPr>
              <w:color w:val="000000"/>
            </w:rPr>
            <w:t>Kulp</w:t>
          </w:r>
          <w:proofErr w:type="spellEnd"/>
          <w:r w:rsidRPr="00677062">
            <w:rPr>
              <w:color w:val="000000"/>
            </w:rPr>
            <w:t xml:space="preserve"> SK, et al. AMPK Reverses the Mesenchymal Phenotype of Cancer Cells by Targeting the Akt–MDM2–Foxo3a Signaling Axis. Cancer Res. 2014;74(17):4783–95.</w:t>
          </w:r>
        </w:p>
        <w:p w14:paraId="13EA2152" w14:textId="77777777" w:rsidR="00677062" w:rsidRPr="00677062" w:rsidRDefault="00677062">
          <w:pPr>
            <w:pStyle w:val="csl-entry"/>
            <w:divId w:val="1454473106"/>
            <w:rPr>
              <w:color w:val="000000"/>
            </w:rPr>
          </w:pPr>
          <w:r w:rsidRPr="00677062">
            <w:rPr>
              <w:color w:val="000000"/>
            </w:rPr>
            <w:t xml:space="preserve">63. Ohshima J, Wang Q, </w:t>
          </w:r>
          <w:proofErr w:type="spellStart"/>
          <w:r w:rsidRPr="00677062">
            <w:rPr>
              <w:color w:val="000000"/>
            </w:rPr>
            <w:t>Fitzsimonds</w:t>
          </w:r>
          <w:proofErr w:type="spellEnd"/>
          <w:r w:rsidRPr="00677062">
            <w:rPr>
              <w:color w:val="000000"/>
            </w:rPr>
            <w:t xml:space="preserve"> ZR, Miller DP, </w:t>
          </w:r>
          <w:proofErr w:type="spellStart"/>
          <w:r w:rsidRPr="00677062">
            <w:rPr>
              <w:color w:val="000000"/>
            </w:rPr>
            <w:t>Sztukowska</w:t>
          </w:r>
          <w:proofErr w:type="spellEnd"/>
          <w:r w:rsidRPr="00677062">
            <w:rPr>
              <w:color w:val="000000"/>
            </w:rPr>
            <w:t xml:space="preserve"> MN, Jung YJ, et al. Streptococcus </w:t>
          </w:r>
          <w:proofErr w:type="spellStart"/>
          <w:r w:rsidRPr="00677062">
            <w:rPr>
              <w:color w:val="000000"/>
            </w:rPr>
            <w:t>gordonii</w:t>
          </w:r>
          <w:proofErr w:type="spellEnd"/>
          <w:r w:rsidRPr="00677062">
            <w:rPr>
              <w:color w:val="000000"/>
            </w:rPr>
            <w:t xml:space="preserve"> programs epithelial cells to resist ZEB2 induction by </w:t>
          </w:r>
          <w:proofErr w:type="spellStart"/>
          <w:r w:rsidRPr="00677062">
            <w:rPr>
              <w:color w:val="000000"/>
            </w:rPr>
            <w:t>Porphyromonas</w:t>
          </w:r>
          <w:proofErr w:type="spellEnd"/>
          <w:r w:rsidRPr="00677062">
            <w:rPr>
              <w:color w:val="000000"/>
            </w:rPr>
            <w:t xml:space="preserve"> </w:t>
          </w:r>
          <w:proofErr w:type="spellStart"/>
          <w:r w:rsidRPr="00677062">
            <w:rPr>
              <w:color w:val="000000"/>
            </w:rPr>
            <w:t>gingivalis</w:t>
          </w:r>
          <w:proofErr w:type="spellEnd"/>
          <w:r w:rsidRPr="00677062">
            <w:rPr>
              <w:color w:val="000000"/>
            </w:rPr>
            <w:t xml:space="preserve">. Proc National </w:t>
          </w:r>
          <w:proofErr w:type="spellStart"/>
          <w:r w:rsidRPr="00677062">
            <w:rPr>
              <w:color w:val="000000"/>
            </w:rPr>
            <w:t>Acad</w:t>
          </w:r>
          <w:proofErr w:type="spellEnd"/>
          <w:r w:rsidRPr="00677062">
            <w:rPr>
              <w:color w:val="000000"/>
            </w:rPr>
            <w:t xml:space="preserve"> Sci. 2019;116(17):201900101.</w:t>
          </w:r>
        </w:p>
        <w:p w14:paraId="180D0DE6" w14:textId="77777777" w:rsidR="00677062" w:rsidRPr="00677062" w:rsidRDefault="00677062">
          <w:pPr>
            <w:pStyle w:val="csl-entry"/>
            <w:divId w:val="1454473106"/>
            <w:rPr>
              <w:color w:val="000000"/>
            </w:rPr>
          </w:pPr>
          <w:r w:rsidRPr="00677062">
            <w:rPr>
              <w:color w:val="000000"/>
            </w:rPr>
            <w:t xml:space="preserve">64. Dong T, Zhang Y, Chen Y, Liu P, </w:t>
          </w:r>
          <w:proofErr w:type="gramStart"/>
          <w:r w:rsidRPr="00677062">
            <w:rPr>
              <w:color w:val="000000"/>
            </w:rPr>
            <w:t>An</w:t>
          </w:r>
          <w:proofErr w:type="gramEnd"/>
          <w:r w:rsidRPr="00677062">
            <w:rPr>
              <w:color w:val="000000"/>
            </w:rPr>
            <w:t xml:space="preserve"> T, Zhang J, et al. FOXO1 inhibits the invasion and metastasis of hepatocellular carcinoma by reversing ZEB2-induced epithelial-mesenchymal transition. </w:t>
          </w:r>
          <w:proofErr w:type="spellStart"/>
          <w:r w:rsidRPr="00677062">
            <w:rPr>
              <w:color w:val="000000"/>
            </w:rPr>
            <w:t>Oncotarget</w:t>
          </w:r>
          <w:proofErr w:type="spellEnd"/>
          <w:r w:rsidRPr="00677062">
            <w:rPr>
              <w:color w:val="000000"/>
            </w:rPr>
            <w:t>. 2016;8(1):1703–13.</w:t>
          </w:r>
        </w:p>
        <w:p w14:paraId="47DAF27E" w14:textId="77777777" w:rsidR="00677062" w:rsidRPr="00677062" w:rsidRDefault="00677062">
          <w:pPr>
            <w:pStyle w:val="csl-entry"/>
            <w:divId w:val="1454473106"/>
            <w:rPr>
              <w:color w:val="000000"/>
            </w:rPr>
          </w:pPr>
          <w:r w:rsidRPr="00677062">
            <w:rPr>
              <w:color w:val="000000"/>
            </w:rPr>
            <w:t xml:space="preserve">65. Huang W, Cao J, Liu X, Meng F, Li M, Chen B, et al. AMPK Plays a Dual Role in Regulation of CREB/BDNF Pathway in Mouse Primary Hippocampal Cells. J Mol </w:t>
          </w:r>
          <w:proofErr w:type="spellStart"/>
          <w:r w:rsidRPr="00677062">
            <w:rPr>
              <w:color w:val="000000"/>
            </w:rPr>
            <w:t>Neurosci</w:t>
          </w:r>
          <w:proofErr w:type="spellEnd"/>
          <w:r w:rsidRPr="00677062">
            <w:rPr>
              <w:color w:val="000000"/>
            </w:rPr>
            <w:t>. 2015;56(4):782–8.</w:t>
          </w:r>
        </w:p>
        <w:p w14:paraId="35959F9F" w14:textId="77777777" w:rsidR="00677062" w:rsidRPr="00677062" w:rsidRDefault="00677062">
          <w:pPr>
            <w:pStyle w:val="csl-entry"/>
            <w:divId w:val="1454473106"/>
            <w:rPr>
              <w:color w:val="000000"/>
            </w:rPr>
          </w:pPr>
          <w:r w:rsidRPr="00677062">
            <w:rPr>
              <w:color w:val="000000"/>
            </w:rPr>
            <w:t xml:space="preserve">66. </w:t>
          </w:r>
          <w:proofErr w:type="spellStart"/>
          <w:r w:rsidRPr="00677062">
            <w:rPr>
              <w:color w:val="000000"/>
            </w:rPr>
            <w:t>Jin</w:t>
          </w:r>
          <w:proofErr w:type="spellEnd"/>
          <w:r w:rsidRPr="00677062">
            <w:rPr>
              <w:color w:val="000000"/>
            </w:rPr>
            <w:t xml:space="preserve"> H, </w:t>
          </w:r>
          <w:proofErr w:type="spellStart"/>
          <w:r w:rsidRPr="00677062">
            <w:rPr>
              <w:color w:val="000000"/>
            </w:rPr>
            <w:t>Xue</w:t>
          </w:r>
          <w:proofErr w:type="spellEnd"/>
          <w:r w:rsidRPr="00677062">
            <w:rPr>
              <w:color w:val="000000"/>
            </w:rPr>
            <w:t xml:space="preserve"> L, Mo L, Zhang D, Guo X, Xu J, et al. Downregulation of miR-200c stabilizes XIAP mRNA and contributes to invasion and lung metastasis of bladder cancer. Cell </w:t>
          </w:r>
          <w:proofErr w:type="spellStart"/>
          <w:r w:rsidRPr="00677062">
            <w:rPr>
              <w:color w:val="000000"/>
            </w:rPr>
            <w:t>Adhes</w:t>
          </w:r>
          <w:proofErr w:type="spellEnd"/>
          <w:r w:rsidRPr="00677062">
            <w:rPr>
              <w:color w:val="000000"/>
            </w:rPr>
            <w:t xml:space="preserve"> </w:t>
          </w:r>
          <w:proofErr w:type="spellStart"/>
          <w:r w:rsidRPr="00677062">
            <w:rPr>
              <w:color w:val="000000"/>
            </w:rPr>
            <w:t>Migr</w:t>
          </w:r>
          <w:proofErr w:type="spellEnd"/>
          <w:r w:rsidRPr="00677062">
            <w:rPr>
              <w:color w:val="000000"/>
            </w:rPr>
            <w:t>. 2019;13(1):236–48.</w:t>
          </w:r>
        </w:p>
        <w:p w14:paraId="4819540E" w14:textId="77777777" w:rsidR="00677062" w:rsidRPr="00677062" w:rsidRDefault="00677062">
          <w:pPr>
            <w:pStyle w:val="csl-entry"/>
            <w:divId w:val="1454473106"/>
            <w:rPr>
              <w:color w:val="000000"/>
            </w:rPr>
          </w:pPr>
          <w:r w:rsidRPr="00677062">
            <w:rPr>
              <w:color w:val="000000"/>
            </w:rPr>
            <w:t xml:space="preserve">67. </w:t>
          </w:r>
          <w:proofErr w:type="spellStart"/>
          <w:r w:rsidRPr="00677062">
            <w:rPr>
              <w:color w:val="000000"/>
            </w:rPr>
            <w:t>Janin</w:t>
          </w:r>
          <w:proofErr w:type="spellEnd"/>
          <w:r w:rsidRPr="00677062">
            <w:rPr>
              <w:color w:val="000000"/>
            </w:rPr>
            <w:t xml:space="preserve"> M, </w:t>
          </w:r>
          <w:proofErr w:type="spellStart"/>
          <w:r w:rsidRPr="00677062">
            <w:rPr>
              <w:color w:val="000000"/>
            </w:rPr>
            <w:t>Esteller</w:t>
          </w:r>
          <w:proofErr w:type="spellEnd"/>
          <w:r w:rsidRPr="00677062">
            <w:rPr>
              <w:color w:val="000000"/>
            </w:rPr>
            <w:t xml:space="preserve"> M. Oncometabolite Accumulation and Epithelial-to-Mesenchymal Transition: The Turn of Fumarate. Cell </w:t>
          </w:r>
          <w:proofErr w:type="spellStart"/>
          <w:r w:rsidRPr="00677062">
            <w:rPr>
              <w:color w:val="000000"/>
            </w:rPr>
            <w:t>Metab</w:t>
          </w:r>
          <w:proofErr w:type="spellEnd"/>
          <w:r w:rsidRPr="00677062">
            <w:rPr>
              <w:color w:val="000000"/>
            </w:rPr>
            <w:t>. 2016;24(4):529–30.</w:t>
          </w:r>
        </w:p>
        <w:p w14:paraId="0EBA66E5" w14:textId="77777777" w:rsidR="00677062" w:rsidRPr="00677062" w:rsidRDefault="00677062">
          <w:pPr>
            <w:pStyle w:val="csl-entry"/>
            <w:divId w:val="1454473106"/>
            <w:rPr>
              <w:color w:val="000000"/>
            </w:rPr>
          </w:pPr>
          <w:r w:rsidRPr="00677062">
            <w:rPr>
              <w:color w:val="000000"/>
            </w:rPr>
            <w:t>68. Zhang Q, Zheng S, Wang S, Wang W, Xing H, Xu S. Chlorpyrifos induced oxidative stress to promote apoptosis and autophagy through the regulation of miR-19a-AMPK axis in common carp. Fish Shellfish Immun. 2019;93:1093–9.</w:t>
          </w:r>
        </w:p>
        <w:p w14:paraId="200A0F73" w14:textId="77777777" w:rsidR="00677062" w:rsidRPr="00677062" w:rsidRDefault="00677062">
          <w:pPr>
            <w:pStyle w:val="csl-entry"/>
            <w:divId w:val="1454473106"/>
            <w:rPr>
              <w:color w:val="000000"/>
            </w:rPr>
          </w:pPr>
          <w:r w:rsidRPr="00677062">
            <w:rPr>
              <w:color w:val="000000"/>
            </w:rPr>
            <w:t xml:space="preserve">69. Thomson DM, </w:t>
          </w:r>
          <w:proofErr w:type="spellStart"/>
          <w:r w:rsidRPr="00677062">
            <w:rPr>
              <w:color w:val="000000"/>
            </w:rPr>
            <w:t>Herway</w:t>
          </w:r>
          <w:proofErr w:type="spellEnd"/>
          <w:r w:rsidRPr="00677062">
            <w:rPr>
              <w:color w:val="000000"/>
            </w:rPr>
            <w:t xml:space="preserve"> ST, Fillmore N, Kim H, Brown JD, Barrow JR, et al. AMP-activated protein kinase phosphorylates transcription factors of the CREB family. J Appl Physiol. 2008;104(2):429–38.</w:t>
          </w:r>
        </w:p>
        <w:p w14:paraId="3CFF615B" w14:textId="77777777" w:rsidR="00677062" w:rsidRPr="00677062" w:rsidRDefault="00677062">
          <w:pPr>
            <w:pStyle w:val="csl-entry"/>
            <w:divId w:val="1454473106"/>
            <w:rPr>
              <w:color w:val="000000"/>
            </w:rPr>
          </w:pPr>
          <w:r w:rsidRPr="00677062">
            <w:rPr>
              <w:color w:val="000000"/>
            </w:rPr>
            <w:t xml:space="preserve">70. </w:t>
          </w:r>
          <w:proofErr w:type="spellStart"/>
          <w:r w:rsidRPr="00677062">
            <w:rPr>
              <w:color w:val="000000"/>
            </w:rPr>
            <w:t>Muralidharan</w:t>
          </w:r>
          <w:proofErr w:type="spellEnd"/>
          <w:r w:rsidRPr="00677062">
            <w:rPr>
              <w:color w:val="000000"/>
            </w:rPr>
            <w:t xml:space="preserve"> S, Sahoo S, </w:t>
          </w:r>
          <w:proofErr w:type="spellStart"/>
          <w:r w:rsidRPr="00677062">
            <w:rPr>
              <w:color w:val="000000"/>
            </w:rPr>
            <w:t>Saha</w:t>
          </w:r>
          <w:proofErr w:type="spellEnd"/>
          <w:r w:rsidRPr="00677062">
            <w:rPr>
              <w:color w:val="000000"/>
            </w:rPr>
            <w:t xml:space="preserve"> A, Chandran S, Majumdar SS, Mandal S, et al. Quantifying the Patterns of Metabolic Plasticity and Heterogeneity along the Epithelial–Hybrid–Mesenchymal Spectrum in Cancer. </w:t>
          </w:r>
          <w:proofErr w:type="spellStart"/>
          <w:r w:rsidRPr="00677062">
            <w:rPr>
              <w:color w:val="000000"/>
            </w:rPr>
            <w:t>Biomol</w:t>
          </w:r>
          <w:proofErr w:type="spellEnd"/>
          <w:r w:rsidRPr="00677062">
            <w:rPr>
              <w:color w:val="000000"/>
            </w:rPr>
            <w:t>. 2022;12(2):297.</w:t>
          </w:r>
        </w:p>
        <w:p w14:paraId="2C46AAD7" w14:textId="77777777" w:rsidR="00677062" w:rsidRPr="00677062" w:rsidRDefault="00677062">
          <w:pPr>
            <w:pStyle w:val="csl-entry"/>
            <w:divId w:val="1454473106"/>
            <w:rPr>
              <w:color w:val="000000"/>
            </w:rPr>
          </w:pPr>
          <w:r w:rsidRPr="00677062">
            <w:rPr>
              <w:color w:val="000000"/>
            </w:rPr>
            <w:t>71. Tripathi S, Kessler DA, Levine H. Biological Networks Regulating Cell Fate Choice Are Minimally Frustrated. Phys Rev Lett. 2020;125(8):088101.</w:t>
          </w:r>
        </w:p>
        <w:p w14:paraId="2E14B839" w14:textId="77777777" w:rsidR="00677062" w:rsidRPr="00677062" w:rsidRDefault="00677062">
          <w:pPr>
            <w:pStyle w:val="csl-entry"/>
            <w:divId w:val="1454473106"/>
            <w:rPr>
              <w:color w:val="000000"/>
            </w:rPr>
          </w:pPr>
          <w:r w:rsidRPr="00677062">
            <w:rPr>
              <w:color w:val="000000"/>
            </w:rPr>
            <w:t xml:space="preserve">72. Tripathi S, Park JH, </w:t>
          </w:r>
          <w:proofErr w:type="spellStart"/>
          <w:r w:rsidRPr="00677062">
            <w:rPr>
              <w:color w:val="000000"/>
            </w:rPr>
            <w:t>Pudakalakatti</w:t>
          </w:r>
          <w:proofErr w:type="spellEnd"/>
          <w:r w:rsidRPr="00677062">
            <w:rPr>
              <w:color w:val="000000"/>
            </w:rPr>
            <w:t xml:space="preserve"> S, Bhattacharya PK, </w:t>
          </w:r>
          <w:proofErr w:type="spellStart"/>
          <w:r w:rsidRPr="00677062">
            <w:rPr>
              <w:color w:val="000000"/>
            </w:rPr>
            <w:t>Kaipparettu</w:t>
          </w:r>
          <w:proofErr w:type="spellEnd"/>
          <w:r w:rsidRPr="00677062">
            <w:rPr>
              <w:color w:val="000000"/>
            </w:rPr>
            <w:t xml:space="preserve"> BA, Levine H. A mechanistic modeling framework reveals the key principles underlying tumor metabolism. </w:t>
          </w:r>
          <w:proofErr w:type="spellStart"/>
          <w:r w:rsidRPr="00677062">
            <w:rPr>
              <w:color w:val="000000"/>
            </w:rPr>
            <w:t>Plos</w:t>
          </w:r>
          <w:proofErr w:type="spellEnd"/>
          <w:r w:rsidRPr="00677062">
            <w:rPr>
              <w:color w:val="000000"/>
            </w:rPr>
            <w:t xml:space="preserve"> </w:t>
          </w:r>
          <w:proofErr w:type="spellStart"/>
          <w:r w:rsidRPr="00677062">
            <w:rPr>
              <w:color w:val="000000"/>
            </w:rPr>
            <w:t>Comput</w:t>
          </w:r>
          <w:proofErr w:type="spellEnd"/>
          <w:r w:rsidRPr="00677062">
            <w:rPr>
              <w:color w:val="000000"/>
            </w:rPr>
            <w:t xml:space="preserve"> Biol. 2022;18(2):e1009841.</w:t>
          </w:r>
        </w:p>
        <w:p w14:paraId="6BEC2C6F" w14:textId="77777777" w:rsidR="00677062" w:rsidRPr="00677062" w:rsidRDefault="00677062">
          <w:pPr>
            <w:pStyle w:val="csl-entry"/>
            <w:divId w:val="1454473106"/>
            <w:rPr>
              <w:color w:val="000000"/>
            </w:rPr>
          </w:pPr>
          <w:r w:rsidRPr="00677062">
            <w:rPr>
              <w:color w:val="000000"/>
            </w:rPr>
            <w:t xml:space="preserve">73. Jia D, Lu M, Jung KH, Park JH, Yu L, </w:t>
          </w:r>
          <w:proofErr w:type="spellStart"/>
          <w:r w:rsidRPr="00677062">
            <w:rPr>
              <w:color w:val="000000"/>
            </w:rPr>
            <w:t>Onuchic</w:t>
          </w:r>
          <w:proofErr w:type="spellEnd"/>
          <w:r w:rsidRPr="00677062">
            <w:rPr>
              <w:color w:val="000000"/>
            </w:rPr>
            <w:t xml:space="preserve"> JN, et al. Elucidating cancer metabolic plasticity by coupling gene regulation with metabolic pathways. Proc National </w:t>
          </w:r>
          <w:proofErr w:type="spellStart"/>
          <w:r w:rsidRPr="00677062">
            <w:rPr>
              <w:color w:val="000000"/>
            </w:rPr>
            <w:t>Acad</w:t>
          </w:r>
          <w:proofErr w:type="spellEnd"/>
          <w:r w:rsidRPr="00677062">
            <w:rPr>
              <w:color w:val="000000"/>
            </w:rPr>
            <w:t xml:space="preserve"> Sci. 2019;116(9):201816391.</w:t>
          </w:r>
        </w:p>
        <w:p w14:paraId="5E719456" w14:textId="77777777" w:rsidR="00677062" w:rsidRPr="00677062" w:rsidRDefault="00677062">
          <w:pPr>
            <w:pStyle w:val="csl-entry"/>
            <w:divId w:val="1454473106"/>
            <w:rPr>
              <w:color w:val="000000"/>
            </w:rPr>
          </w:pPr>
          <w:r w:rsidRPr="00677062">
            <w:rPr>
              <w:color w:val="000000"/>
            </w:rPr>
            <w:t xml:space="preserve">74. </w:t>
          </w:r>
          <w:proofErr w:type="spellStart"/>
          <w:r w:rsidRPr="00677062">
            <w:rPr>
              <w:color w:val="000000"/>
            </w:rPr>
            <w:t>Radisky</w:t>
          </w:r>
          <w:proofErr w:type="spellEnd"/>
          <w:r w:rsidRPr="00677062">
            <w:rPr>
              <w:color w:val="000000"/>
            </w:rPr>
            <w:t xml:space="preserve"> DC, Levy DD, </w:t>
          </w:r>
          <w:proofErr w:type="spellStart"/>
          <w:r w:rsidRPr="00677062">
            <w:rPr>
              <w:color w:val="000000"/>
            </w:rPr>
            <w:t>Littlepage</w:t>
          </w:r>
          <w:proofErr w:type="spellEnd"/>
          <w:r w:rsidRPr="00677062">
            <w:rPr>
              <w:color w:val="000000"/>
            </w:rPr>
            <w:t xml:space="preserve"> LE, Liu H, Nelson CM, Fata JE, et al. Rac1b and reactive oxygen species mediate MMP-3-induced EMT and genomic instability. Nature. 2005;436(7047):123–7.</w:t>
          </w:r>
        </w:p>
        <w:p w14:paraId="46548461" w14:textId="77777777" w:rsidR="00677062" w:rsidRPr="00677062" w:rsidRDefault="00677062">
          <w:pPr>
            <w:pStyle w:val="csl-entry"/>
            <w:divId w:val="1454473106"/>
            <w:rPr>
              <w:color w:val="000000"/>
            </w:rPr>
          </w:pPr>
          <w:r w:rsidRPr="00677062">
            <w:rPr>
              <w:color w:val="000000"/>
            </w:rPr>
            <w:t xml:space="preserve">75. Mori K, Uchida T, Yoshie T, </w:t>
          </w:r>
          <w:proofErr w:type="spellStart"/>
          <w:r w:rsidRPr="00677062">
            <w:rPr>
              <w:color w:val="000000"/>
            </w:rPr>
            <w:t>Mizote</w:t>
          </w:r>
          <w:proofErr w:type="spellEnd"/>
          <w:r w:rsidRPr="00677062">
            <w:rPr>
              <w:color w:val="000000"/>
            </w:rPr>
            <w:t xml:space="preserve"> Y, Ishikawa F, </w:t>
          </w:r>
          <w:proofErr w:type="spellStart"/>
          <w:r w:rsidRPr="00677062">
            <w:rPr>
              <w:color w:val="000000"/>
            </w:rPr>
            <w:t>Katsuyama</w:t>
          </w:r>
          <w:proofErr w:type="spellEnd"/>
          <w:r w:rsidRPr="00677062">
            <w:rPr>
              <w:color w:val="000000"/>
            </w:rPr>
            <w:t xml:space="preserve"> M, et al. A mitochondrial ROS pathway controls matrix metalloproteinase </w:t>
          </w:r>
          <w:proofErr w:type="gramStart"/>
          <w:r w:rsidRPr="00677062">
            <w:rPr>
              <w:color w:val="000000"/>
            </w:rPr>
            <w:t>9</w:t>
          </w:r>
          <w:proofErr w:type="gramEnd"/>
          <w:r w:rsidRPr="00677062">
            <w:rPr>
              <w:color w:val="000000"/>
            </w:rPr>
            <w:t xml:space="preserve"> levels and invasive properties in RAS‐activated cancer cells. </w:t>
          </w:r>
          <w:proofErr w:type="spellStart"/>
          <w:r w:rsidRPr="00677062">
            <w:rPr>
              <w:color w:val="000000"/>
            </w:rPr>
            <w:t>Febs</w:t>
          </w:r>
          <w:proofErr w:type="spellEnd"/>
          <w:r w:rsidRPr="00677062">
            <w:rPr>
              <w:color w:val="000000"/>
            </w:rPr>
            <w:t xml:space="preserve"> J. 2019;286(3):459–78.</w:t>
          </w:r>
        </w:p>
        <w:p w14:paraId="33674E9D" w14:textId="77777777" w:rsidR="00677062" w:rsidRPr="00677062" w:rsidRDefault="00677062">
          <w:pPr>
            <w:pStyle w:val="csl-entry"/>
            <w:divId w:val="1454473106"/>
            <w:rPr>
              <w:color w:val="000000"/>
            </w:rPr>
          </w:pPr>
          <w:r w:rsidRPr="00677062">
            <w:rPr>
              <w:color w:val="000000"/>
            </w:rPr>
            <w:t xml:space="preserve">76. Ishikawa K, Takenaga K, Akimoto M, </w:t>
          </w:r>
          <w:proofErr w:type="spellStart"/>
          <w:r w:rsidRPr="00677062">
            <w:rPr>
              <w:color w:val="000000"/>
            </w:rPr>
            <w:t>Koshikawa</w:t>
          </w:r>
          <w:proofErr w:type="spellEnd"/>
          <w:r w:rsidRPr="00677062">
            <w:rPr>
              <w:color w:val="000000"/>
            </w:rPr>
            <w:t xml:space="preserve"> N, Yamaguchi A, </w:t>
          </w:r>
          <w:proofErr w:type="spellStart"/>
          <w:r w:rsidRPr="00677062">
            <w:rPr>
              <w:color w:val="000000"/>
            </w:rPr>
            <w:t>Imanishi</w:t>
          </w:r>
          <w:proofErr w:type="spellEnd"/>
          <w:r w:rsidRPr="00677062">
            <w:rPr>
              <w:color w:val="000000"/>
            </w:rPr>
            <w:t xml:space="preserve"> H, et al. ROS-Generating Mitochondrial DNA Mutations Can Regulate Tumor Cell Metastasis. Science. 2008;320(5876):661–4.</w:t>
          </w:r>
        </w:p>
        <w:p w14:paraId="1D3F9A8E" w14:textId="77777777" w:rsidR="00677062" w:rsidRPr="00677062" w:rsidRDefault="00677062">
          <w:pPr>
            <w:pStyle w:val="csl-entry"/>
            <w:divId w:val="1454473106"/>
            <w:rPr>
              <w:color w:val="000000"/>
            </w:rPr>
          </w:pPr>
          <w:r w:rsidRPr="00677062">
            <w:rPr>
              <w:color w:val="000000"/>
            </w:rPr>
            <w:t>77. SHIDA M, KITAJIMA Y, NAKAMURA J, YANAGIHARA K, BABA K, WAKIYAMA K, et al. Impaired mitophagy activates mtROS/HIF-1α interplay and increases cancer aggressiveness in gastric cancer cells under hypoxia. Int J Oncol. 2016;48(4):1379–90.</w:t>
          </w:r>
        </w:p>
        <w:p w14:paraId="2C18F1EF" w14:textId="77777777" w:rsidR="00677062" w:rsidRPr="00677062" w:rsidRDefault="00677062">
          <w:pPr>
            <w:pStyle w:val="csl-entry"/>
            <w:divId w:val="1454473106"/>
            <w:rPr>
              <w:color w:val="000000"/>
            </w:rPr>
          </w:pPr>
          <w:r w:rsidRPr="00677062">
            <w:rPr>
              <w:color w:val="000000"/>
            </w:rPr>
            <w:t xml:space="preserve">78. </w:t>
          </w:r>
          <w:proofErr w:type="spellStart"/>
          <w:r w:rsidRPr="00677062">
            <w:rPr>
              <w:color w:val="000000"/>
            </w:rPr>
            <w:t>Babaei</w:t>
          </w:r>
          <w:proofErr w:type="spellEnd"/>
          <w:r w:rsidRPr="00677062">
            <w:rPr>
              <w:color w:val="000000"/>
            </w:rPr>
            <w:t xml:space="preserve"> G, </w:t>
          </w:r>
          <w:proofErr w:type="spellStart"/>
          <w:r w:rsidRPr="00677062">
            <w:rPr>
              <w:color w:val="000000"/>
            </w:rPr>
            <w:t>Raei</w:t>
          </w:r>
          <w:proofErr w:type="spellEnd"/>
          <w:r w:rsidRPr="00677062">
            <w:rPr>
              <w:color w:val="000000"/>
            </w:rPr>
            <w:t xml:space="preserve"> N, </w:t>
          </w:r>
          <w:proofErr w:type="spellStart"/>
          <w:r w:rsidRPr="00677062">
            <w:rPr>
              <w:color w:val="000000"/>
            </w:rPr>
            <w:t>milani</w:t>
          </w:r>
          <w:proofErr w:type="spellEnd"/>
          <w:r w:rsidRPr="00677062">
            <w:rPr>
              <w:color w:val="000000"/>
            </w:rPr>
            <w:t xml:space="preserve"> AT, Aziz SGG, </w:t>
          </w:r>
          <w:proofErr w:type="spellStart"/>
          <w:r w:rsidRPr="00677062">
            <w:rPr>
              <w:color w:val="000000"/>
            </w:rPr>
            <w:t>Pourjabbar</w:t>
          </w:r>
          <w:proofErr w:type="spellEnd"/>
          <w:r w:rsidRPr="00677062">
            <w:rPr>
              <w:color w:val="000000"/>
            </w:rPr>
            <w:t xml:space="preserve"> N, </w:t>
          </w:r>
          <w:proofErr w:type="spellStart"/>
          <w:r w:rsidRPr="00677062">
            <w:rPr>
              <w:color w:val="000000"/>
            </w:rPr>
            <w:t>Geravand</w:t>
          </w:r>
          <w:proofErr w:type="spellEnd"/>
          <w:r w:rsidRPr="00677062">
            <w:rPr>
              <w:color w:val="000000"/>
            </w:rPr>
            <w:t xml:space="preserve"> F. The emerging role of miR-200 family in metastasis: focus on EMT, CSCs, angiogenesis, and </w:t>
          </w:r>
          <w:proofErr w:type="spellStart"/>
          <w:r w:rsidRPr="00677062">
            <w:rPr>
              <w:color w:val="000000"/>
            </w:rPr>
            <w:t>anoikis</w:t>
          </w:r>
          <w:proofErr w:type="spellEnd"/>
          <w:r w:rsidRPr="00677062">
            <w:rPr>
              <w:color w:val="000000"/>
            </w:rPr>
            <w:t>. Mol Biol Rep. 2021;48(10):6935–47.</w:t>
          </w:r>
        </w:p>
        <w:p w14:paraId="54062814" w14:textId="77777777" w:rsidR="00677062" w:rsidRPr="00677062" w:rsidRDefault="00677062">
          <w:pPr>
            <w:pStyle w:val="csl-entry"/>
            <w:divId w:val="1454473106"/>
            <w:rPr>
              <w:color w:val="000000"/>
            </w:rPr>
          </w:pPr>
          <w:r w:rsidRPr="00677062">
            <w:rPr>
              <w:color w:val="000000"/>
            </w:rPr>
            <w:t xml:space="preserve">79. Graziani V, Rodriguez-Hernandez I, </w:t>
          </w:r>
          <w:proofErr w:type="spellStart"/>
          <w:r w:rsidRPr="00677062">
            <w:rPr>
              <w:color w:val="000000"/>
            </w:rPr>
            <w:t>Maiques</w:t>
          </w:r>
          <w:proofErr w:type="spellEnd"/>
          <w:r w:rsidRPr="00677062">
            <w:rPr>
              <w:color w:val="000000"/>
            </w:rPr>
            <w:t xml:space="preserve"> O, Sanz-Moreno V. The amoeboid state as part of the epithelial-to-mesenchymal transition </w:t>
          </w:r>
          <w:proofErr w:type="spellStart"/>
          <w:r w:rsidRPr="00677062">
            <w:rPr>
              <w:color w:val="000000"/>
            </w:rPr>
            <w:t>programme</w:t>
          </w:r>
          <w:proofErr w:type="spellEnd"/>
          <w:r w:rsidRPr="00677062">
            <w:rPr>
              <w:color w:val="000000"/>
            </w:rPr>
            <w:t>. Trends Cell Biol. 2021;32(3):228–42.</w:t>
          </w:r>
        </w:p>
        <w:p w14:paraId="0B3C6155" w14:textId="77777777" w:rsidR="00677062" w:rsidRPr="00677062" w:rsidRDefault="00677062">
          <w:pPr>
            <w:pStyle w:val="csl-entry"/>
            <w:divId w:val="1454473106"/>
            <w:rPr>
              <w:color w:val="000000"/>
            </w:rPr>
          </w:pPr>
          <w:r w:rsidRPr="00677062">
            <w:rPr>
              <w:color w:val="000000"/>
            </w:rPr>
            <w:t xml:space="preserve">80. Bocci F, Gearhart-Serna L, </w:t>
          </w:r>
          <w:proofErr w:type="spellStart"/>
          <w:r w:rsidRPr="00677062">
            <w:rPr>
              <w:color w:val="000000"/>
            </w:rPr>
            <w:t>Boareto</w:t>
          </w:r>
          <w:proofErr w:type="spellEnd"/>
          <w:r w:rsidRPr="00677062">
            <w:rPr>
              <w:color w:val="000000"/>
            </w:rPr>
            <w:t xml:space="preserve"> M, Ribeiro M, Ben-Jacob E, Devi GR, et al. Toward understanding cancer stem cell heterogeneity in the tumor microenvironment. Proc National </w:t>
          </w:r>
          <w:proofErr w:type="spellStart"/>
          <w:r w:rsidRPr="00677062">
            <w:rPr>
              <w:color w:val="000000"/>
            </w:rPr>
            <w:t>Acad</w:t>
          </w:r>
          <w:proofErr w:type="spellEnd"/>
          <w:r w:rsidRPr="00677062">
            <w:rPr>
              <w:color w:val="000000"/>
            </w:rPr>
            <w:t xml:space="preserve"> Sci. 2018;116(1):201815345.</w:t>
          </w:r>
        </w:p>
        <w:p w14:paraId="266EBA18" w14:textId="77777777" w:rsidR="00677062" w:rsidRPr="00677062" w:rsidRDefault="00677062">
          <w:pPr>
            <w:pStyle w:val="csl-entry"/>
            <w:divId w:val="1454473106"/>
            <w:rPr>
              <w:color w:val="000000"/>
            </w:rPr>
          </w:pPr>
          <w:r w:rsidRPr="00677062">
            <w:rPr>
              <w:color w:val="000000"/>
            </w:rPr>
            <w:t xml:space="preserve">81. Jolly MK, Jia D, </w:t>
          </w:r>
          <w:proofErr w:type="spellStart"/>
          <w:r w:rsidRPr="00677062">
            <w:rPr>
              <w:color w:val="000000"/>
            </w:rPr>
            <w:t>Boareto</w:t>
          </w:r>
          <w:proofErr w:type="spellEnd"/>
          <w:r w:rsidRPr="00677062">
            <w:rPr>
              <w:color w:val="000000"/>
            </w:rPr>
            <w:t xml:space="preserve"> M, Mani SA, </w:t>
          </w:r>
          <w:proofErr w:type="spellStart"/>
          <w:r w:rsidRPr="00677062">
            <w:rPr>
              <w:color w:val="000000"/>
            </w:rPr>
            <w:t>Pienta</w:t>
          </w:r>
          <w:proofErr w:type="spellEnd"/>
          <w:r w:rsidRPr="00677062">
            <w:rPr>
              <w:color w:val="000000"/>
            </w:rPr>
            <w:t xml:space="preserve"> KJ, Ben-Jacob E, et al. Coupling the modules of EMT and stemness: A tunable ‘stemness window’ model. </w:t>
          </w:r>
          <w:proofErr w:type="spellStart"/>
          <w:r w:rsidRPr="00677062">
            <w:rPr>
              <w:color w:val="000000"/>
            </w:rPr>
            <w:t>Oncotarget</w:t>
          </w:r>
          <w:proofErr w:type="spellEnd"/>
          <w:r w:rsidRPr="00677062">
            <w:rPr>
              <w:color w:val="000000"/>
            </w:rPr>
            <w:t>. 2015;6(28):25161–74.</w:t>
          </w:r>
        </w:p>
        <w:p w14:paraId="00E5F7C0" w14:textId="77777777" w:rsidR="00677062" w:rsidRPr="00677062" w:rsidRDefault="00677062">
          <w:pPr>
            <w:pStyle w:val="csl-entry"/>
            <w:divId w:val="1454473106"/>
            <w:rPr>
              <w:color w:val="000000"/>
            </w:rPr>
          </w:pPr>
          <w:r w:rsidRPr="00677062">
            <w:rPr>
              <w:color w:val="000000"/>
            </w:rPr>
            <w:t xml:space="preserve">82. Bocci F, Jolly MK, George JT, Levine H, </w:t>
          </w:r>
          <w:proofErr w:type="spellStart"/>
          <w:r w:rsidRPr="00677062">
            <w:rPr>
              <w:color w:val="000000"/>
            </w:rPr>
            <w:t>Onuchic</w:t>
          </w:r>
          <w:proofErr w:type="spellEnd"/>
          <w:r w:rsidRPr="00677062">
            <w:rPr>
              <w:color w:val="000000"/>
            </w:rPr>
            <w:t xml:space="preserve"> JN. A mechanism-based computational model to capture the interconnections among epithelial-mesenchymal transition, cancer stem cells and Notch-Jagged signaling. </w:t>
          </w:r>
          <w:proofErr w:type="spellStart"/>
          <w:r w:rsidRPr="00677062">
            <w:rPr>
              <w:color w:val="000000"/>
            </w:rPr>
            <w:t>Oncotarget</w:t>
          </w:r>
          <w:proofErr w:type="spellEnd"/>
          <w:r w:rsidRPr="00677062">
            <w:rPr>
              <w:color w:val="000000"/>
            </w:rPr>
            <w:t>. 2018;9(52):29906–20.</w:t>
          </w:r>
        </w:p>
        <w:p w14:paraId="77CBA7FB" w14:textId="115E29BD" w:rsidR="00E469AE" w:rsidRPr="00C9444E" w:rsidRDefault="00677062" w:rsidP="000121BE">
          <w:pPr>
            <w:pStyle w:val="csl-entry"/>
            <w:divId w:val="2111926817"/>
            <w:rPr>
              <w:color w:val="000000"/>
            </w:rPr>
          </w:pPr>
          <w:r w:rsidRPr="00677062">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deline Galbraith" w:date="2022-06-12T20:36:00Z" w:initials="MG">
    <w:p w14:paraId="41FFE2C6" w14:textId="2971552C"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8"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2"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14" w:author="Dongya Jia" w:date="2022-06-12T17:1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15"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18"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FE2C6" w15:done="0"/>
  <w15:commentEx w15:paraId="1DFE1EFF" w15:done="0"/>
  <w15:commentEx w15:paraId="27EDAF80" w15:done="0"/>
  <w15:commentEx w15:paraId="1ABCC6AC" w15:done="0"/>
  <w15:commentEx w15:paraId="72F93DC3" w15:paraIdParent="1ABCC6AC"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1E9"/>
    <w:rsid w:val="000128DF"/>
    <w:rsid w:val="00012A48"/>
    <w:rsid w:val="00012D7C"/>
    <w:rsid w:val="0001350A"/>
    <w:rsid w:val="000146D7"/>
    <w:rsid w:val="00016836"/>
    <w:rsid w:val="0002004B"/>
    <w:rsid w:val="000216D8"/>
    <w:rsid w:val="000227A2"/>
    <w:rsid w:val="00022E63"/>
    <w:rsid w:val="00022F97"/>
    <w:rsid w:val="00023D15"/>
    <w:rsid w:val="00023DFE"/>
    <w:rsid w:val="00024146"/>
    <w:rsid w:val="000257AB"/>
    <w:rsid w:val="00026CB0"/>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1C14"/>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0FB1"/>
    <w:rsid w:val="000A1B8E"/>
    <w:rsid w:val="000A5DCC"/>
    <w:rsid w:val="000A7ABC"/>
    <w:rsid w:val="000A7E38"/>
    <w:rsid w:val="000B062F"/>
    <w:rsid w:val="000B08A7"/>
    <w:rsid w:val="000B0E77"/>
    <w:rsid w:val="000B15D3"/>
    <w:rsid w:val="000B2C27"/>
    <w:rsid w:val="000B3400"/>
    <w:rsid w:val="000B485D"/>
    <w:rsid w:val="000B5465"/>
    <w:rsid w:val="000B5A09"/>
    <w:rsid w:val="000B5DC6"/>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BC7"/>
    <w:rsid w:val="0010035D"/>
    <w:rsid w:val="00102B3F"/>
    <w:rsid w:val="00104F47"/>
    <w:rsid w:val="00105214"/>
    <w:rsid w:val="001060AA"/>
    <w:rsid w:val="00106D37"/>
    <w:rsid w:val="0010706C"/>
    <w:rsid w:val="0010731D"/>
    <w:rsid w:val="001107B0"/>
    <w:rsid w:val="00110FDB"/>
    <w:rsid w:val="001127FD"/>
    <w:rsid w:val="00112940"/>
    <w:rsid w:val="00113E21"/>
    <w:rsid w:val="001155E9"/>
    <w:rsid w:val="001156AA"/>
    <w:rsid w:val="00116CF2"/>
    <w:rsid w:val="001179E4"/>
    <w:rsid w:val="00117B29"/>
    <w:rsid w:val="00117D00"/>
    <w:rsid w:val="00121715"/>
    <w:rsid w:val="00121F49"/>
    <w:rsid w:val="0012213F"/>
    <w:rsid w:val="00123088"/>
    <w:rsid w:val="00123C04"/>
    <w:rsid w:val="00123F43"/>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9F3"/>
    <w:rsid w:val="00182BBC"/>
    <w:rsid w:val="001834EF"/>
    <w:rsid w:val="00183509"/>
    <w:rsid w:val="00184A9E"/>
    <w:rsid w:val="00185337"/>
    <w:rsid w:val="00186588"/>
    <w:rsid w:val="00190AFE"/>
    <w:rsid w:val="0019272E"/>
    <w:rsid w:val="00193457"/>
    <w:rsid w:val="001937C8"/>
    <w:rsid w:val="00196D56"/>
    <w:rsid w:val="00197FBC"/>
    <w:rsid w:val="001A0DAE"/>
    <w:rsid w:val="001A122D"/>
    <w:rsid w:val="001A1A85"/>
    <w:rsid w:val="001A4574"/>
    <w:rsid w:val="001A5660"/>
    <w:rsid w:val="001A5774"/>
    <w:rsid w:val="001A59FD"/>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1453"/>
    <w:rsid w:val="001F2666"/>
    <w:rsid w:val="001F30DE"/>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5A5D"/>
    <w:rsid w:val="002360FA"/>
    <w:rsid w:val="00240011"/>
    <w:rsid w:val="002402D1"/>
    <w:rsid w:val="00240E17"/>
    <w:rsid w:val="00242348"/>
    <w:rsid w:val="00244159"/>
    <w:rsid w:val="0024435B"/>
    <w:rsid w:val="0024617F"/>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76EEA"/>
    <w:rsid w:val="002812A3"/>
    <w:rsid w:val="002821CA"/>
    <w:rsid w:val="00282854"/>
    <w:rsid w:val="00282B95"/>
    <w:rsid w:val="00283835"/>
    <w:rsid w:val="0028447E"/>
    <w:rsid w:val="0028499B"/>
    <w:rsid w:val="0028726F"/>
    <w:rsid w:val="00290024"/>
    <w:rsid w:val="00290559"/>
    <w:rsid w:val="002925AC"/>
    <w:rsid w:val="002940AA"/>
    <w:rsid w:val="00295215"/>
    <w:rsid w:val="002968E6"/>
    <w:rsid w:val="002A0424"/>
    <w:rsid w:val="002A0682"/>
    <w:rsid w:val="002A06AA"/>
    <w:rsid w:val="002A0EA5"/>
    <w:rsid w:val="002A18BD"/>
    <w:rsid w:val="002A1A95"/>
    <w:rsid w:val="002A29C2"/>
    <w:rsid w:val="002A4E81"/>
    <w:rsid w:val="002A743E"/>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0B81"/>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466A"/>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86D"/>
    <w:rsid w:val="00390322"/>
    <w:rsid w:val="00390396"/>
    <w:rsid w:val="00390C08"/>
    <w:rsid w:val="0039182F"/>
    <w:rsid w:val="003943A9"/>
    <w:rsid w:val="00395B8E"/>
    <w:rsid w:val="0039761E"/>
    <w:rsid w:val="00397B68"/>
    <w:rsid w:val="003A10B3"/>
    <w:rsid w:val="003A149E"/>
    <w:rsid w:val="003A18FA"/>
    <w:rsid w:val="003A2304"/>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C7EFC"/>
    <w:rsid w:val="003D0A34"/>
    <w:rsid w:val="003D1235"/>
    <w:rsid w:val="003D29BC"/>
    <w:rsid w:val="003D3250"/>
    <w:rsid w:val="003D370C"/>
    <w:rsid w:val="003D41C1"/>
    <w:rsid w:val="003D572C"/>
    <w:rsid w:val="003D5A12"/>
    <w:rsid w:val="003D674D"/>
    <w:rsid w:val="003D6D0C"/>
    <w:rsid w:val="003D7169"/>
    <w:rsid w:val="003E0168"/>
    <w:rsid w:val="003E1465"/>
    <w:rsid w:val="003E1C73"/>
    <w:rsid w:val="003E1EF7"/>
    <w:rsid w:val="003E407C"/>
    <w:rsid w:val="003E4F04"/>
    <w:rsid w:val="003E5A55"/>
    <w:rsid w:val="003E647F"/>
    <w:rsid w:val="003E71F4"/>
    <w:rsid w:val="003E7D90"/>
    <w:rsid w:val="003F13E2"/>
    <w:rsid w:val="003F19BA"/>
    <w:rsid w:val="003F2D9F"/>
    <w:rsid w:val="003F4D18"/>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39B7"/>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2CB6"/>
    <w:rsid w:val="00443ED2"/>
    <w:rsid w:val="00444EFC"/>
    <w:rsid w:val="00445E76"/>
    <w:rsid w:val="004479A1"/>
    <w:rsid w:val="004512F4"/>
    <w:rsid w:val="004541A8"/>
    <w:rsid w:val="00454948"/>
    <w:rsid w:val="00455A36"/>
    <w:rsid w:val="00457136"/>
    <w:rsid w:val="0045732A"/>
    <w:rsid w:val="004605B0"/>
    <w:rsid w:val="00462EEA"/>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189"/>
    <w:rsid w:val="004823D4"/>
    <w:rsid w:val="0048243F"/>
    <w:rsid w:val="00483390"/>
    <w:rsid w:val="0048455F"/>
    <w:rsid w:val="00484E2A"/>
    <w:rsid w:val="004869E7"/>
    <w:rsid w:val="004878A6"/>
    <w:rsid w:val="00492387"/>
    <w:rsid w:val="00492FB3"/>
    <w:rsid w:val="00493E6E"/>
    <w:rsid w:val="00495785"/>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2ED"/>
    <w:rsid w:val="004D4A8E"/>
    <w:rsid w:val="004D5BDE"/>
    <w:rsid w:val="004D6D0F"/>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65C2"/>
    <w:rsid w:val="004F7E53"/>
    <w:rsid w:val="00500656"/>
    <w:rsid w:val="0050300D"/>
    <w:rsid w:val="00503ACB"/>
    <w:rsid w:val="00503BF7"/>
    <w:rsid w:val="00504B32"/>
    <w:rsid w:val="00506DAC"/>
    <w:rsid w:val="00511AC0"/>
    <w:rsid w:val="00511DE1"/>
    <w:rsid w:val="00512BC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F63"/>
    <w:rsid w:val="00535D5F"/>
    <w:rsid w:val="00536356"/>
    <w:rsid w:val="005375E7"/>
    <w:rsid w:val="00537F1E"/>
    <w:rsid w:val="00540378"/>
    <w:rsid w:val="00540E68"/>
    <w:rsid w:val="00542C3F"/>
    <w:rsid w:val="00542CCC"/>
    <w:rsid w:val="00543707"/>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0FC7"/>
    <w:rsid w:val="005813B1"/>
    <w:rsid w:val="005823B8"/>
    <w:rsid w:val="005823F5"/>
    <w:rsid w:val="00583A0F"/>
    <w:rsid w:val="0058609A"/>
    <w:rsid w:val="005864FE"/>
    <w:rsid w:val="00586C48"/>
    <w:rsid w:val="00590D07"/>
    <w:rsid w:val="005A0846"/>
    <w:rsid w:val="005A1E8E"/>
    <w:rsid w:val="005A2355"/>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1748"/>
    <w:rsid w:val="005D312F"/>
    <w:rsid w:val="005D4066"/>
    <w:rsid w:val="005D59C3"/>
    <w:rsid w:val="005D7566"/>
    <w:rsid w:val="005E1F5F"/>
    <w:rsid w:val="005E2121"/>
    <w:rsid w:val="005E3F80"/>
    <w:rsid w:val="005E5719"/>
    <w:rsid w:val="005E5B5B"/>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5D3"/>
    <w:rsid w:val="00616941"/>
    <w:rsid w:val="00620DB8"/>
    <w:rsid w:val="00621606"/>
    <w:rsid w:val="00622B8C"/>
    <w:rsid w:val="006230F7"/>
    <w:rsid w:val="0062468A"/>
    <w:rsid w:val="00626ED6"/>
    <w:rsid w:val="00627954"/>
    <w:rsid w:val="00627FD2"/>
    <w:rsid w:val="00630D2B"/>
    <w:rsid w:val="00632ADE"/>
    <w:rsid w:val="00633A28"/>
    <w:rsid w:val="00635133"/>
    <w:rsid w:val="00636448"/>
    <w:rsid w:val="006370E0"/>
    <w:rsid w:val="00637E51"/>
    <w:rsid w:val="00643A7E"/>
    <w:rsid w:val="00644CE6"/>
    <w:rsid w:val="00645AEC"/>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35CD"/>
    <w:rsid w:val="006744D3"/>
    <w:rsid w:val="006753FC"/>
    <w:rsid w:val="006763D8"/>
    <w:rsid w:val="00676704"/>
    <w:rsid w:val="00677062"/>
    <w:rsid w:val="006806CF"/>
    <w:rsid w:val="00681845"/>
    <w:rsid w:val="00682546"/>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166E"/>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1EA7"/>
    <w:rsid w:val="00713357"/>
    <w:rsid w:val="00713D6A"/>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1B"/>
    <w:rsid w:val="007362C7"/>
    <w:rsid w:val="00737A8B"/>
    <w:rsid w:val="00737E5D"/>
    <w:rsid w:val="00740BBA"/>
    <w:rsid w:val="00740C5E"/>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18F2"/>
    <w:rsid w:val="007621BC"/>
    <w:rsid w:val="0076266E"/>
    <w:rsid w:val="00762CA1"/>
    <w:rsid w:val="00764B6D"/>
    <w:rsid w:val="00765A17"/>
    <w:rsid w:val="00765B9B"/>
    <w:rsid w:val="00773892"/>
    <w:rsid w:val="00773DA5"/>
    <w:rsid w:val="007749E4"/>
    <w:rsid w:val="00774ED7"/>
    <w:rsid w:val="007755AD"/>
    <w:rsid w:val="00775AD4"/>
    <w:rsid w:val="007776CD"/>
    <w:rsid w:val="007776FA"/>
    <w:rsid w:val="007809DA"/>
    <w:rsid w:val="00780B52"/>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7A7"/>
    <w:rsid w:val="007B1AF8"/>
    <w:rsid w:val="007B1B06"/>
    <w:rsid w:val="007B1B81"/>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2C46"/>
    <w:rsid w:val="0082493E"/>
    <w:rsid w:val="008258D0"/>
    <w:rsid w:val="00827803"/>
    <w:rsid w:val="008300BF"/>
    <w:rsid w:val="0083082D"/>
    <w:rsid w:val="008321D6"/>
    <w:rsid w:val="00835460"/>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7693B"/>
    <w:rsid w:val="008824DA"/>
    <w:rsid w:val="008825DB"/>
    <w:rsid w:val="00882D70"/>
    <w:rsid w:val="008854A9"/>
    <w:rsid w:val="00885780"/>
    <w:rsid w:val="00885C62"/>
    <w:rsid w:val="00886586"/>
    <w:rsid w:val="0088680F"/>
    <w:rsid w:val="00890925"/>
    <w:rsid w:val="00890A0B"/>
    <w:rsid w:val="00891A2B"/>
    <w:rsid w:val="00893BA2"/>
    <w:rsid w:val="00893DF9"/>
    <w:rsid w:val="0089457E"/>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6022"/>
    <w:rsid w:val="008B71DF"/>
    <w:rsid w:val="008B7824"/>
    <w:rsid w:val="008C060B"/>
    <w:rsid w:val="008C0AFE"/>
    <w:rsid w:val="008C1F28"/>
    <w:rsid w:val="008C33AD"/>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90D"/>
    <w:rsid w:val="00903B41"/>
    <w:rsid w:val="00904E93"/>
    <w:rsid w:val="0090504D"/>
    <w:rsid w:val="00906617"/>
    <w:rsid w:val="0090725F"/>
    <w:rsid w:val="0090796F"/>
    <w:rsid w:val="00910039"/>
    <w:rsid w:val="00910795"/>
    <w:rsid w:val="00911174"/>
    <w:rsid w:val="00912CEB"/>
    <w:rsid w:val="009135EF"/>
    <w:rsid w:val="009146C5"/>
    <w:rsid w:val="00915D1A"/>
    <w:rsid w:val="00916778"/>
    <w:rsid w:val="009217EF"/>
    <w:rsid w:val="00921D2D"/>
    <w:rsid w:val="009224AA"/>
    <w:rsid w:val="00922DFC"/>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57DEB"/>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19CB"/>
    <w:rsid w:val="009D27B8"/>
    <w:rsid w:val="009D32C4"/>
    <w:rsid w:val="009D458B"/>
    <w:rsid w:val="009D52C3"/>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1DE2"/>
    <w:rsid w:val="009F2C6E"/>
    <w:rsid w:val="009F3C1E"/>
    <w:rsid w:val="009F5E55"/>
    <w:rsid w:val="009F676A"/>
    <w:rsid w:val="009F6E18"/>
    <w:rsid w:val="009F76F2"/>
    <w:rsid w:val="009F7ACF"/>
    <w:rsid w:val="00A00254"/>
    <w:rsid w:val="00A00643"/>
    <w:rsid w:val="00A00AC1"/>
    <w:rsid w:val="00A019B5"/>
    <w:rsid w:val="00A0215C"/>
    <w:rsid w:val="00A03B7C"/>
    <w:rsid w:val="00A05D97"/>
    <w:rsid w:val="00A06BEA"/>
    <w:rsid w:val="00A06D93"/>
    <w:rsid w:val="00A0757F"/>
    <w:rsid w:val="00A076F2"/>
    <w:rsid w:val="00A079C9"/>
    <w:rsid w:val="00A1304A"/>
    <w:rsid w:val="00A13231"/>
    <w:rsid w:val="00A143F5"/>
    <w:rsid w:val="00A14E14"/>
    <w:rsid w:val="00A152AD"/>
    <w:rsid w:val="00A15D65"/>
    <w:rsid w:val="00A163F5"/>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124"/>
    <w:rsid w:val="00A34A86"/>
    <w:rsid w:val="00A364FB"/>
    <w:rsid w:val="00A3665C"/>
    <w:rsid w:val="00A36B78"/>
    <w:rsid w:val="00A43BF4"/>
    <w:rsid w:val="00A4402A"/>
    <w:rsid w:val="00A4588D"/>
    <w:rsid w:val="00A45CC9"/>
    <w:rsid w:val="00A5060C"/>
    <w:rsid w:val="00A50717"/>
    <w:rsid w:val="00A50862"/>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2FF9"/>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180"/>
    <w:rsid w:val="00AE7340"/>
    <w:rsid w:val="00AF02AE"/>
    <w:rsid w:val="00AF09D0"/>
    <w:rsid w:val="00AF0EA3"/>
    <w:rsid w:val="00AF18A7"/>
    <w:rsid w:val="00AF2A17"/>
    <w:rsid w:val="00AF2E37"/>
    <w:rsid w:val="00AF3BBE"/>
    <w:rsid w:val="00AF7D0B"/>
    <w:rsid w:val="00B0149B"/>
    <w:rsid w:val="00B01DE6"/>
    <w:rsid w:val="00B02BF3"/>
    <w:rsid w:val="00B0334A"/>
    <w:rsid w:val="00B03A60"/>
    <w:rsid w:val="00B0458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391"/>
    <w:rsid w:val="00B70E81"/>
    <w:rsid w:val="00B72C15"/>
    <w:rsid w:val="00B72FAD"/>
    <w:rsid w:val="00B7332D"/>
    <w:rsid w:val="00B7401C"/>
    <w:rsid w:val="00B74317"/>
    <w:rsid w:val="00B74409"/>
    <w:rsid w:val="00B74F54"/>
    <w:rsid w:val="00B774E0"/>
    <w:rsid w:val="00B8015F"/>
    <w:rsid w:val="00B80254"/>
    <w:rsid w:val="00B804C4"/>
    <w:rsid w:val="00B82959"/>
    <w:rsid w:val="00B8298A"/>
    <w:rsid w:val="00B86B75"/>
    <w:rsid w:val="00B86BE4"/>
    <w:rsid w:val="00B875B5"/>
    <w:rsid w:val="00B9064E"/>
    <w:rsid w:val="00B92714"/>
    <w:rsid w:val="00B947BD"/>
    <w:rsid w:val="00B94D65"/>
    <w:rsid w:val="00B94ED2"/>
    <w:rsid w:val="00B957AC"/>
    <w:rsid w:val="00B973CB"/>
    <w:rsid w:val="00B976AC"/>
    <w:rsid w:val="00B97CF1"/>
    <w:rsid w:val="00B97EE1"/>
    <w:rsid w:val="00BA0B38"/>
    <w:rsid w:val="00BA0BBA"/>
    <w:rsid w:val="00BA4A03"/>
    <w:rsid w:val="00BA4CCB"/>
    <w:rsid w:val="00BA5160"/>
    <w:rsid w:val="00BA560C"/>
    <w:rsid w:val="00BA5802"/>
    <w:rsid w:val="00BA7923"/>
    <w:rsid w:val="00BB12D9"/>
    <w:rsid w:val="00BB1B45"/>
    <w:rsid w:val="00BB243E"/>
    <w:rsid w:val="00BB2BB7"/>
    <w:rsid w:val="00BB3164"/>
    <w:rsid w:val="00BB6059"/>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27F73"/>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47FDE"/>
    <w:rsid w:val="00C50FAF"/>
    <w:rsid w:val="00C53166"/>
    <w:rsid w:val="00C53283"/>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765E1"/>
    <w:rsid w:val="00C80668"/>
    <w:rsid w:val="00C8164A"/>
    <w:rsid w:val="00C831D5"/>
    <w:rsid w:val="00C85420"/>
    <w:rsid w:val="00C875B5"/>
    <w:rsid w:val="00C87BEB"/>
    <w:rsid w:val="00C90A2F"/>
    <w:rsid w:val="00C91143"/>
    <w:rsid w:val="00C9444E"/>
    <w:rsid w:val="00C94FAF"/>
    <w:rsid w:val="00C9502B"/>
    <w:rsid w:val="00C957F1"/>
    <w:rsid w:val="00C95E9A"/>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4850"/>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5537"/>
    <w:rsid w:val="00D65F5E"/>
    <w:rsid w:val="00D67075"/>
    <w:rsid w:val="00D67F8F"/>
    <w:rsid w:val="00D7010E"/>
    <w:rsid w:val="00D73BB4"/>
    <w:rsid w:val="00D73E90"/>
    <w:rsid w:val="00D75978"/>
    <w:rsid w:val="00D76C05"/>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6AF7"/>
    <w:rsid w:val="00DF6D8A"/>
    <w:rsid w:val="00DF7C77"/>
    <w:rsid w:val="00DF7E26"/>
    <w:rsid w:val="00E006F9"/>
    <w:rsid w:val="00E00C4A"/>
    <w:rsid w:val="00E01458"/>
    <w:rsid w:val="00E01ADA"/>
    <w:rsid w:val="00E02DE2"/>
    <w:rsid w:val="00E036B3"/>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356C"/>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51E4"/>
    <w:rsid w:val="00F261CA"/>
    <w:rsid w:val="00F269DE"/>
    <w:rsid w:val="00F273F7"/>
    <w:rsid w:val="00F2770C"/>
    <w:rsid w:val="00F27A5F"/>
    <w:rsid w:val="00F32986"/>
    <w:rsid w:val="00F33997"/>
    <w:rsid w:val="00F33E02"/>
    <w:rsid w:val="00F340BE"/>
    <w:rsid w:val="00F34C80"/>
    <w:rsid w:val="00F34E52"/>
    <w:rsid w:val="00F34FE0"/>
    <w:rsid w:val="00F364D0"/>
    <w:rsid w:val="00F36739"/>
    <w:rsid w:val="00F36989"/>
    <w:rsid w:val="00F37624"/>
    <w:rsid w:val="00F4021A"/>
    <w:rsid w:val="00F42688"/>
    <w:rsid w:val="00F42A6B"/>
    <w:rsid w:val="00F4492C"/>
    <w:rsid w:val="00F44C7C"/>
    <w:rsid w:val="00F450A2"/>
    <w:rsid w:val="00F46E80"/>
    <w:rsid w:val="00F472E6"/>
    <w:rsid w:val="00F524D3"/>
    <w:rsid w:val="00F54301"/>
    <w:rsid w:val="00F56552"/>
    <w:rsid w:val="00F566E2"/>
    <w:rsid w:val="00F5743C"/>
    <w:rsid w:val="00F57B4C"/>
    <w:rsid w:val="00F6232A"/>
    <w:rsid w:val="00F62DC4"/>
    <w:rsid w:val="00F63491"/>
    <w:rsid w:val="00F648D7"/>
    <w:rsid w:val="00F672F0"/>
    <w:rsid w:val="00F70D4F"/>
    <w:rsid w:val="00F73AA8"/>
    <w:rsid w:val="00F741B1"/>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0DBE"/>
    <w:rsid w:val="00FD13AF"/>
    <w:rsid w:val="00FD1737"/>
    <w:rsid w:val="00FD55B7"/>
    <w:rsid w:val="00FD616D"/>
    <w:rsid w:val="00FD6547"/>
    <w:rsid w:val="00FD6E1E"/>
    <w:rsid w:val="00FE3011"/>
    <w:rsid w:val="00FE39E9"/>
    <w:rsid w:val="00FE3CBD"/>
    <w:rsid w:val="00FE4F80"/>
    <w:rsid w:val="00FE50CC"/>
    <w:rsid w:val="00FE7FF6"/>
    <w:rsid w:val="00FF00CE"/>
    <w:rsid w:val="00FF01AA"/>
    <w:rsid w:val="00FF2949"/>
    <w:rsid w:val="00FF36DD"/>
    <w:rsid w:val="00FF40C0"/>
    <w:rsid w:val="00FF446F"/>
    <w:rsid w:val="00FF4999"/>
    <w:rsid w:val="00FF4D4C"/>
    <w:rsid w:val="00FF5278"/>
    <w:rsid w:val="00FF60E1"/>
    <w:rsid w:val="00FF69ED"/>
    <w:rsid w:val="00FF7942"/>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298041CB5BC64A1BB94F0C77D432C7F2"/>
        <w:category>
          <w:name w:val="General"/>
          <w:gallery w:val="placeholder"/>
        </w:category>
        <w:types>
          <w:type w:val="bbPlcHdr"/>
        </w:types>
        <w:behaviors>
          <w:behavior w:val="content"/>
        </w:behaviors>
        <w:guid w:val="{AE4CAF62-B370-443D-A783-9B1306FBCDA7}"/>
      </w:docPartPr>
      <w:docPartBody>
        <w:p w:rsidR="006A0323" w:rsidRDefault="00C66BD3" w:rsidP="00C66BD3">
          <w:pPr>
            <w:pStyle w:val="298041CB5BC64A1BB94F0C77D432C7F2"/>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45DCDBB2AA904D4EA1C22D94274F758C"/>
        <w:category>
          <w:name w:val="General"/>
          <w:gallery w:val="placeholder"/>
        </w:category>
        <w:types>
          <w:type w:val="bbPlcHdr"/>
        </w:types>
        <w:behaviors>
          <w:behavior w:val="content"/>
        </w:behaviors>
        <w:guid w:val="{EC9415DC-2F77-4FD1-92C8-61D3066B46EA}"/>
      </w:docPartPr>
      <w:docPartBody>
        <w:p w:rsidR="006A0323" w:rsidRDefault="00C66BD3" w:rsidP="00C66BD3">
          <w:pPr>
            <w:pStyle w:val="45DCDBB2AA904D4EA1C22D94274F758C"/>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A0323"/>
    <w:rsid w:val="006E5321"/>
    <w:rsid w:val="00723A47"/>
    <w:rsid w:val="00754D3D"/>
    <w:rsid w:val="008A7060"/>
    <w:rsid w:val="008B51AA"/>
    <w:rsid w:val="008C7954"/>
    <w:rsid w:val="009245DF"/>
    <w:rsid w:val="00933696"/>
    <w:rsid w:val="00962761"/>
    <w:rsid w:val="00973CD3"/>
    <w:rsid w:val="00974A88"/>
    <w:rsid w:val="00980D46"/>
    <w:rsid w:val="00983818"/>
    <w:rsid w:val="009A2011"/>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66BD3"/>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6BD3"/>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298041CB5BC64A1BB94F0C77D432C7F2">
    <w:name w:val="298041CB5BC64A1BB94F0C77D432C7F2"/>
    <w:rsid w:val="00C66BD3"/>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45DCDBB2AA904D4EA1C22D94274F758C">
    <w:name w:val="45DCDBB2AA904D4EA1C22D94274F758C"/>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36</Pages>
  <Words>10234</Words>
  <Characters>58340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447</cp:revision>
  <cp:lastPrinted>2022-05-24T20:08:00Z</cp:lastPrinted>
  <dcterms:created xsi:type="dcterms:W3CDTF">2022-05-25T12:32:00Z</dcterms:created>
  <dcterms:modified xsi:type="dcterms:W3CDTF">2022-07-07T03:00:00Z</dcterms:modified>
</cp:coreProperties>
</file>