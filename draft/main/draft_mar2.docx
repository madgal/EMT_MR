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4C76962C" w:rsidR="00E469AE" w:rsidRPr="00330620" w:rsidRDefault="00AD7F58" w:rsidP="00330620">
      <w:pPr>
        <w:pStyle w:val="BodyText"/>
        <w:jc w:val="center"/>
        <w:rPr>
          <w:b/>
          <w:bCs/>
        </w:rPr>
      </w:pPr>
      <w:r w:rsidRPr="00330620">
        <w:rPr>
          <w:b/>
          <w:bCs/>
        </w:rPr>
        <w:t>Coupling the epithelial-to-mesenchymal transition and metabolic reprogramming</w:t>
      </w:r>
    </w:p>
    <w:p w14:paraId="555AAFA7" w14:textId="77777777" w:rsidR="00E469AE" w:rsidRPr="00330620" w:rsidRDefault="00AD7F58">
      <w:pPr>
        <w:pStyle w:val="Author"/>
        <w:rPr>
          <w:rFonts w:ascii="Times New Roman" w:hAnsi="Times New Roman" w:cs="Times New Roman"/>
        </w:rPr>
      </w:pPr>
      <w:r w:rsidRPr="00330620">
        <w:rPr>
          <w:rFonts w:ascii="Times New Roman" w:hAnsi="Times New Roman" w:cs="Times New Roman"/>
        </w:rPr>
        <w:t xml:space="preserve">Madeline Galbraith, </w:t>
      </w:r>
      <w:proofErr w:type="spellStart"/>
      <w:r w:rsidRPr="00330620">
        <w:rPr>
          <w:rFonts w:ascii="Times New Roman" w:hAnsi="Times New Roman" w:cs="Times New Roman"/>
        </w:rPr>
        <w:t>Dongya</w:t>
      </w:r>
      <w:proofErr w:type="spellEnd"/>
      <w:r w:rsidRPr="00330620">
        <w:rPr>
          <w:rFonts w:ascii="Times New Roman" w:hAnsi="Times New Roman" w:cs="Times New Roman"/>
        </w:rPr>
        <w:t xml:space="preserve"> Jia, Herbert Levine, and José </w:t>
      </w:r>
      <w:proofErr w:type="spellStart"/>
      <w:r w:rsidRPr="00330620">
        <w:rPr>
          <w:rFonts w:ascii="Times New Roman" w:hAnsi="Times New Roman" w:cs="Times New Roman"/>
        </w:rPr>
        <w:t>Onuchic</w:t>
      </w:r>
      <w:proofErr w:type="spellEnd"/>
    </w:p>
    <w:p w14:paraId="1311851E" w14:textId="77777777" w:rsidR="00E469AE" w:rsidRPr="00330620" w:rsidRDefault="00AD7F58" w:rsidP="006464B4">
      <w:pPr>
        <w:pStyle w:val="BodyText"/>
        <w:spacing w:line="480" w:lineRule="auto"/>
        <w:jc w:val="center"/>
        <w:rPr>
          <w:b/>
          <w:bCs/>
        </w:rPr>
      </w:pPr>
      <w:bookmarkStart w:id="0" w:name="introduction"/>
      <w:r w:rsidRPr="00330620">
        <w:rPr>
          <w:b/>
          <w:bCs/>
        </w:rPr>
        <w:t>Introduction</w:t>
      </w:r>
      <w:bookmarkEnd w:id="0"/>
    </w:p>
    <w:p w14:paraId="23706C41" w14:textId="28CC4932" w:rsidR="00E469AE" w:rsidRDefault="00AD7F58" w:rsidP="00E13176">
      <w:pPr>
        <w:pStyle w:val="FirstParagraph"/>
        <w:spacing w:line="480" w:lineRule="auto"/>
        <w:rPr>
          <w:rFonts w:ascii="Times New Roman" w:hAnsi="Times New Roman" w:cs="Times New Roman"/>
        </w:rPr>
      </w:pPr>
      <w:r w:rsidRPr="00330620">
        <w:rPr>
          <w:rFonts w:ascii="Times New Roman" w:hAnsi="Times New Roman" w:cs="Times New Roman"/>
        </w:rPr>
        <w:t xml:space="preserve">The hallmarks of cancer have been investigated for many years with focus typically on a single </w:t>
      </w:r>
      <w:commentRangeStart w:id="1"/>
      <w:r w:rsidRPr="00330620">
        <w:rPr>
          <w:rFonts w:ascii="Times New Roman" w:hAnsi="Times New Roman" w:cs="Times New Roman"/>
        </w:rPr>
        <w:t>facet</w:t>
      </w:r>
      <w:commentRangeEnd w:id="1"/>
      <w:r w:rsidR="00842039">
        <w:rPr>
          <w:rStyle w:val="CommentReference"/>
        </w:rPr>
        <w:commentReference w:id="1"/>
      </w:r>
      <w:r w:rsidRPr="00330620">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47D8A" w:rsidRPr="00947D8A">
            <w:rPr>
              <w:rFonts w:ascii="Times New Roman" w:eastAsia="Times New Roman" w:hAnsi="Times New Roman" w:cs="Times New Roman"/>
              <w:color w:val="000000"/>
            </w:rPr>
            <w:t>[1]</w:t>
          </w:r>
        </w:sdtContent>
      </w:sdt>
      <w:r w:rsidRPr="00330620">
        <w:rPr>
          <w:rFonts w:ascii="Times New Roman" w:hAnsi="Times New Roman" w:cs="Times New Roman"/>
        </w:rPr>
        <w:t xml:space="preserve">. </w:t>
      </w:r>
      <w:commentRangeStart w:id="2"/>
      <w:del w:id="3" w:author="Madeline Galbraith" w:date="2022-03-01T16:43:00Z">
        <w:r w:rsidRPr="00330620" w:rsidDel="00D65537">
          <w:rPr>
            <w:rFonts w:ascii="Times New Roman" w:hAnsi="Times New Roman" w:cs="Times New Roman"/>
          </w:rPr>
          <w:delText>The</w:delText>
        </w:r>
        <w:commentRangeEnd w:id="2"/>
        <w:r w:rsidR="00AA49A8" w:rsidDel="00D65537">
          <w:rPr>
            <w:rStyle w:val="CommentReference"/>
          </w:rPr>
          <w:commentReference w:id="2"/>
        </w:r>
        <w:r w:rsidRPr="00330620" w:rsidDel="00D65537">
          <w:rPr>
            <w:rFonts w:ascii="Times New Roman" w:hAnsi="Times New Roman" w:cs="Times New Roman"/>
          </w:rPr>
          <w:delText xml:space="preserve"> epithelial</w:delText>
        </w:r>
      </w:del>
      <w:r w:rsidR="0090796F">
        <w:rPr>
          <w:rFonts w:ascii="Times New Roman" w:hAnsi="Times New Roman" w:cs="Times New Roman"/>
        </w:rPr>
        <w:t xml:space="preserve"> During the epithelial-to-mesenchymal transition (EMT) the cells progressively lose their cellular adhesion and apical-basal polarity, increasing</w:t>
      </w:r>
      <w:r w:rsidRPr="00330620">
        <w:rPr>
          <w:rFonts w:ascii="Times New Roman" w:hAnsi="Times New Roman" w:cs="Times New Roman"/>
        </w:rPr>
        <w:t xml:space="preserve"> </w:t>
      </w:r>
      <w:r w:rsidRPr="00330620">
        <w:rPr>
          <w:rFonts w:ascii="Times New Roman" w:hAnsi="Times New Roman" w:cs="Times New Roman"/>
        </w:rPr>
        <w:t>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47D8A" w:rsidRPr="00947D8A">
            <w:rPr>
              <w:rFonts w:ascii="Times New Roman" w:eastAsia="Times New Roman" w:hAnsi="Times New Roman" w:cs="Times New Roman"/>
              <w:color w:val="000000"/>
            </w:rPr>
            <w:t>[2,3]</w:t>
          </w:r>
        </w:sdtContent>
      </w:sdt>
      <w:r w:rsidRPr="00330620">
        <w:rPr>
          <w:rFonts w:ascii="Times New Roman" w:hAnsi="Times New Roman" w:cs="Times New Roman"/>
        </w:rPr>
        <w:t xml:space="preserve">. </w:t>
      </w:r>
      <w:r w:rsidR="002B59C6">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Content>
          <w:r w:rsidR="00947D8A" w:rsidRPr="00947D8A">
            <w:rPr>
              <w:rFonts w:ascii="Times New Roman" w:eastAsia="Times New Roman" w:hAnsi="Times New Roman" w:cs="Times New Roman"/>
              <w:color w:val="000000"/>
            </w:rPr>
            <w:t>[4,5]</w:t>
          </w:r>
        </w:sdtContent>
      </w:sdt>
      <w:r w:rsidR="002B59C6">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Content>
          <w:r w:rsidR="00947D8A" w:rsidRPr="00947D8A">
            <w:rPr>
              <w:rFonts w:ascii="Times New Roman" w:eastAsia="Times New Roman" w:hAnsi="Times New Roman" w:cs="Times New Roman"/>
              <w:color w:val="000000"/>
            </w:rPr>
            <w:t>[6]</w:t>
          </w:r>
        </w:sdtContent>
      </w:sdt>
      <w:r w:rsidRPr="00330620">
        <w:rPr>
          <w:rFonts w:ascii="Times New Roman" w:hAnsi="Times New Roman" w:cs="Times New Roman"/>
        </w:rPr>
        <w:t xml:space="preserve">. </w:t>
      </w:r>
      <w:r w:rsidR="003A149E">
        <w:rPr>
          <w:rFonts w:ascii="Times New Roman" w:hAnsi="Times New Roman" w:cs="Times New Roman"/>
        </w:rPr>
        <w:t>Recently, a transition state, called a partial-EMT or hybrid E</w:t>
      </w:r>
      <w:r w:rsidR="009A4BAB">
        <w:rPr>
          <w:rFonts w:ascii="Times New Roman" w:hAnsi="Times New Roman" w:cs="Times New Roman"/>
        </w:rPr>
        <w:t>/</w:t>
      </w:r>
      <w:r w:rsidR="003A149E">
        <w:rPr>
          <w:rFonts w:ascii="Times New Roman" w:hAnsi="Times New Roman" w:cs="Times New Roman"/>
        </w:rPr>
        <w:t>M state,</w:t>
      </w:r>
      <w:r w:rsidRPr="00330620">
        <w:rPr>
          <w:rFonts w:ascii="Times New Roman" w:hAnsi="Times New Roman" w:cs="Times New Roman"/>
        </w:rPr>
        <w:t xml:space="preserve"> was hypothesized</w:t>
      </w:r>
      <w:r w:rsidR="003A149E">
        <w:rPr>
          <w:rFonts w:ascii="Times New Roman" w:hAnsi="Times New Roman" w:cs="Times New Roman"/>
        </w:rPr>
        <w:t xml:space="preserve"> to combine</w:t>
      </w:r>
      <w:r w:rsidR="00D26B91">
        <w:rPr>
          <w:rFonts w:ascii="Times New Roman" w:hAnsi="Times New Roman" w:cs="Times New Roman"/>
        </w:rPr>
        <w:t xml:space="preserve"> </w:t>
      </w:r>
      <w:r w:rsidRPr="00330620">
        <w:rPr>
          <w:rFonts w:ascii="Times New Roman" w:hAnsi="Times New Roman" w:cs="Times New Roman"/>
        </w:rPr>
        <w:t>the motility and invasiveness of the mesenchymal cells with the cellular adhesion seen in epithelial cells allowing for collective migration</w:t>
      </w:r>
      <w:r w:rsidR="00A259A5">
        <w:rPr>
          <w:rFonts w:ascii="Times New Roman" w:hAnsi="Times New Roman" w:cs="Times New Roman"/>
        </w:rPr>
        <w:t xml:space="preserve"> during metastasis</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47D8A" w:rsidRPr="00947D8A">
            <w:rPr>
              <w:rFonts w:ascii="Times New Roman" w:eastAsia="Times New Roman" w:hAnsi="Times New Roman" w:cs="Times New Roman"/>
              <w:color w:val="000000"/>
            </w:rPr>
            <w:t>[7–10]</w:t>
          </w:r>
        </w:sdtContent>
      </w:sdt>
      <w:r w:rsidRPr="00330620">
        <w:rPr>
          <w:rFonts w:ascii="Times New Roman" w:hAnsi="Times New Roman" w:cs="Times New Roman"/>
        </w:rPr>
        <w:t>.</w:t>
      </w:r>
      <w:r w:rsidR="009A4BAB">
        <w:rPr>
          <w:rFonts w:ascii="Times New Roman" w:hAnsi="Times New Roman" w:cs="Times New Roman"/>
        </w:rPr>
        <w:t xml:space="preserve"> The hybrid E/M state has since been experimentally verified</w:t>
      </w:r>
      <w:r w:rsidR="00891A2B">
        <w:rPr>
          <w:rFonts w:ascii="Times New Roman" w:hAnsi="Times New Roman" w:cs="Times New Roman"/>
        </w:rPr>
        <w:t xml:space="preserve"> in many cell lines </w:t>
      </w:r>
      <w:r w:rsidR="009A4BAB">
        <w:rPr>
          <w:rFonts w:ascii="Times New Roman" w:hAnsi="Times New Roman" w:cs="Times New Roman"/>
        </w:rPr>
        <w:t xml:space="preserve">and has been associated with </w:t>
      </w:r>
      <w:r w:rsidR="007F18AF">
        <w:rPr>
          <w:rFonts w:ascii="Times New Roman" w:hAnsi="Times New Roman" w:cs="Times New Roman"/>
        </w:rPr>
        <w:t>therapy resistance alongside poor survival rates</w:t>
      </w:r>
      <w:r w:rsidR="009A4BAB">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Content>
          <w:r w:rsidR="00947D8A" w:rsidRPr="00947D8A">
            <w:rPr>
              <w:rFonts w:ascii="Times New Roman" w:eastAsia="Times New Roman" w:hAnsi="Times New Roman" w:cs="Times New Roman"/>
              <w:color w:val="000000"/>
            </w:rPr>
            <w:t>[11–13]</w:t>
          </w:r>
        </w:sdtContent>
      </w:sdt>
      <w:r w:rsidR="00A23BCB">
        <w:rPr>
          <w:rFonts w:ascii="Times New Roman" w:hAnsi="Times New Roman" w:cs="Times New Roman"/>
        </w:rPr>
        <w:t>.</w:t>
      </w:r>
      <w:r w:rsidR="00D20788">
        <w:rPr>
          <w:rFonts w:ascii="Times New Roman" w:hAnsi="Times New Roman" w:cs="Times New Roman"/>
        </w:rPr>
        <w:t xml:space="preserve"> </w:t>
      </w:r>
      <w:r w:rsidR="00E523BA">
        <w:rPr>
          <w:rFonts w:ascii="Times New Roman" w:hAnsi="Times New Roman" w:cs="Times New Roman"/>
        </w:rPr>
        <w:t>Fully understanding the behavior of the hybrid E/M phenotype, especially connected with other hallmarks of cancer, is still an active area of research.</w:t>
      </w:r>
    </w:p>
    <w:p w14:paraId="2AF5ACCA" w14:textId="6BD43EFC" w:rsidR="00E469AE" w:rsidRPr="00330620" w:rsidRDefault="00E918D0" w:rsidP="00DD5C86">
      <w:pPr>
        <w:pStyle w:val="BodyText"/>
        <w:spacing w:line="480" w:lineRule="auto"/>
        <w:rPr>
          <w:rFonts w:ascii="Times New Roman" w:hAnsi="Times New Roman" w:cs="Times New Roman"/>
        </w:rPr>
      </w:pPr>
      <w:r>
        <w:t xml:space="preserve">Metabolic reprogramming is another hallmark of cancer in which cancer cells alter </w:t>
      </w:r>
      <w:r w:rsidR="00F54301">
        <w:t xml:space="preserve">their </w:t>
      </w:r>
      <w:r>
        <w:t>metabolism based on environmental signals</w:t>
      </w:r>
      <w:sdt>
        <w:sdtPr>
          <w:alias w:val="SmartCite Citation"/>
          <w:tag w:val="703cb261-b0c2-4f52-8c43-8dc408bf3954:338cf9e4-1de3-4836-832d-b6f05fe7930a,703cb261-b0c2-4f52-8c43-8dc408bf3954:f3ea156b-e9db-467c-994a-68999e73de8f+"/>
          <w:id w:val="1741909348"/>
          <w:placeholder>
            <w:docPart w:val="DefaultPlaceholder_-1854013440"/>
          </w:placeholder>
        </w:sdtPr>
        <w:sdtContent>
          <w:r w:rsidR="00947D8A" w:rsidRPr="00947D8A">
            <w:rPr>
              <w:rFonts w:ascii="Cambria" w:eastAsia="Times New Roman" w:hAnsi="Cambria"/>
              <w:color w:val="000000"/>
            </w:rPr>
            <w:t>[1,14]</w:t>
          </w:r>
        </w:sdtContent>
      </w:sdt>
      <w:r w:rsidR="00947F6E">
        <w:t>.</w:t>
      </w:r>
      <w:r w:rsidR="009E1347">
        <w:t xml:space="preserve"> </w:t>
      </w:r>
      <w:r w:rsidR="00AD7F58" w:rsidRPr="00330620">
        <w:rPr>
          <w:rFonts w:ascii="Times New Roman" w:hAnsi="Times New Roman" w:cs="Times New Roman"/>
        </w:rPr>
        <w:t xml:space="preserve">Cells typically utilize oxidative phosphorylation (OXPHOS) under </w:t>
      </w:r>
      <w:proofErr w:type="spellStart"/>
      <w:r w:rsidR="00AD7F58" w:rsidRPr="00330620">
        <w:rPr>
          <w:rFonts w:ascii="Times New Roman" w:hAnsi="Times New Roman" w:cs="Times New Roman"/>
        </w:rPr>
        <w:t>normoxic</w:t>
      </w:r>
      <w:proofErr w:type="spellEnd"/>
      <w:r w:rsidR="00AD7F58" w:rsidRPr="00330620">
        <w:rPr>
          <w:rFonts w:ascii="Times New Roman" w:hAnsi="Times New Roman" w:cs="Times New Roman"/>
        </w:rPr>
        <w:t xml:space="preserve"> conditions and glycolysis when there is a lack of oxygen. </w:t>
      </w:r>
      <w:r w:rsidR="007B15B9">
        <w:rPr>
          <w:rFonts w:ascii="Times New Roman" w:hAnsi="Times New Roman" w:cs="Times New Roman"/>
        </w:rPr>
        <w:t xml:space="preserve">However, cancer cells </w:t>
      </w:r>
      <w:r w:rsidR="005F2A0D">
        <w:rPr>
          <w:rFonts w:ascii="Times New Roman" w:hAnsi="Times New Roman" w:cs="Times New Roman"/>
        </w:rPr>
        <w:t xml:space="preserve">can </w:t>
      </w:r>
      <w:r w:rsidR="007B15B9">
        <w:rPr>
          <w:rFonts w:ascii="Times New Roman" w:hAnsi="Times New Roman" w:cs="Times New Roman"/>
        </w:rPr>
        <w:t>use glycolysis even when oxygen is available, this type of metabolism is referred to as the Warburg effect</w:t>
      </w:r>
      <w:r w:rsidR="00AD7F58" w:rsidRPr="00330620">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47D8A" w:rsidRPr="00947D8A">
            <w:rPr>
              <w:rFonts w:ascii="Times New Roman" w:eastAsia="Times New Roman" w:hAnsi="Times New Roman" w:cs="Times New Roman"/>
              <w:color w:val="000000"/>
            </w:rPr>
            <w:t>[15,16]</w:t>
          </w:r>
        </w:sdtContent>
      </w:sdt>
      <w:r w:rsidR="00AD7F58" w:rsidRPr="00330620">
        <w:rPr>
          <w:rFonts w:ascii="Times New Roman" w:hAnsi="Times New Roman" w:cs="Times New Roman"/>
        </w:rPr>
        <w:t>.</w:t>
      </w:r>
      <w:r w:rsidR="00246E60">
        <w:rPr>
          <w:rFonts w:ascii="Times New Roman" w:hAnsi="Times New Roman" w:cs="Times New Roman"/>
        </w:rPr>
        <w:t xml:space="preserve"> During metastasis, cancer cells must be able to survive in multiple 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Content>
          <w:r w:rsidR="00947D8A" w:rsidRPr="00947D8A">
            <w:rPr>
              <w:rFonts w:ascii="Times New Roman" w:eastAsia="Times New Roman" w:hAnsi="Times New Roman" w:cs="Times New Roman"/>
              <w:color w:val="000000"/>
            </w:rPr>
            <w:t>[17–20]</w:t>
          </w:r>
        </w:sdtContent>
      </w:sdt>
      <w:r w:rsidR="00246E60">
        <w:rPr>
          <w:rFonts w:ascii="Times New Roman" w:hAnsi="Times New Roman" w:cs="Times New Roman"/>
        </w:rPr>
        <w:t xml:space="preserve">. </w:t>
      </w:r>
      <w:r w:rsidR="00B629A9">
        <w:rPr>
          <w:rFonts w:ascii="Times New Roman" w:hAnsi="Times New Roman" w:cs="Times New Roman"/>
        </w:rPr>
        <w:t>Metabolic reprogramming, specifically in the context of switching between 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Content>
          <w:r w:rsidR="00947D8A" w:rsidRPr="00947D8A">
            <w:rPr>
              <w:rFonts w:ascii="Times New Roman" w:eastAsia="Times New Roman" w:hAnsi="Times New Roman" w:cs="Times New Roman"/>
              <w:color w:val="000000"/>
            </w:rPr>
            <w:t>[21–23]</w:t>
          </w:r>
        </w:sdtContent>
      </w:sdt>
      <w:r w:rsidR="00D3608D">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Content>
          <w:r w:rsidR="00947D8A" w:rsidRPr="00947D8A">
            <w:rPr>
              <w:rFonts w:ascii="Times New Roman" w:eastAsia="Times New Roman" w:hAnsi="Times New Roman" w:cs="Times New Roman"/>
              <w:color w:val="000000"/>
            </w:rPr>
            <w:t>[24]</w:t>
          </w:r>
        </w:sdtContent>
      </w:sdt>
      <w:r w:rsidR="00817708">
        <w:rPr>
          <w:rFonts w:ascii="Times New Roman" w:hAnsi="Times New Roman" w:cs="Times New Roman"/>
        </w:rPr>
        <w:t>.</w:t>
      </w:r>
      <w:r w:rsidR="003B11C4">
        <w:rPr>
          <w:rFonts w:ascii="Times New Roman" w:hAnsi="Times New Roman" w:cs="Times New Roman"/>
        </w:rPr>
        <w:t xml:space="preserve"> </w:t>
      </w:r>
      <w:r w:rsidR="00124EF2">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Content>
          <w:r w:rsidR="00947D8A" w:rsidRPr="00947D8A">
            <w:rPr>
              <w:rFonts w:ascii="Times New Roman" w:eastAsia="Times New Roman" w:hAnsi="Times New Roman" w:cs="Times New Roman"/>
              <w:color w:val="000000"/>
            </w:rPr>
            <w:t>[25]</w:t>
          </w:r>
        </w:sdtContent>
      </w:sdt>
      <w:r w:rsidR="00124EF2">
        <w:rPr>
          <w:rFonts w:ascii="Times New Roman" w:hAnsi="Times New Roman" w:cs="Times New Roman"/>
        </w:rPr>
        <w:t xml:space="preserve">. </w:t>
      </w:r>
      <w:r w:rsidR="00646AF3">
        <w:rPr>
          <w:rFonts w:ascii="Times New Roman" w:hAnsi="Times New Roman" w:cs="Times New Roman"/>
        </w:rPr>
        <w:t>The high metastatic potential of cancer cells with a hybrid metabolic phenotype was confirmed with additional experiments</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Content>
          <w:r w:rsidR="00947D8A" w:rsidRPr="00947D8A">
            <w:rPr>
              <w:rFonts w:ascii="Times New Roman" w:eastAsia="Times New Roman" w:hAnsi="Times New Roman" w:cs="Times New Roman"/>
              <w:color w:val="000000"/>
            </w:rPr>
            <w:t>[26,27]</w:t>
          </w:r>
        </w:sdtContent>
      </w:sdt>
    </w:p>
    <w:p w14:paraId="2DF29D8C" w14:textId="7D34FCE6"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lastRenderedPageBreak/>
        <w:t>As more research has been conducted it has become increasingly clear that the crosstalk between EMT and metabolic reprogramming must be understood</w:t>
      </w:r>
      <w:sdt>
        <w:sdtPr>
          <w:rPr>
            <w:rFonts w:ascii="Times New Roman" w:hAnsi="Times New Roman" w:cs="Times New Roman"/>
          </w:rPr>
          <w:alias w:val="SmartCite Citation"/>
          <w:tag w:val="703cb261-b0c2-4f52-8c43-8dc408bf3954:458f46d6-bd52-4345-b033-c33c069f22f1,703cb261-b0c2-4f52-8c43-8dc408bf3954:fcb7383a-2ae0-41f2-bd96-981141d24486+"/>
          <w:id w:val="1133912087"/>
          <w:placeholder>
            <w:docPart w:val="DefaultPlaceholder_-1854013440"/>
          </w:placeholder>
        </w:sdtPr>
        <w:sdtEndPr/>
        <w:sdtContent>
          <w:r w:rsidR="00947D8A" w:rsidRPr="00947D8A">
            <w:rPr>
              <w:rFonts w:ascii="Times New Roman" w:eastAsia="Times New Roman" w:hAnsi="Times New Roman" w:cs="Times New Roman"/>
              <w:color w:val="000000"/>
            </w:rPr>
            <w:t>[27,28]</w:t>
          </w:r>
        </w:sdtContent>
      </w:sdt>
      <w:r w:rsidRPr="00330620">
        <w:rPr>
          <w:rFonts w:ascii="Times New Roman" w:hAnsi="Times New Roman" w:cs="Times New Roman"/>
        </w:rPr>
        <w:t xml:space="preserve">. The exact mechanism of interaction between EMT and metabolic </w:t>
      </w:r>
      <w:commentRangeStart w:id="4"/>
      <w:r w:rsidRPr="00330620">
        <w:rPr>
          <w:rFonts w:ascii="Times New Roman" w:hAnsi="Times New Roman" w:cs="Times New Roman"/>
        </w:rPr>
        <w:t>reprogramming is still unknown but there are a few studies suggesting the hybrid E/M state may be associated with high levels of OXPHOS and glycolysis</w:t>
      </w:r>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r w:rsidR="00947D8A" w:rsidRPr="00947D8A">
            <w:rPr>
              <w:rFonts w:ascii="Times New Roman" w:eastAsia="Times New Roman" w:hAnsi="Times New Roman" w:cs="Times New Roman"/>
              <w:color w:val="000000"/>
            </w:rPr>
            <w:t>[29–31]</w:t>
          </w:r>
        </w:sdtContent>
      </w:sdt>
      <w:r w:rsidRPr="00330620">
        <w:rPr>
          <w:rFonts w:ascii="Times New Roman" w:hAnsi="Times New Roman" w:cs="Times New Roman"/>
        </w:rPr>
        <w:t>.</w:t>
      </w:r>
      <w:commentRangeEnd w:id="4"/>
      <w:r w:rsidR="00AA49A8">
        <w:rPr>
          <w:rStyle w:val="CommentReference"/>
        </w:rPr>
        <w:commentReference w:id="4"/>
      </w:r>
    </w:p>
    <w:p w14:paraId="4F92C75F" w14:textId="75EBA063" w:rsidR="00E469AE" w:rsidRPr="00330620" w:rsidRDefault="00AA49A8" w:rsidP="006464B4">
      <w:pPr>
        <w:pStyle w:val="BodyText"/>
        <w:spacing w:line="480" w:lineRule="auto"/>
        <w:rPr>
          <w:rFonts w:ascii="Times New Roman" w:hAnsi="Times New Roman" w:cs="Times New Roman"/>
        </w:rPr>
      </w:pPr>
      <w:ins w:id="5" w:author="Jia, Dongya (NIH/NCI) [E]" w:date="2022-02-27T21:55:00Z">
        <w:r>
          <w:rPr>
            <w:rFonts w:ascii="Times New Roman" w:hAnsi="Times New Roman" w:cs="Times New Roman"/>
          </w:rPr>
          <w:t>To decode the coupled de</w:t>
        </w:r>
      </w:ins>
      <w:ins w:id="6" w:author="Jia, Dongya (NIH/NCI) [E]" w:date="2022-02-27T21:56:00Z">
        <w:r>
          <w:rPr>
            <w:rFonts w:ascii="Times New Roman" w:hAnsi="Times New Roman" w:cs="Times New Roman"/>
          </w:rPr>
          <w:t xml:space="preserve">cision-making of EMT and metabolism, </w:t>
        </w:r>
      </w:ins>
      <w:del w:id="7" w:author="Jia, Dongya (NIH/NCI) [E]" w:date="2022-02-27T21:56:00Z">
        <w:r w:rsidR="00AD7F58" w:rsidRPr="00330620" w:rsidDel="00E462F4">
          <w:rPr>
            <w:rFonts w:ascii="Times New Roman" w:hAnsi="Times New Roman" w:cs="Times New Roman"/>
          </w:rPr>
          <w:delText xml:space="preserve">We </w:delText>
        </w:r>
      </w:del>
      <w:ins w:id="8" w:author="Jia, Dongya (NIH/NCI) [E]" w:date="2022-02-27T21:56:00Z">
        <w:r w:rsidR="00E462F4">
          <w:rPr>
            <w:rFonts w:ascii="Times New Roman" w:hAnsi="Times New Roman" w:cs="Times New Roman"/>
          </w:rPr>
          <w:t>w</w:t>
        </w:r>
        <w:r w:rsidR="00E462F4" w:rsidRPr="00330620">
          <w:rPr>
            <w:rFonts w:ascii="Times New Roman" w:hAnsi="Times New Roman" w:cs="Times New Roman"/>
          </w:rPr>
          <w:t xml:space="preserve">e </w:t>
        </w:r>
      </w:ins>
      <w:r w:rsidR="00AD7F58" w:rsidRPr="00330620">
        <w:rPr>
          <w:rFonts w:ascii="Times New Roman" w:hAnsi="Times New Roman" w:cs="Times New Roman"/>
        </w:rPr>
        <w:t xml:space="preserve">coupled the core </w:t>
      </w:r>
      <w:ins w:id="9" w:author="Jia, Dongya (NIH/NCI) [E]" w:date="2022-02-27T21:56:00Z">
        <w:r w:rsidR="00E462F4">
          <w:rPr>
            <w:rFonts w:ascii="Times New Roman" w:hAnsi="Times New Roman" w:cs="Times New Roman"/>
          </w:rPr>
          <w:t xml:space="preserve">gene regulatory </w:t>
        </w:r>
      </w:ins>
      <w:r w:rsidR="00AD7F58" w:rsidRPr="00330620">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Content>
          <w:r w:rsidR="00947D8A" w:rsidRPr="00947D8A">
            <w:rPr>
              <w:rFonts w:ascii="Times New Roman" w:eastAsia="Times New Roman" w:hAnsi="Times New Roman" w:cs="Times New Roman"/>
              <w:color w:val="000000"/>
            </w:rPr>
            <w:t>[7]</w:t>
          </w:r>
        </w:sdtContent>
      </w:sdt>
      <w:ins w:id="10" w:author="Jia, Dongya (NIH/NCI) [E]" w:date="2022-02-27T21:56:00Z">
        <w:r w:rsidR="00E462F4">
          <w:rPr>
            <w:rFonts w:ascii="Times New Roman" w:hAnsi="Times New Roman" w:cs="Times New Roman"/>
          </w:rPr>
          <w:t xml:space="preserve"> </w:t>
        </w:r>
      </w:ins>
      <w:r w:rsidR="00AD7F58" w:rsidRPr="00330620">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Content>
          <w:r w:rsidR="00947D8A" w:rsidRPr="00947D8A">
            <w:rPr>
              <w:rFonts w:ascii="Times New Roman" w:eastAsia="Times New Roman" w:hAnsi="Times New Roman" w:cs="Times New Roman"/>
              <w:color w:val="000000"/>
            </w:rPr>
            <w:t>[22]</w:t>
          </w:r>
        </w:sdtContent>
      </w:sdt>
      <w:ins w:id="11" w:author="Jia, Dongya (NIH/NCI) [E]" w:date="2022-02-27T21:56:00Z">
        <w:r w:rsidR="00E462F4">
          <w:rPr>
            <w:rFonts w:ascii="Times New Roman" w:hAnsi="Times New Roman" w:cs="Times New Roman"/>
          </w:rPr>
          <w:t xml:space="preserve"> </w:t>
        </w:r>
      </w:ins>
      <w:commentRangeStart w:id="12"/>
      <w:r w:rsidR="00AD7F58" w:rsidRPr="00330620">
        <w:rPr>
          <w:rFonts w:ascii="Times New Roman" w:hAnsi="Times New Roman" w:cs="Times New Roman"/>
        </w:rPr>
        <w:t xml:space="preserve">to identify whether the most aggressive phenotypes (E/M and W/O) are coupled and which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are crucial</w:t>
      </w:r>
      <w:commentRangeEnd w:id="12"/>
      <w:r w:rsidR="00E462F4">
        <w:rPr>
          <w:rStyle w:val="CommentReference"/>
        </w:rPr>
        <w:commentReference w:id="12"/>
      </w:r>
      <w:r w:rsidR="00AD7F58" w:rsidRPr="00330620">
        <w:rPr>
          <w:rFonts w:ascii="Times New Roman" w:hAnsi="Times New Roman" w:cs="Times New Roman"/>
        </w:rPr>
        <w:t xml:space="preserve">. We found that ROS is a key </w:t>
      </w:r>
      <w:proofErr w:type="spellStart"/>
      <w:r w:rsidR="00AD7F58" w:rsidRPr="00330620">
        <w:rPr>
          <w:rFonts w:ascii="Times New Roman" w:hAnsi="Times New Roman" w:cs="Times New Roman"/>
        </w:rPr>
        <w:t>upregulator</w:t>
      </w:r>
      <w:proofErr w:type="spellEnd"/>
      <w:r w:rsidR="00AD7F58" w:rsidRPr="00330620">
        <w:rPr>
          <w:rFonts w:ascii="Times New Roman" w:hAnsi="Times New Roman" w:cs="Times New Roman"/>
        </w:rPr>
        <w:t xml:space="preserve"> of the hybrid/hybrid state while Hif-1 may have slightly stronger affects than AMPK on the EMT network. By combining the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of both circuits on the other, there were regions in which the E/M-W/O was the only accessible state. Further, this phase was accessible whether the networks were initially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mostly E/M-W/O, </w:t>
      </w:r>
      <w:commentRangeStart w:id="13"/>
      <w:r w:rsidR="00AD7F58" w:rsidRPr="00330620">
        <w:rPr>
          <w:rFonts w:ascii="Times New Roman" w:hAnsi="Times New Roman" w:cs="Times New Roman"/>
        </w:rPr>
        <w:t xml:space="preserve">or bistable (no hybrid states). Through analyzing the coupled bistable networks (neither E/M </w:t>
      </w:r>
      <w:proofErr w:type="gramStart"/>
      <w:r w:rsidR="00AD7F58" w:rsidRPr="00330620">
        <w:rPr>
          <w:rFonts w:ascii="Times New Roman" w:hAnsi="Times New Roman" w:cs="Times New Roman"/>
        </w:rPr>
        <w:t>or</w:t>
      </w:r>
      <w:proofErr w:type="gramEnd"/>
      <w:r w:rsidR="00AD7F58" w:rsidRPr="00330620">
        <w:rPr>
          <w:rFonts w:ascii="Times New Roman" w:hAnsi="Times New Roman" w:cs="Times New Roman"/>
        </w:rPr>
        <w:t xml:space="preserve"> W/O states initially accessible), we determined the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were able to generate a the hybrid states. </w:t>
      </w:r>
      <w:commentRangeEnd w:id="13"/>
      <w:r w:rsidR="00E462F4">
        <w:rPr>
          <w:rStyle w:val="CommentReference"/>
        </w:rPr>
        <w:commentReference w:id="13"/>
      </w:r>
      <w:r w:rsidR="00AD7F58" w:rsidRPr="00330620">
        <w:rPr>
          <w:rFonts w:ascii="Times New Roman" w:hAnsi="Times New Roman" w:cs="Times New Roman"/>
        </w:rPr>
        <w:t xml:space="preserve">We also confirmed stabilizing the E/M using the </w:t>
      </w:r>
      <w:commentRangeStart w:id="14"/>
      <w:r w:rsidR="00AD7F58" w:rsidRPr="00330620">
        <w:rPr>
          <w:rFonts w:ascii="Times New Roman" w:hAnsi="Times New Roman" w:cs="Times New Roman"/>
        </w:rPr>
        <w:t>PSFs GRHL2 and OVOL2 and upregulating the W/O state using GRHL2</w:t>
      </w:r>
      <w:commentRangeEnd w:id="14"/>
      <w:r w:rsidR="00E462F4">
        <w:rPr>
          <w:rStyle w:val="CommentReference"/>
        </w:rPr>
        <w:commentReference w:id="14"/>
      </w:r>
      <w:r w:rsidR="00AD7F58" w:rsidRPr="00330620">
        <w:rPr>
          <w:rFonts w:ascii="Times New Roman" w:hAnsi="Times New Roman" w:cs="Times New Roman"/>
        </w:rPr>
        <w:t xml:space="preserve">, further stabilized the E/M-W/O state for all sets of active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compared to the coupled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network.</w:t>
      </w:r>
    </w:p>
    <w:p w14:paraId="4CF7543D" w14:textId="77777777" w:rsidR="00E469AE" w:rsidRPr="00330620" w:rsidRDefault="00AD7F58" w:rsidP="006464B4">
      <w:pPr>
        <w:pStyle w:val="BodyText"/>
        <w:spacing w:line="480" w:lineRule="auto"/>
        <w:jc w:val="center"/>
        <w:rPr>
          <w:b/>
          <w:bCs/>
        </w:rPr>
      </w:pPr>
      <w:bookmarkStart w:id="15" w:name="model"/>
      <w:r w:rsidRPr="00330620">
        <w:rPr>
          <w:b/>
          <w:bCs/>
        </w:rPr>
        <w:t>Model</w:t>
      </w:r>
      <w:bookmarkEnd w:id="15"/>
    </w:p>
    <w:p w14:paraId="47678200"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While the mechanism of EMT and cancer metabolism have been investigated individually, the crosstalk between the two circuits and how the phenotypes are correlated is still largely unknown.</w:t>
      </w:r>
    </w:p>
    <w:p w14:paraId="68F30BAB" w14:textId="6B026E3D"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47D8A" w:rsidRPr="00947D8A">
            <w:rPr>
              <w:rFonts w:ascii="Times New Roman" w:eastAsia="Times New Roman" w:hAnsi="Times New Roman" w:cs="Times New Roman"/>
              <w:color w:val="000000"/>
            </w:rPr>
            <w:t>[7]</w:t>
          </w:r>
        </w:sdtContent>
      </w:sdt>
      <w:r w:rsidRPr="00330620">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47D8A" w:rsidRPr="00947D8A">
            <w:rPr>
              <w:rFonts w:ascii="Times New Roman" w:eastAsia="Times New Roman" w:hAnsi="Times New Roman" w:cs="Times New Roman"/>
              <w:color w:val="000000"/>
            </w:rPr>
            <w:t>[22]</w:t>
          </w:r>
        </w:sdtContent>
      </w:sdt>
      <w:r w:rsidR="00376A9D">
        <w:rPr>
          <w:rFonts w:ascii="Times New Roman" w:hAnsi="Times New Roman" w:cs="Times New Roman"/>
        </w:rPr>
        <w:t xml:space="preserve"> </w:t>
      </w:r>
      <w:r w:rsidRPr="00330620">
        <w:rPr>
          <w:rFonts w:ascii="Times New Roman" w:hAnsi="Times New Roman" w:cs="Times New Roman"/>
        </w:rPr>
        <w:t xml:space="preserve">regulatory networks (see Figure 1A for the coupled network). Our model </w:t>
      </w:r>
      <w:proofErr w:type="spellStart"/>
      <w:r w:rsidRPr="00330620">
        <w:rPr>
          <w:rFonts w:ascii="Times New Roman" w:hAnsi="Times New Roman" w:cs="Times New Roman"/>
        </w:rPr>
        <w:t>inclues</w:t>
      </w:r>
      <w:proofErr w:type="spellEnd"/>
      <w:r w:rsidRPr="00330620">
        <w:rPr>
          <w:rFonts w:ascii="Times New Roman" w:hAnsi="Times New Roman" w:cs="Times New Roman"/>
        </w:rPr>
        <w:t xml:space="preserve"> the production,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and regulatory terms of the two individual networks and introduces crosstalk between them. We only consider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components of the core circuits; therefore, modeling of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is independent of whether the crosstalk is an indirect or direct regulation. Starting with the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47D8A" w:rsidRPr="00947D8A">
            <w:rPr>
              <w:rFonts w:ascii="Times New Roman" w:eastAsia="Times New Roman" w:hAnsi="Times New Roman" w:cs="Times New Roman"/>
              <w:color w:val="000000"/>
            </w:rPr>
            <w:t>[32–34]</w:t>
          </w:r>
        </w:sdtContent>
      </w:sdt>
      <w:r w:rsidRPr="00330620">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downregulating SOD2</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47D8A" w:rsidRPr="00947D8A">
            <w:rPr>
              <w:rFonts w:ascii="Times New Roman" w:eastAsia="Times New Roman" w:hAnsi="Times New Roman" w:cs="Times New Roman"/>
              <w:color w:val="000000"/>
            </w:rPr>
            <w:t>[35]</w:t>
          </w:r>
        </w:sdtContent>
      </w:sdt>
      <w:r w:rsidRPr="00330620">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47D8A" w:rsidRPr="00947D8A">
            <w:rPr>
              <w:rFonts w:ascii="Times New Roman" w:eastAsia="Times New Roman" w:hAnsi="Times New Roman" w:cs="Times New Roman"/>
              <w:color w:val="000000"/>
            </w:rPr>
            <w:t>[36,37]</w:t>
          </w:r>
        </w:sdtContent>
      </w:sdt>
      <w:r w:rsidRPr="00330620">
        <w:rPr>
          <w:rFonts w:ascii="Times New Roman" w:hAnsi="Times New Roman" w:cs="Times New Roman"/>
        </w:rPr>
        <w:t>. This increase in ROS levels is potentially more pronounced in mitochondrial ROS (</w:t>
      </w:r>
      <w:proofErr w:type="spellStart"/>
      <w:r w:rsidRPr="00330620">
        <w:rPr>
          <w:rFonts w:ascii="Times New Roman" w:hAnsi="Times New Roman" w:cs="Times New Roman"/>
        </w:rPr>
        <w:t>mtROS</w:t>
      </w:r>
      <w:proofErr w:type="spellEnd"/>
      <w:r w:rsidRPr="00330620">
        <w:rPr>
          <w:rFonts w:ascii="Times New Roman" w:hAnsi="Times New Roman" w:cs="Times New Roman"/>
        </w:rPr>
        <w:t>) than NADPH oxidase mediated ROS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47D8A" w:rsidRPr="00947D8A">
            <w:rPr>
              <w:rFonts w:ascii="Times New Roman" w:eastAsia="Times New Roman" w:hAnsi="Times New Roman" w:cs="Times New Roman"/>
              <w:color w:val="000000"/>
            </w:rPr>
            <w:t>[32]</w:t>
          </w:r>
        </w:sdtContent>
      </w:sdt>
      <w:r w:rsidRPr="00330620">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47D8A" w:rsidRPr="00947D8A">
            <w:rPr>
              <w:rFonts w:ascii="Times New Roman" w:eastAsia="Times New Roman" w:hAnsi="Times New Roman" w:cs="Times New Roman"/>
              <w:color w:val="000000"/>
            </w:rPr>
            <w:t>[38]</w:t>
          </w:r>
        </w:sdtContent>
      </w:sdt>
      <w:r w:rsidRPr="00330620">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family members can either upregulate or downregulate Hif1 expression</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47D8A" w:rsidRPr="00947D8A">
            <w:rPr>
              <w:rFonts w:ascii="Times New Roman" w:eastAsia="Times New Roman" w:hAnsi="Times New Roman" w:cs="Times New Roman"/>
              <w:color w:val="000000"/>
            </w:rPr>
            <w:t>[39]</w:t>
          </w:r>
        </w:sdtContent>
      </w:sdt>
      <w:r w:rsidRPr="00330620">
        <w:rPr>
          <w:rFonts w:ascii="Times New Roman" w:hAnsi="Times New Roman" w:cs="Times New Roman"/>
        </w:rPr>
        <w:t>. While mir-429 upregulates Hif1, both mir-200b</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47D8A" w:rsidRPr="00947D8A">
            <w:rPr>
              <w:rFonts w:ascii="Times New Roman" w:eastAsia="Times New Roman" w:hAnsi="Times New Roman" w:cs="Times New Roman"/>
              <w:color w:val="000000"/>
            </w:rPr>
            <w:t>[40]</w:t>
          </w:r>
        </w:sdtContent>
      </w:sdt>
      <w:r w:rsidRPr="00330620">
        <w:rPr>
          <w:rFonts w:ascii="Times New Roman" w:hAnsi="Times New Roman" w:cs="Times New Roman"/>
        </w:rPr>
        <w:t xml:space="preserve"> and mir-200c</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47D8A" w:rsidRPr="00947D8A">
            <w:rPr>
              <w:rFonts w:ascii="Times New Roman" w:eastAsia="Times New Roman" w:hAnsi="Times New Roman" w:cs="Times New Roman"/>
              <w:color w:val="000000"/>
            </w:rPr>
            <w:t>[41]</w:t>
          </w:r>
        </w:sdtContent>
      </w:sdt>
      <w:r w:rsidRPr="00330620">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47D8A" w:rsidRPr="00947D8A">
            <w:rPr>
              <w:rFonts w:ascii="Times New Roman" w:eastAsia="Times New Roman" w:hAnsi="Times New Roman" w:cs="Times New Roman"/>
              <w:color w:val="000000"/>
            </w:rPr>
            <w:t>[40]</w:t>
          </w:r>
        </w:sdtContent>
      </w:sdt>
      <w:r w:rsidRPr="00330620">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47D8A" w:rsidRPr="00947D8A">
            <w:rPr>
              <w:rFonts w:ascii="Times New Roman" w:eastAsia="Times New Roman" w:hAnsi="Times New Roman" w:cs="Times New Roman"/>
              <w:color w:val="000000"/>
            </w:rPr>
            <w:t>[40]</w:t>
          </w:r>
        </w:sdtContent>
      </w:sdt>
      <w:r w:rsidRPr="00330620">
        <w:rPr>
          <w:rFonts w:ascii="Times New Roman" w:hAnsi="Times New Roman" w:cs="Times New Roman"/>
        </w:rPr>
        <w:t>. 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47D8A" w:rsidRPr="00947D8A">
            <w:rPr>
              <w:rFonts w:ascii="Times New Roman" w:eastAsia="Times New Roman" w:hAnsi="Times New Roman" w:cs="Times New Roman"/>
              <w:color w:val="000000"/>
            </w:rPr>
            <w:t>[42]</w:t>
          </w:r>
        </w:sdtContent>
      </w:sdt>
      <w:r w:rsidRPr="00330620">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47D8A" w:rsidRPr="00947D8A">
            <w:rPr>
              <w:rFonts w:ascii="Times New Roman" w:eastAsia="Times New Roman" w:hAnsi="Times New Roman" w:cs="Times New Roman"/>
              <w:color w:val="000000"/>
            </w:rPr>
            <w:t>[43]</w:t>
          </w:r>
        </w:sdtContent>
      </w:sdt>
      <w:r w:rsidRPr="00330620">
        <w:rPr>
          <w:rFonts w:ascii="Times New Roman" w:hAnsi="Times New Roman" w:cs="Times New Roman"/>
        </w:rPr>
        <w:t>. AMPK also represses the production of Zeb1</w:t>
      </w:r>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47D8A" w:rsidRPr="00947D8A">
            <w:rPr>
              <w:rFonts w:ascii="Times New Roman" w:eastAsia="Times New Roman" w:hAnsi="Times New Roman" w:cs="Times New Roman"/>
              <w:color w:val="000000"/>
            </w:rPr>
            <w:t>[44]</w:t>
          </w:r>
        </w:sdtContent>
      </w:sdt>
      <w:r w:rsidRPr="00330620">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upregulating Sirt1 which downregulates the </w:t>
      </w:r>
      <w:proofErr w:type="spellStart"/>
      <w:r w:rsidRPr="00330620">
        <w:rPr>
          <w:rFonts w:ascii="Times New Roman" w:hAnsi="Times New Roman" w:cs="Times New Roman"/>
        </w:rPr>
        <w:t>creb</w:t>
      </w:r>
      <w:proofErr w:type="spellEnd"/>
      <w:r w:rsidRPr="00330620">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47D8A" w:rsidRPr="00947D8A">
            <w:rPr>
              <w:rFonts w:ascii="Times New Roman" w:eastAsia="Times New Roman" w:hAnsi="Times New Roman" w:cs="Times New Roman"/>
              <w:color w:val="000000"/>
            </w:rPr>
            <w:t>[45–48]</w:t>
          </w:r>
        </w:sdtContent>
      </w:sdt>
      <w:r w:rsidRPr="00330620">
        <w:rPr>
          <w:rFonts w:ascii="Times New Roman" w:hAnsi="Times New Roman" w:cs="Times New Roman"/>
        </w:rPr>
        <w:t>.</w:t>
      </w:r>
    </w:p>
    <w:p w14:paraId="4F139EE0" w14:textId="77777777"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The model of the two core circuits is generalized to include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coupled network is modeled as a set of ordinary differential equations (ODEs). Transcriptional regulations (represented as solid lines in Figure 1A) are modeled as a shifted Hill function that up/downregulates either the production or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term based on experimental results. For the shifted Hill function, once the threshold of the regulator is </w:t>
      </w:r>
      <w:proofErr w:type="spellStart"/>
      <w:r w:rsidRPr="00330620">
        <w:rPr>
          <w:rFonts w:ascii="Times New Roman" w:hAnsi="Times New Roman" w:cs="Times New Roman"/>
        </w:rPr>
        <w:t>acheived</w:t>
      </w:r>
      <w:proofErr w:type="spellEnd"/>
      <w:r w:rsidRPr="00330620">
        <w:rPr>
          <w:rFonts w:ascii="Times New Roman" w:hAnsi="Times New Roman" w:cs="Times New Roman"/>
        </w:rPr>
        <w:t>, the foldchange (</w:t>
      </w:r>
      <m:oMath>
        <m:r>
          <w:rPr>
            <w:rFonts w:ascii="Cambria Math" w:hAnsi="Cambria Math" w:cs="Times New Roman"/>
          </w:rPr>
          <m:t>λ</m:t>
        </m:r>
      </m:oMath>
      <w:r w:rsidRPr="00330620">
        <w:rPr>
          <w:rFonts w:ascii="Times New Roman" w:hAnsi="Times New Roman" w:cs="Times New Roman"/>
        </w:rPr>
        <w:t xml:space="preserve">) essentially becomes a multiplier of the production or degradation term (details in SI section 1.1).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330620">
        <w:rPr>
          <w:rFonts w:ascii="Times New Roman" w:hAnsi="Times New Roman" w:cs="Times New Roman"/>
        </w:rPr>
        <w:t xml:space="preserve">, and </w:t>
      </w:r>
      <m:oMath>
        <m:r>
          <w:rPr>
            <w:rFonts w:ascii="Cambria Math" w:hAnsi="Cambria Math" w:cs="Times New Roman"/>
          </w:rPr>
          <m:t>L</m:t>
        </m:r>
      </m:oMath>
      <w:r w:rsidRPr="00330620">
        <w:rPr>
          <w:rFonts w:ascii="Times New Roman" w:hAnsi="Times New Roman" w:cs="Times New Roman"/>
        </w:rPr>
        <w:t xml:space="preserve"> represent the active miRNA degredation rate, active mRNA degredation rate, and translation rate (details in SI section 1.2). Lastly, within the metabolism network there is competitive regulation of ROS by Hif1 and AMPK which is modeled by a competition function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assumed to be in the inactive state (the foldchange, </w:t>
      </w:r>
      <m:oMath>
        <m:r>
          <w:rPr>
            <w:rFonts w:ascii="Cambria Math" w:hAnsi="Cambria Math" w:cs="Times New Roman"/>
          </w:rPr>
          <m:t>λ</m:t>
        </m:r>
      </m:oMath>
      <w:r w:rsidRPr="00330620">
        <w:rPr>
          <w:rFonts w:ascii="Times New Roman" w:hAnsi="Times New Roman" w:cs="Times New Roman"/>
        </w:rPr>
        <w:t xml:space="preserve">, of the crosstalk is equal to one or for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-|Hif1</m:t>
        </m:r>
      </m:oMath>
      <w:r w:rsidRPr="00330620">
        <w:rPr>
          <w:rFonts w:ascii="Times New Roman" w:hAnsi="Times New Roman" w:cs="Times New Roman"/>
        </w:rPr>
        <w:t xml:space="preserve"> </w:t>
      </w:r>
      <w:commentRangeStart w:id="16"/>
      <w:r w:rsidRPr="00330620">
        <w:rPr>
          <w:rFonts w:ascii="Times New Roman" w:hAnsi="Times New Roman" w:cs="Times New Roman"/>
        </w:rPr>
        <w:t xml:space="preserve">the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=4</m:t>
        </m:r>
      </m:oMath>
      <w:r w:rsidRPr="00330620">
        <w:rPr>
          <w:rFonts w:ascii="Times New Roman" w:hAnsi="Times New Roman" w:cs="Times New Roman"/>
        </w:rPr>
        <w:t xml:space="preserve"> for </w:t>
      </w:r>
      <w:commentRangeEnd w:id="16"/>
      <w:r w:rsidR="00E462F4">
        <w:rPr>
          <w:rStyle w:val="CommentReference"/>
        </w:rPr>
        <w:commentReference w:id="16"/>
      </w:r>
      <w:r w:rsidRPr="00330620">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oMath>
      <w:r w:rsidRPr="00330620">
        <w:rPr>
          <w:rFonts w:ascii="Times New Roman" w:hAnsi="Times New Roman" w:cs="Times New Roman"/>
        </w:rPr>
        <w:t xml:space="preserve"> equations).</w:t>
      </w:r>
    </w:p>
    <w:p w14:paraId="3EC2C59A" w14:textId="34FF88AE"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We initially only include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the core networks, then we </w:t>
      </w:r>
      <w:del w:id="17" w:author="Jia, Dongya (NIH/NCI) [E]" w:date="2022-02-27T21:59:00Z">
        <w:r w:rsidRPr="00330620" w:rsidDel="00E462F4">
          <w:rPr>
            <w:rFonts w:ascii="Times New Roman" w:hAnsi="Times New Roman" w:cs="Times New Roman"/>
          </w:rPr>
          <w:delText xml:space="preserve">modify the parameters to exclude the hybrid states allowing us to </w:delText>
        </w:r>
      </w:del>
      <w:r w:rsidRPr="00330620">
        <w:rPr>
          <w:rFonts w:ascii="Times New Roman" w:hAnsi="Times New Roman" w:cs="Times New Roman"/>
        </w:rPr>
        <w:t xml:space="preserve">investigate whether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sufficient to generate the hybrid states (details in SI Section 1.6</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Lastly, we </w:t>
      </w:r>
      <w:del w:id="18" w:author="Jia, Dongya (NIH/NCI) [E]" w:date="2022-02-27T21:59:00Z">
        <w:r w:rsidRPr="00330620" w:rsidDel="00E462F4">
          <w:rPr>
            <w:rFonts w:ascii="Times New Roman" w:hAnsi="Times New Roman" w:cs="Times New Roman"/>
          </w:rPr>
          <w:delText xml:space="preserve">add </w:delText>
        </w:r>
      </w:del>
      <w:ins w:id="19" w:author="Jia, Dongya (NIH/NCI) [E]" w:date="2022-02-27T21:59:00Z">
        <w:r w:rsidR="00E462F4">
          <w:rPr>
            <w:rFonts w:ascii="Times New Roman" w:hAnsi="Times New Roman" w:cs="Times New Roman"/>
          </w:rPr>
          <w:t>evaluate</w:t>
        </w:r>
        <w:r w:rsidR="00E462F4" w:rsidRPr="00330620">
          <w:rPr>
            <w:rFonts w:ascii="Times New Roman" w:hAnsi="Times New Roman" w:cs="Times New Roman"/>
          </w:rPr>
          <w:t xml:space="preserve"> </w:t>
        </w:r>
      </w:ins>
      <w:r w:rsidRPr="00330620">
        <w:rPr>
          <w:rFonts w:ascii="Times New Roman" w:hAnsi="Times New Roman" w:cs="Times New Roman"/>
        </w:rPr>
        <w:t>the phenotype stability factors (PSFs) OVOL and GRHL2 to determine stability of the E/M-W/O state (details and rate equations in SI Section 1.7).</w:t>
      </w:r>
    </w:p>
    <w:p w14:paraId="512370B2" w14:textId="77777777" w:rsidR="00E469AE" w:rsidRPr="00330620" w:rsidRDefault="00AD7F58" w:rsidP="006464B4">
      <w:pPr>
        <w:pStyle w:val="BodyText"/>
        <w:spacing w:line="480" w:lineRule="auto"/>
        <w:jc w:val="center"/>
        <w:rPr>
          <w:b/>
          <w:bCs/>
        </w:rPr>
      </w:pPr>
      <w:bookmarkStart w:id="20" w:name="results"/>
      <w:r w:rsidRPr="00330620">
        <w:rPr>
          <w:b/>
          <w:bCs/>
        </w:rPr>
        <w:t>Results</w:t>
      </w:r>
      <w:bookmarkEnd w:id="20"/>
    </w:p>
    <w:p w14:paraId="57A74F01" w14:textId="77777777" w:rsidR="00E469AE" w:rsidRPr="00330620" w:rsidRDefault="00AD7F58" w:rsidP="006464B4">
      <w:pPr>
        <w:pStyle w:val="BodyText"/>
        <w:spacing w:line="480" w:lineRule="auto"/>
        <w:rPr>
          <w:b/>
          <w:bCs/>
        </w:rPr>
      </w:pPr>
      <w:bookmarkStart w:id="21" w:name="coupling-the-emt-and-metabolic-regulator"/>
      <w:r w:rsidRPr="00330620">
        <w:rPr>
          <w:b/>
          <w:bCs/>
        </w:rPr>
        <w:t>Coupling the EMT and metabolic regulatory networks results in nine possible coupled states</w:t>
      </w:r>
      <w:bookmarkEnd w:id="21"/>
    </w:p>
    <w:p w14:paraId="488EBA3F"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Individually, the EMT and metabolic regulatory networks are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with stable states (E, M, and E/M) and (W, O, and W/O), respectively (see Fig S1 for nullclines, section S2.5). By including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77777777" w:rsidR="00E469AE" w:rsidRPr="00330620" w:rsidRDefault="00AD7F58" w:rsidP="006464B4">
      <w:pPr>
        <w:pStyle w:val="BodyText"/>
        <w:spacing w:line="480" w:lineRule="auto"/>
        <w:rPr>
          <w:rFonts w:ascii="Times New Roman" w:hAnsi="Times New Roman" w:cs="Times New Roman"/>
        </w:rPr>
      </w:pPr>
      <w:proofErr w:type="gramStart"/>
      <w:r w:rsidRPr="00330620">
        <w:rPr>
          <w:rFonts w:ascii="Times New Roman" w:hAnsi="Times New Roman" w:cs="Times New Roman"/>
        </w:rPr>
        <w:t>While,</w:t>
      </w:r>
      <w:proofErr w:type="gramEnd"/>
      <w:r w:rsidRPr="00330620">
        <w:rPr>
          <w:rFonts w:ascii="Times New Roman" w:hAnsi="Times New Roman" w:cs="Times New Roman"/>
        </w:rPr>
        <w:t xml:space="preserv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E and O states (Fig S3-S5). This is just one set of </w:t>
      </w:r>
      <w:proofErr w:type="gramStart"/>
      <w:r w:rsidRPr="00330620">
        <w:rPr>
          <w:rFonts w:ascii="Times New Roman" w:hAnsi="Times New Roman" w:cs="Times New Roman"/>
        </w:rPr>
        <w:t>parameters,</w:t>
      </w:r>
      <w:proofErr w:type="gramEnd"/>
      <w:r w:rsidRPr="00330620">
        <w:rPr>
          <w:rFonts w:ascii="Times New Roman" w:hAnsi="Times New Roman" w:cs="Times New Roman"/>
        </w:rPr>
        <w:t xml:space="preserve"> other parameters may lead to a different fraction of initial conditions leading to these states.</w:t>
      </w:r>
    </w:p>
    <w:p w14:paraId="5DD3866C"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coupled EMT/MR circuit results in 9 coupled steady states. (A) The network showing the core EMT module (bottom) with regulatory links designated by black, the core metabolic circuit (top) with regulatory links designated by blue, and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noted in red. The dashed lines denote miRNA regulation rather than transcriptional. (B) The 9 possible coupled states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w:t>
      </w:r>
    </w:p>
    <w:p w14:paraId="167D9CD7" w14:textId="77777777" w:rsidR="00E469AE" w:rsidRPr="00330620" w:rsidRDefault="00AD7F58" w:rsidP="006464B4">
      <w:pPr>
        <w:pStyle w:val="BodyText"/>
        <w:spacing w:line="480" w:lineRule="auto"/>
        <w:rPr>
          <w:b/>
          <w:bCs/>
        </w:rPr>
      </w:pPr>
      <w:bookmarkStart w:id="22" w:name="individual-crosstalks-push-regulated-hal"/>
      <w:r w:rsidRPr="00330620">
        <w:rPr>
          <w:b/>
          <w:bCs/>
        </w:rPr>
        <w:t xml:space="preserve">Individual </w:t>
      </w:r>
      <w:proofErr w:type="spellStart"/>
      <w:r w:rsidRPr="00330620">
        <w:rPr>
          <w:b/>
          <w:bCs/>
        </w:rPr>
        <w:t>crosstalks</w:t>
      </w:r>
      <w:proofErr w:type="spellEnd"/>
      <w:r w:rsidRPr="00330620">
        <w:rPr>
          <w:b/>
          <w:bCs/>
        </w:rPr>
        <w:t xml:space="preserve"> push regulated half of circuit towards a single state</w:t>
      </w:r>
      <w:bookmarkEnd w:id="22"/>
    </w:p>
    <w:p w14:paraId="6BF69D59"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the network and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is not as clear and may stabilize the hybrid W/O state. If a single crosstalk is slowly increased/decreased, a clear progression from all nine coupled states to saturation of a single state is expected.</w:t>
      </w:r>
    </w:p>
    <w:p w14:paraId="6EFF56D7" w14:textId="77777777" w:rsidR="00E469AE" w:rsidRPr="00330620" w:rsidRDefault="00AD7F58" w:rsidP="006464B4">
      <w:pPr>
        <w:pStyle w:val="BodyText"/>
        <w:spacing w:line="480" w:lineRule="auto"/>
        <w:rPr>
          <w:b/>
          <w:bCs/>
        </w:rPr>
      </w:pPr>
      <w:bookmarkStart w:id="23" w:name="the-mirna-of-the-emt-network-can-stabili"/>
      <w:r w:rsidRPr="00330620">
        <w:rPr>
          <w:b/>
          <w:bCs/>
        </w:rPr>
        <w:t>The miRNA of the EMT network can stabilize the W/O metabolic phenotype</w:t>
      </w:r>
      <w:bookmarkEnd w:id="23"/>
    </w:p>
    <w:p w14:paraId="54B36B84"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When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(Fig 2A), the hybrid W/O state is upregulated along with the coupled E/M-W/O phenotype.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noxROS by reducing the degredation), the possible coupled states reduce from all nine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330620">
        <w:rPr>
          <w:rFonts w:ascii="Times New Roman" w:hAnsi="Times New Roman" w:cs="Times New Roman"/>
        </w:rPr>
        <w:t xml:space="preserve">), analyzing the percent of initial conditions that lead to the metabolic phenotype shows the lost coupled states associated with the W phenotype are pushed towards the W/O </w:t>
      </w:r>
      <w:proofErr w:type="gramStart"/>
      <w:r w:rsidRPr="00330620">
        <w:rPr>
          <w:rFonts w:ascii="Times New Roman" w:hAnsi="Times New Roman" w:cs="Times New Roman"/>
        </w:rPr>
        <w:t>phenotype</w:t>
      </w:r>
      <w:proofErr w:type="gramEnd"/>
      <w:r w:rsidRPr="00330620">
        <w:rPr>
          <w:rFonts w:ascii="Times New Roman" w:hAnsi="Times New Roman" w:cs="Times New Roman"/>
        </w:rPr>
        <w:t xml:space="preserve"> but no change occurs for the O phenotype (Fig 2C). As there is no regulation on the EMT network, the total number of E, E/M, and M states are </w:t>
      </w:r>
      <w:proofErr w:type="gramStart"/>
      <w:r w:rsidRPr="00330620">
        <w:rPr>
          <w:rFonts w:ascii="Times New Roman" w:hAnsi="Times New Roman" w:cs="Times New Roman"/>
        </w:rPr>
        <w:t>constant</w:t>
      </w:r>
      <w:proofErr w:type="gramEnd"/>
      <w:r w:rsidRPr="00330620">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(Fig S6), the E-W and E/M-W states are also the first suppressed states. Additionally,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also correlated to an upregulation of the E/M-W/O phenotype. Further, activation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results in a downregulation of the OXPHOS metabolic phenotype alongside the Warburg phenotype. Together, these results suggest ROS is critical to tumor progression, and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may play a stronger role than </w:t>
      </w:r>
      <w:proofErr w:type="spellStart"/>
      <w:r w:rsidRPr="00330620">
        <w:rPr>
          <w:rFonts w:ascii="Times New Roman" w:hAnsi="Times New Roman" w:cs="Times New Roman"/>
        </w:rPr>
        <w:t>noxROS</w:t>
      </w:r>
      <w:proofErr w:type="spellEnd"/>
      <w:r w:rsidRPr="00330620">
        <w:rPr>
          <w:rFonts w:ascii="Times New Roman" w:hAnsi="Times New Roman" w:cs="Times New Roman"/>
        </w:rPr>
        <w:t>.</w:t>
      </w:r>
    </w:p>
    <w:p w14:paraId="02309913"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upregulated by mir34 results in upregulated W/O phenotype and associated with upregulated E/M-W/O phenotype. (A) A diagram of the core EMT circuit (left) and the core metabolic circuit (right) connected by the crosstalk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(red link representing transcriptional regulation). (B) Of the nine possible coupled states, as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mir34, there are 4 distinct groupings. All possible coupling of the EMT circuit phenotypes (E, M, and E/M) with both the O and W/O metabolic phenotypes persist for all levels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The coupled states associated with the W metabolic phenotypes, (E-W, E/M-W, and M-W), are lost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regulation increases for the blue, green, and grey regions, respectively. (C) The background colors </w:t>
      </w:r>
      <w:proofErr w:type="spellStart"/>
      <w:r w:rsidRPr="00330620">
        <w:rPr>
          <w:rFonts w:ascii="Times New Roman" w:hAnsi="Times New Roman" w:cs="Times New Roman"/>
        </w:rPr>
        <w:t>correpond</w:t>
      </w:r>
      <w:proofErr w:type="spellEnd"/>
      <w:r w:rsidRPr="00330620">
        <w:rPr>
          <w:rFonts w:ascii="Times New Roman" w:hAnsi="Times New Roman" w:cs="Times New Roman"/>
        </w:rPr>
        <w:t xml:space="preserve"> to the colors representing the possible steady states of (B). The lines represent the total number of initial conditions leading to the W, O, or W/O phenotypes as a function of increasing regulation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by mir34. The W/O phenotype is upregulated, W phenotype is downregulated, and O is unchanged. (D) Showing the breakdown of the coupled states associated with the W/O phenotype (i.e., E-W/O, M-W/O, and E/M-W/O). The E/M-W/O coupled state is greatly upregulated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while the M-W/O coupled state is only slightly upregulated, and no change is seen for E-W/O coupled state. (E) Same as (d) but for the coupled states associated with the Warburg phenotype.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both the E-W and M-W states are fully suppressed. The E/M-W coupled state continues to be downregulated until it is fully suppressed near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=0.1</m:t>
        </m:r>
      </m:oMath>
      <w:r w:rsidRPr="00330620">
        <w:rPr>
          <w:rFonts w:ascii="Times New Roman" w:hAnsi="Times New Roman" w:cs="Times New Roman"/>
        </w:rPr>
        <w:t>.</w:t>
      </w:r>
    </w:p>
    <w:p w14:paraId="7C928FD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If we want to determine how both miRNA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330620">
        <w:rPr>
          <w:rFonts w:ascii="Times New Roman" w:hAnsi="Times New Roman" w:cs="Times New Roman"/>
        </w:rPr>
        <w:t xml:space="preserve"> in section S2.3). As mentioned previously, if ROS is upregulated than the W/O phenotype is upregulated (Fig 3B).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downregulating Hif1 there are regions in which the hybrid W/O and coupled E/M-W/O states are fully suppressed (Fig S?).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the E/M-W/O state is further upregulated (Fig S?). Interestingly, if all three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3C) the W/O state is </w:t>
      </w:r>
      <w:proofErr w:type="gramStart"/>
      <w:r w:rsidRPr="00330620">
        <w:rPr>
          <w:rFonts w:ascii="Times New Roman" w:hAnsi="Times New Roman" w:cs="Times New Roman"/>
        </w:rPr>
        <w:t>present</w:t>
      </w:r>
      <w:proofErr w:type="gramEnd"/>
      <w:r w:rsidRPr="00330620">
        <w:rPr>
          <w:rFonts w:ascii="Times New Roman" w:hAnsi="Times New Roman" w:cs="Times New Roman"/>
        </w:rPr>
        <w:t xml:space="preserve"> but the E/M-W/O coupled state may be suppressed (Fig 3D). The E/M-W/O is present for all values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but is only present at high values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w:t>
      </w:r>
      <w:proofErr w:type="gramStart"/>
      <w:r w:rsidRPr="00330620">
        <w:rPr>
          <w:rFonts w:ascii="Times New Roman" w:hAnsi="Times New Roman" w:cs="Times New Roman"/>
        </w:rPr>
        <w:t>This result,</w:t>
      </w:r>
      <w:proofErr w:type="gramEnd"/>
      <w:r w:rsidRPr="00330620">
        <w:rPr>
          <w:rFonts w:ascii="Times New Roman" w:hAnsi="Times New Roman" w:cs="Times New Roman"/>
        </w:rPr>
        <w:t xml:space="preserve"> suggests a feedback loop between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controls the expression of the E/M-W/O state.</w:t>
      </w:r>
    </w:p>
    <w:p w14:paraId="1DA4F044"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5BA22D5A"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(A) The number of initial conditions leading to the W, O, or W/O metabolic phenotypes. The colors (blue, purple, and grey) represent the possible phenotypes (O, [</w:t>
      </w:r>
      <w:proofErr w:type="gramStart"/>
      <w:r w:rsidRPr="00330620">
        <w:rPr>
          <w:rFonts w:ascii="Times New Roman" w:hAnsi="Times New Roman" w:cs="Times New Roman"/>
        </w:rPr>
        <w:t>W,O</w:t>
      </w:r>
      <w:proofErr w:type="gramEnd"/>
      <w:r w:rsidRPr="00330620">
        <w:rPr>
          <w:rFonts w:ascii="Times New Roman" w:hAnsi="Times New Roman" w:cs="Times New Roman"/>
        </w:rPr>
        <w:t xml:space="preserve">], and [W,O,W/O]) as the Hif1 mRNA is silenced. (B) Similar to (A) but for an increasing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(C) The networks showing the regulating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When all three crosstalks are active there is a parameter space in which W/O phenotype persists and the dotted regions show where the E/M-W/O coupled state exists.</w:t>
      </w:r>
    </w:p>
    <w:p w14:paraId="77B2CEED" w14:textId="77777777" w:rsidR="00E469AE" w:rsidRPr="00330620" w:rsidRDefault="00AD7F58" w:rsidP="00D903A3">
      <w:pPr>
        <w:pStyle w:val="BodyText"/>
        <w:spacing w:line="480" w:lineRule="auto"/>
        <w:rPr>
          <w:b/>
          <w:bCs/>
        </w:rPr>
      </w:pPr>
      <w:bookmarkStart w:id="24" w:name="tfs-of-the-metabolic-network-can-stabili"/>
      <w:r w:rsidRPr="00330620">
        <w:rPr>
          <w:b/>
          <w:bCs/>
        </w:rPr>
        <w:t>TFs of the metabolic network can stabilize the E/M metabolic phenotype</w:t>
      </w:r>
      <w:bookmarkEnd w:id="24"/>
    </w:p>
    <w:p w14:paraId="21B95642"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Looking more closely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is strongly associated with the E/M phenotype. Furthermore, AMPK inhibiting Zeb or Snail have nearly identical phases (Fig S7 and S11)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goes through different sets of possible steady states before saturating at fully epithelial (Fig S8).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Hif1 upregulating Snail go through different sets of possible steady states before nearly saturating at mesenchymal (Figs S10 and S9).</w:t>
      </w:r>
    </w:p>
    <w:p w14:paraId="5E2ED4B4"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S12). As AMPK and Hif1 push the system towards opposite states, having one of each would suggest the circuit would be pushed toward hybrid. That is exactly what happens for any combination of the three AMPK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and two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although the exact values of where the E/M-W/O state exists depends on the type of regulation (Fig S?).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45A2D61B"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071EE9C1"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w:t>
      </w:r>
      <w:r w:rsidR="009B7026">
        <w:rPr>
          <w:rFonts w:ascii="Times New Roman" w:hAnsi="Times New Roman" w:cs="Times New Roman"/>
        </w:rPr>
        <w:t>A</w:t>
      </w:r>
      <w:r w:rsidRPr="00330620">
        <w:rPr>
          <w:rFonts w:ascii="Times New Roman" w:hAnsi="Times New Roman" w:cs="Times New Roman"/>
        </w:rPr>
        <w:t xml:space="preserve">) The number of initial conditions leading to an E/M, M, or E phenotype as AMPK upregulates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The hybrid E/M phenotype is suppressed quickly as the system is driven towards epithelial. (</w:t>
      </w:r>
      <w:r w:rsidR="009B7026">
        <w:rPr>
          <w:rFonts w:ascii="Times New Roman" w:hAnsi="Times New Roman" w:cs="Times New Roman"/>
        </w:rPr>
        <w:t>B</w:t>
      </w:r>
      <w:r w:rsidRPr="00330620">
        <w:rPr>
          <w:rFonts w:ascii="Times New Roman" w:hAnsi="Times New Roman" w:cs="Times New Roman"/>
        </w:rPr>
        <w:t>) Similar to (</w:t>
      </w:r>
      <w:r w:rsidR="009B7026">
        <w:rPr>
          <w:rFonts w:ascii="Times New Roman" w:hAnsi="Times New Roman" w:cs="Times New Roman"/>
        </w:rPr>
        <w:t>A</w:t>
      </w:r>
      <w:r w:rsidRPr="00330620">
        <w:rPr>
          <w:rFonts w:ascii="Times New Roman" w:hAnsi="Times New Roman" w:cs="Times New Roman"/>
        </w:rPr>
        <w:t xml:space="preserve">) but for Hif-1 driving the system towards mesenchymal. The E/M state persists longer for Hif-1 regulation than </w:t>
      </w:r>
      <w:proofErr w:type="gramStart"/>
      <w:r w:rsidRPr="00330620">
        <w:rPr>
          <w:rFonts w:ascii="Times New Roman" w:hAnsi="Times New Roman" w:cs="Times New Roman"/>
        </w:rPr>
        <w:t>AMPK.</w:t>
      </w:r>
      <w:r w:rsidR="009B7026">
        <w:rPr>
          <w:rFonts w:ascii="Times New Roman" w:hAnsi="Times New Roman" w:cs="Times New Roman"/>
        </w:rPr>
        <w:t>(</w:t>
      </w:r>
      <w:proofErr w:type="gramEnd"/>
      <w:r w:rsidR="009B7026">
        <w:rPr>
          <w:rFonts w:ascii="Times New Roman" w:hAnsi="Times New Roman" w:cs="Times New Roman"/>
        </w:rPr>
        <w:t xml:space="preserve">C) The network showing the active </w:t>
      </w:r>
      <w:proofErr w:type="spellStart"/>
      <w:r w:rsidR="009B7026">
        <w:rPr>
          <w:rFonts w:ascii="Times New Roman" w:hAnsi="Times New Roman" w:cs="Times New Roman"/>
        </w:rPr>
        <w:t>crosstalks</w:t>
      </w:r>
      <w:proofErr w:type="spellEnd"/>
      <w:r w:rsidR="009B7026">
        <w:rPr>
          <w:rFonts w:ascii="Times New Roman" w:hAnsi="Times New Roman" w:cs="Times New Roman"/>
        </w:rPr>
        <w:t xml:space="preserve"> in red.</w:t>
      </w:r>
      <w:r w:rsidRPr="00330620">
        <w:rPr>
          <w:rFonts w:ascii="Times New Roman" w:hAnsi="Times New Roman" w:cs="Times New Roman"/>
        </w:rPr>
        <w:t xml:space="preserve"> (</w:t>
      </w:r>
      <w:r w:rsidR="009B7026">
        <w:rPr>
          <w:rFonts w:ascii="Times New Roman" w:hAnsi="Times New Roman" w:cs="Times New Roman"/>
        </w:rPr>
        <w:t>D</w:t>
      </w:r>
      <w:r w:rsidRPr="00330620">
        <w:rPr>
          <w:rFonts w:ascii="Times New Roman" w:hAnsi="Times New Roman" w:cs="Times New Roman"/>
        </w:rPr>
        <w:t xml:space="preserve">)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(top) and Hif1 (bottom). When all five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actively regulating the EMT circuit, there are only a few regions where the E/M phenotype exists alongside the E and M phenotype. Additionally, there are some regions (the dotted black areas) where the E/M-W/O coupled state also exists.</w:t>
      </w:r>
    </w:p>
    <w:p w14:paraId="017AE4D8" w14:textId="77777777" w:rsidR="00E469AE" w:rsidRPr="0002004B" w:rsidRDefault="00AD7F58" w:rsidP="00D903A3">
      <w:pPr>
        <w:pStyle w:val="BodyText"/>
        <w:spacing w:line="480" w:lineRule="auto"/>
        <w:rPr>
          <w:b/>
          <w:bCs/>
        </w:rPr>
      </w:pPr>
      <w:bookmarkStart w:id="25" w:name="hybrid-em-wo-phenotype-can-be-stabilized"/>
      <w:r w:rsidRPr="0002004B">
        <w:rPr>
          <w:b/>
          <w:bCs/>
        </w:rPr>
        <w:t>Hybrid E/M-W/O phenotype can be stabilized</w:t>
      </w:r>
      <w:bookmarkEnd w:id="25"/>
    </w:p>
    <w:p w14:paraId="62A9D4B6"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affect the presence of the E/M-W/O state and the behavior of the coupled states as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change.</w:t>
      </w:r>
    </w:p>
    <w:p w14:paraId="28522455"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Identifying the phases present when all metabolism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and mtROS) are active shows the E/M-W/O state is suppressed when mtROS is only slightly upregulated (Fig 3C shows only the W, O, and WO states of 5A). Further, the epithelial and E/M states are associated with the OXPHOS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are slightly upregulated. Interestingly, the mesenchymal state is coupled with O and W/O metabolic phenotypes while the E and E/M states are only coupled to the W/O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fully upregulated. The upregulation of the E/M-W/O </w:t>
      </w:r>
      <w:proofErr w:type="spellStart"/>
      <w:r w:rsidRPr="00330620">
        <w:rPr>
          <w:rFonts w:ascii="Times New Roman" w:hAnsi="Times New Roman" w:cs="Times New Roman"/>
        </w:rPr>
        <w:t>phentotype</w:t>
      </w:r>
      <w:proofErr w:type="spellEnd"/>
      <w:r w:rsidRPr="00330620">
        <w:rPr>
          <w:rFonts w:ascii="Times New Roman" w:hAnsi="Times New Roman" w:cs="Times New Roman"/>
        </w:rPr>
        <w:t xml:space="preserve"> as the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increase suggests ROS is necessary for the EMT.</w:t>
      </w:r>
    </w:p>
    <w:p w14:paraId="7248AA7E"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the E/M state an AMPK and Hif1 crosstalk are necessary, and if all EMT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then there are regions where the E/M-W/O state exists. Additionally, the </w:t>
      </w:r>
      <w:commentRangeStart w:id="26"/>
      <w:r w:rsidRPr="00330620">
        <w:rPr>
          <w:rFonts w:ascii="Times New Roman" w:hAnsi="Times New Roman" w:cs="Times New Roman"/>
        </w:rPr>
        <w:t xml:space="preserve">epithelial state is typically coupled to OXPHOS metabolism (E-O), the mesenchymal state is associated with the Warburg metabolic phenotype (M-W), </w:t>
      </w:r>
      <w:commentRangeEnd w:id="26"/>
      <w:r w:rsidR="00E462F4">
        <w:rPr>
          <w:rStyle w:val="CommentReference"/>
        </w:rPr>
        <w:commentReference w:id="26"/>
      </w:r>
      <w:r w:rsidRPr="00330620">
        <w:rPr>
          <w:rFonts w:ascii="Times New Roman" w:hAnsi="Times New Roman" w:cs="Times New Roman"/>
        </w:rPr>
        <w:t>and when the E/M state is present it is associated with the hybrid metabolic phenotype (Fig 5B). In fact, for any system, if there are only three coupled states available and each has a distinct phenotype of the EMT and metabolic networks than the only possible set of states is E-O, M-W, and E/M-W/O. This suggests, just as the epithelial and mesenchymal states are expected to use OXPHOS or aerobic glycolysis, the hybrid E/M state utilizes the hybrid W/O metabolism.</w:t>
      </w:r>
    </w:p>
    <w:p w14:paraId="68C186E7"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and upregulate the E/M-W/O state one would expect ROS must be upregulated and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27"/>
      <w:r w:rsidRPr="00330620">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can suppress all states except the E/M-W/O state (Fig 5C). </w:t>
      </w:r>
      <w:commentRangeEnd w:id="27"/>
      <w:r w:rsidR="00F16605">
        <w:rPr>
          <w:rStyle w:val="CommentReference"/>
        </w:rPr>
        <w:commentReference w:id="27"/>
      </w:r>
      <w:r w:rsidRPr="00330620">
        <w:rPr>
          <w:rFonts w:ascii="Times New Roman" w:hAnsi="Times New Roman" w:cs="Times New Roman"/>
        </w:rPr>
        <w:t xml:space="preserve">This region persists even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5D). Further, the other phases present with these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 that generate phases where only the E/M-W/O state is possible, although it is outside the scope to find all possible combinations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can suppress all states except the E/M-W/O.</w:t>
      </w:r>
    </w:p>
    <w:p w14:paraId="636131BE"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hybrid E/M and W/O states are coupled. (A) The coupled states when only ROS of the metabolic circuit (mt and </w:t>
      </w:r>
      <w:proofErr w:type="spellStart"/>
      <w:r w:rsidRPr="00330620">
        <w:rPr>
          <w:rFonts w:ascii="Times New Roman" w:hAnsi="Times New Roman" w:cs="Times New Roman"/>
        </w:rPr>
        <w:t>nox</w:t>
      </w:r>
      <w:proofErr w:type="spellEnd"/>
      <w:r w:rsidRPr="00330620">
        <w:rPr>
          <w:rFonts w:ascii="Times New Roman" w:hAnsi="Times New Roman" w:cs="Times New Roman"/>
        </w:rPr>
        <w:t>) are regulated by u34. The E/M-W/O state is present in most regions. (B) The coupled states when only TFs and miRNAs of the EMT circuit are regulated by TFs of the metabolic circuit (AMPK-|Snail, AMPK-|Zeb</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AMPK-&gt;u200, Hif1-|u200=?, Hif1-&gt;Snail=?). The E/M-W/O state is present in some regions. (C) When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are active there are parameter spaces in which the only possible coupled state is the E/M-W/O state. (D)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there are regions where only the E/M-W/O state exists.</w:t>
      </w:r>
    </w:p>
    <w:p w14:paraId="77BB9AB2" w14:textId="77777777" w:rsidR="00E469AE" w:rsidRPr="0002004B" w:rsidRDefault="00AD7F58" w:rsidP="00D903A3">
      <w:pPr>
        <w:pStyle w:val="BodyText"/>
        <w:spacing w:line="480" w:lineRule="auto"/>
        <w:rPr>
          <w:b/>
          <w:bCs/>
        </w:rPr>
      </w:pPr>
      <w:bookmarkStart w:id="28" w:name="normal-cells-can-become-cancerous-when-c"/>
      <w:commentRangeStart w:id="29"/>
      <w:r w:rsidRPr="0002004B">
        <w:rPr>
          <w:b/>
          <w:bCs/>
        </w:rPr>
        <w:t xml:space="preserve">Normal cells can become cancerous when </w:t>
      </w:r>
      <w:proofErr w:type="spellStart"/>
      <w:r w:rsidRPr="0002004B">
        <w:rPr>
          <w:b/>
          <w:bCs/>
        </w:rPr>
        <w:t>crosstalks</w:t>
      </w:r>
      <w:proofErr w:type="spellEnd"/>
      <w:r w:rsidRPr="0002004B">
        <w:rPr>
          <w:b/>
          <w:bCs/>
        </w:rPr>
        <w:t xml:space="preserve"> introduced</w:t>
      </w:r>
      <w:bookmarkEnd w:id="28"/>
      <w:commentRangeEnd w:id="29"/>
      <w:r w:rsidR="00F16605">
        <w:rPr>
          <w:rStyle w:val="CommentReference"/>
        </w:rPr>
        <w:commentReference w:id="29"/>
      </w:r>
    </w:p>
    <w:p w14:paraId="732AA8D4"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We have confirmed that the E/M and W/O states are coupled, the E/M-W/O state can be upregulated, and there are parameter sets with only E/M-W/O and all other states suppressed. Now we determine whether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strong enough to generate the hybrid states. The model of the previous sections was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t>
      </w:r>
      <w:proofErr w:type="gramStart"/>
      <w:r w:rsidRPr="00330620">
        <w:rPr>
          <w:rFonts w:ascii="Times New Roman" w:hAnsi="Times New Roman" w:cs="Times New Roman"/>
        </w:rPr>
        <w:t>circuits</w:t>
      </w:r>
      <w:proofErr w:type="gramEnd"/>
      <w:r w:rsidRPr="00330620">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systems and Fig S2, Fig S14-S15).</w:t>
      </w:r>
    </w:p>
    <w:p w14:paraId="469BCB1F"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For the metabolic circuit, the system only becomes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at high levels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activates mtROS it can even upregulate the E/M-W/O as compared to the initially tristable system with no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system remains bistable if only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or Hif1 is downregulated (Fig S?). Furthermore, when looking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bistable EMT network (i.e., no E/M stable state) AMPK regulating a single crosstalk cannot generate the E/M state but regulation by Hif1 or modulating the input to snail can (Fig 6B and S?). The system can also attain </w:t>
      </w:r>
      <w:proofErr w:type="spellStart"/>
      <w:r w:rsidRPr="00330620">
        <w:rPr>
          <w:rFonts w:ascii="Times New Roman" w:hAnsi="Times New Roman" w:cs="Times New Roman"/>
        </w:rPr>
        <w:t>tristability</w:t>
      </w:r>
      <w:proofErr w:type="spellEnd"/>
      <w:r w:rsidRPr="00330620">
        <w:rPr>
          <w:rFonts w:ascii="Times New Roman" w:hAnsi="Times New Roman" w:cs="Times New Roman"/>
        </w:rPr>
        <w:t xml:space="preserve"> if there are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p>
    <w:p w14:paraId="61CC32B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comparing these results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we can look at the simplest set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with a parameter region that suppressed all coupled states except the E/M-W/O state (namely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The results for the bistable circuit are qualitatively very similar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5C compared to Fig 6C).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W/O state is possible when mtROS greatly upregulated. Further, the system must be near maximum regulation (</w:t>
      </w:r>
      <w:proofErr w:type="gramStart"/>
      <w:r w:rsidRPr="00330620">
        <w:rPr>
          <w:rFonts w:ascii="Times New Roman" w:hAnsi="Times New Roman" w:cs="Times New Roman"/>
        </w:rPr>
        <w:t>i.e.</w:t>
      </w:r>
      <w:proofErr w:type="gramEnd"/>
      <w:r w:rsidRPr="00330620">
        <w:rPr>
          <w:rFonts w:ascii="Times New Roman" w:hAnsi="Times New Roman" w:cs="Times New Roman"/>
        </w:rPr>
        <w:t xml:space="preserve"> both foldchanges must be close to zero) to generate the region where only E/M-W/O is possible. The nearby phases being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further supports the existence of a preferential pathway to stabilize the E/M-W/O state that follows intuition. As the EMT starts with an epithelial state, and knowing the epithelial state typically uses OXPHOS, the transition from E-O to E-W/O to E/M-W/O suggests </w:t>
      </w:r>
      <w:commentRangeStart w:id="30"/>
      <w:r w:rsidRPr="00330620">
        <w:rPr>
          <w:rFonts w:ascii="Times New Roman" w:hAnsi="Times New Roman" w:cs="Times New Roman"/>
        </w:rPr>
        <w:t>metabolism may help drive EMT</w:t>
      </w:r>
      <w:commentRangeEnd w:id="30"/>
      <w:r w:rsidR="00F16605">
        <w:rPr>
          <w:rStyle w:val="CommentReference"/>
        </w:rPr>
        <w:commentReference w:id="30"/>
      </w:r>
      <w:r w:rsidRPr="00330620">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Hif1 regulating EMT may stabilize the E/M-W/O state more than the other crosstalks.</w:t>
      </w:r>
    </w:p>
    <w:p w14:paraId="71C250C6"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 Parameter ranges which exclude the possibility of the hybrid state can be modulated by crosstalk to generate the hybrid state. (A) Our model using parameters that remove the hybrid W/O metabolic state from the steady state possibilities when the crosstalk is inactive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Pr="00330620">
        <w:rPr>
          <w:rFonts w:ascii="Times New Roman" w:hAnsi="Times New Roman" w:cs="Times New Roman"/>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Pr="00330620">
        <w:rPr>
          <w:rFonts w:ascii="Times New Roman" w:hAnsi="Times New Roman" w:cs="Times New Roman"/>
        </w:rPr>
        <w:t xml:space="preserve">, there is a sharp change with the hybrid W/O phenotype becoming the most often occupied phenotype. (B) Our model using parameters that remove the hybrid E/M phenotype from the accessible states when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By adjusting the level of input to Snail (y-axis) and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Hif-1 (x-axis), the system can access the E/M hybrid state (orange, light blue, and purple regions). (C) Focusing on the region in (B) where the input to snail is 10K, the percent of initial conditions leading to E, M, or the E/M phenotype can be seen. As the inhibition increases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oMath>
      <w:r w:rsidRPr="00330620">
        <w:rPr>
          <w:rFonts w:ascii="Times New Roman" w:hAnsi="Times New Roman" w:cs="Times New Roman"/>
        </w:rPr>
        <w:t xml:space="preserve"> goes towards zero), the system goes from all initial conditions leading to the Epithelial state to a region with both E and E/M phenotypes accessible. (D) Combining the models from (A) and (B), we generate a model which only has 4 possible coupled states if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(E-O, E-W, M-O, and M-W). By setting the input to snail to be 10K,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and downregulating mir200 the E/M-W/O state becomes accessible and, at around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=0.1</m:t>
        </m:r>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r>
          <w:rPr>
            <w:rFonts w:ascii="Cambria Math" w:hAnsi="Cambria Math" w:cs="Times New Roman"/>
          </w:rPr>
          <m:t>=0.1</m:t>
        </m:r>
      </m:oMath>
      <w:r w:rsidRPr="00330620">
        <w:rPr>
          <w:rFonts w:ascii="Times New Roman" w:hAnsi="Times New Roman" w:cs="Times New Roman"/>
        </w:rPr>
        <w:t>, the E/M-W/O state is the only one accessible, similar to the model with parameters always allowing access to the E/M-W/O state.</w:t>
      </w:r>
    </w:p>
    <w:p w14:paraId="41CD235D" w14:textId="77777777" w:rsidR="00E469AE" w:rsidRPr="0002004B" w:rsidRDefault="00AD7F58" w:rsidP="00D903A3">
      <w:pPr>
        <w:pStyle w:val="BodyText"/>
        <w:spacing w:line="480" w:lineRule="auto"/>
        <w:rPr>
          <w:b/>
          <w:bCs/>
        </w:rPr>
      </w:pPr>
      <w:bookmarkStart w:id="31" w:name="psfs-stabilize-the-em-state-which-stabil"/>
      <w:r w:rsidRPr="0002004B">
        <w:rPr>
          <w:b/>
          <w:bCs/>
        </w:rPr>
        <w:t>PSFs stabilize the E/M state which stabilized W/O state</w:t>
      </w:r>
      <w:bookmarkEnd w:id="31"/>
    </w:p>
    <w:p w14:paraId="75D277B4" w14:textId="77777777" w:rsidR="00E469AE" w:rsidRPr="00330620" w:rsidRDefault="00AD7F58" w:rsidP="00D903A3">
      <w:pPr>
        <w:pStyle w:val="FirstParagraph"/>
        <w:spacing w:line="480" w:lineRule="auto"/>
        <w:rPr>
          <w:rFonts w:ascii="Times New Roman" w:hAnsi="Times New Roman" w:cs="Times New Roman"/>
        </w:rPr>
      </w:pPr>
      <w:proofErr w:type="gramStart"/>
      <w:r w:rsidRPr="00330620">
        <w:rPr>
          <w:rFonts w:ascii="Times New Roman" w:hAnsi="Times New Roman" w:cs="Times New Roman"/>
        </w:rPr>
        <w:t>Lastly</w:t>
      </w:r>
      <w:proofErr w:type="gramEnd"/>
      <w:r w:rsidRPr="00330620">
        <w:rPr>
          <w:rFonts w:ascii="Times New Roman" w:hAnsi="Times New Roman" w:cs="Times New Roman"/>
        </w:rPr>
        <w:t xml:space="preserve"> we determined whether </w:t>
      </w:r>
      <w:proofErr w:type="spellStart"/>
      <w:r w:rsidRPr="00330620">
        <w:rPr>
          <w:rFonts w:ascii="Times New Roman" w:hAnsi="Times New Roman" w:cs="Times New Roman"/>
        </w:rPr>
        <w:t>theE</w:t>
      </w:r>
      <w:proofErr w:type="spellEnd"/>
      <w:r w:rsidRPr="00330620">
        <w:rPr>
          <w:rFonts w:ascii="Times New Roman" w:hAnsi="Times New Roman" w:cs="Times New Roman"/>
        </w:rPr>
        <w:t xml:space="preserve">/M and W/O states could be further stabilized, and therefore upregulate the E/M-W/O state, by adding two protein stability factors GRHL2 and OVOL2 to the network. Both </w:t>
      </w:r>
      <w:proofErr w:type="gramStart"/>
      <w:r w:rsidRPr="00330620">
        <w:rPr>
          <w:rFonts w:ascii="Times New Roman" w:hAnsi="Times New Roman" w:cs="Times New Roman"/>
        </w:rPr>
        <w:t>work</w:t>
      </w:r>
      <w:proofErr w:type="gramEnd"/>
      <w:r w:rsidRPr="00330620">
        <w:rPr>
          <w:rFonts w:ascii="Times New Roman" w:hAnsi="Times New Roman" w:cs="Times New Roman"/>
        </w:rPr>
        <w:t xml:space="preserve"> together to stabilize the E/M state, but GRHL2 also upregulates ROS (Fig 7A). The PSF stabilized coupled network with inactive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can either be in the E/M-W/O or E/M-O state.</w:t>
      </w:r>
    </w:p>
    <w:p w14:paraId="26473B30"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a single crosstalk is active, the behavior is as expected with the E/M-W/O state persisting for more values than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When any of the individual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Hif1 regulating the EMT circuit are active, there is an increased region in which the E/M-W/O state is possible (Fig S?). Further, if AMPK is regulating the EMT circuit than the E/M-W/O is possible throughout the entire region analyzed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S?).</w:t>
      </w:r>
    </w:p>
    <w:p w14:paraId="15B6719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multiple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 stability of the E/M-W/O state persists. If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EMT circuit are active (i.e., one Hif1 and one AMPK regulation active), then the E/M-W/O state is possible for most of the parameter space (Fig 7B).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controlled by Hif1 seem to have a stronger affect than the AMPK </w:t>
      </w:r>
      <w:proofErr w:type="spellStart"/>
      <w:proofErr w:type="gramStart"/>
      <w:r w:rsidRPr="00330620">
        <w:rPr>
          <w:rFonts w:ascii="Times New Roman" w:hAnsi="Times New Roman" w:cs="Times New Roman"/>
        </w:rPr>
        <w:t>crosstalks</w:t>
      </w:r>
      <w:proofErr w:type="spellEnd"/>
      <w:r w:rsidRPr="00330620">
        <w:rPr>
          <w:rFonts w:ascii="Times New Roman" w:hAnsi="Times New Roman" w:cs="Times New Roman"/>
        </w:rPr>
        <w:t>, and</w:t>
      </w:r>
      <w:proofErr w:type="gramEnd"/>
      <w:r w:rsidRPr="00330620">
        <w:rPr>
          <w:rFonts w:ascii="Times New Roman" w:hAnsi="Times New Roman" w:cs="Times New Roman"/>
        </w:rPr>
        <w:t xml:space="preserve"> can push the system towards mesenchymal. This follows what’s seen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input to Snail is modulated. We see the state exists in a far larger region when stabilized by the PSFs than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(Fig 7C). Once </w:t>
      </w:r>
      <w:proofErr w:type="gramStart"/>
      <w:r w:rsidRPr="00330620">
        <w:rPr>
          <w:rFonts w:ascii="Times New Roman" w:hAnsi="Times New Roman" w:cs="Times New Roman"/>
        </w:rPr>
        <w:t>again</w:t>
      </w:r>
      <w:proofErr w:type="gramEnd"/>
      <w:r w:rsidRPr="00330620">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w:t>
      </w:r>
    </w:p>
    <w:p w14:paraId="13305678"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16E18F3B" wp14:editId="66408939">
            <wp:extent cx="5334000" cy="4435542"/>
            <wp:effectExtent l="0" t="0" r="0" b="0"/>
            <wp:docPr id="7" name="Picture" descr="PSFs stabilizing E/M state can increase parameters spaces of E/M-W/O states. (A) The modified network to include GRHL2, OVOL2, and TGF\beta. (B) The phase space when the Input to Snail is set to 10K, \mu_{34} is upregulating mtROS, and Hif1 is downregulating \mu_{200}. There is a larger region where E/M-W/O is the only possible coupled state compared to the original model (see Fig 4C). (C) The coupled E/M-W/O state is present in more of the space due to the PSFs stabilizing the E/M state even when AMPK downregulates Snail and Hif1 downregulated \mu_{200}."/>
            <wp:cNvGraphicFramePr/>
            <a:graphic xmlns:a="http://schemas.openxmlformats.org/drawingml/2006/main">
              <a:graphicData uri="http://schemas.openxmlformats.org/drawingml/2006/picture">
                <pic:pic xmlns:pic="http://schemas.openxmlformats.org/drawingml/2006/picture">
                  <pic:nvPicPr>
                    <pic:cNvPr id="0" name="Picture" descr="figures/Figure7.png"/>
                    <pic:cNvPicPr>
                      <a:picLocks noChangeAspect="1" noChangeArrowheads="1"/>
                    </pic:cNvPicPr>
                  </pic:nvPicPr>
                  <pic:blipFill>
                    <a:blip r:embed="rId18"/>
                    <a:stretch>
                      <a:fillRect/>
                    </a:stretch>
                  </pic:blipFill>
                  <pic:spPr bwMode="auto">
                    <a:xfrm>
                      <a:off x="0" y="0"/>
                      <a:ext cx="5334000" cy="4435542"/>
                    </a:xfrm>
                    <a:prstGeom prst="rect">
                      <a:avLst/>
                    </a:prstGeom>
                    <a:noFill/>
                    <a:ln w="9525">
                      <a:noFill/>
                      <a:headEnd/>
                      <a:tailEnd/>
                    </a:ln>
                  </pic:spPr>
                </pic:pic>
              </a:graphicData>
            </a:graphic>
          </wp:inline>
        </w:drawing>
      </w:r>
    </w:p>
    <w:p w14:paraId="4071FE4E" w14:textId="77777777" w:rsidR="00E469AE" w:rsidRPr="00330620" w:rsidRDefault="00AD7F58">
      <w:pPr>
        <w:pStyle w:val="ImageCaption"/>
        <w:rPr>
          <w:rFonts w:ascii="Times New Roman" w:hAnsi="Times New Roman" w:cs="Times New Roman"/>
        </w:rPr>
      </w:pPr>
      <w:commentRangeStart w:id="32"/>
      <w:r w:rsidRPr="00330620">
        <w:rPr>
          <w:rFonts w:ascii="Times New Roman" w:hAnsi="Times New Roman" w:cs="Times New Roman"/>
        </w:rPr>
        <w:t>PSFs stabilizing E/M state can increase parameters spaces of E/M-W/O states. (A) The modified network to include GRHL2, OVOL2, and TGF</w:t>
      </w:r>
      <m:oMath>
        <m:r>
          <w:rPr>
            <w:rFonts w:ascii="Cambria Math" w:hAnsi="Cambria Math" w:cs="Times New Roman"/>
          </w:rPr>
          <m:t>β</m:t>
        </m:r>
      </m:oMath>
      <w:r w:rsidRPr="00330620">
        <w:rPr>
          <w:rFonts w:ascii="Times New Roman" w:hAnsi="Times New Roman" w:cs="Times New Roman"/>
        </w:rPr>
        <w:t xml:space="preserve">. (B) The phase space when the Input to Snail is set to 10K,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is upregulating mtROS, and Hif1 is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There is a larger region where E/M-W/O is the only possible coupled state compared to the original model (see Fig 4C). (C) The coupled E/M-W/O state is present in more of the space due to the PSFs stabilizing the E/M state even when AMPK downregulates Snail and Hif1 downregulated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commentRangeEnd w:id="32"/>
      <w:r w:rsidR="00F16605">
        <w:rPr>
          <w:rStyle w:val="CommentReference"/>
          <w:i w:val="0"/>
        </w:rPr>
        <w:commentReference w:id="32"/>
      </w:r>
    </w:p>
    <w:p w14:paraId="7035BF77" w14:textId="77777777" w:rsidR="00E469AE" w:rsidRPr="0002004B" w:rsidRDefault="00AD7F58" w:rsidP="00D903A3">
      <w:pPr>
        <w:pStyle w:val="BodyText"/>
        <w:spacing w:line="480" w:lineRule="auto"/>
        <w:jc w:val="center"/>
        <w:rPr>
          <w:b/>
          <w:bCs/>
        </w:rPr>
      </w:pPr>
      <w:bookmarkStart w:id="33" w:name="discussion"/>
      <w:r w:rsidRPr="0002004B">
        <w:rPr>
          <w:b/>
          <w:bCs/>
        </w:rPr>
        <w:t>Discussion</w:t>
      </w:r>
      <w:bookmarkEnd w:id="33"/>
    </w:p>
    <w:p w14:paraId="58FF1CDC"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this work we have seen that there does seem to be a link between the hybrid E/M and W/O states suggesting that </w:t>
      </w:r>
      <w:proofErr w:type="spellStart"/>
      <w:r w:rsidRPr="00330620">
        <w:rPr>
          <w:rFonts w:ascii="Times New Roman" w:hAnsi="Times New Roman" w:cs="Times New Roman"/>
        </w:rPr>
        <w:t>metastasing</w:t>
      </w:r>
      <w:proofErr w:type="spellEnd"/>
      <w:r w:rsidRPr="00330620">
        <w:rPr>
          <w:rFonts w:ascii="Times New Roman" w:hAnsi="Times New Roman" w:cs="Times New Roman"/>
        </w:rPr>
        <w:t xml:space="preserve"> cells require a hybrid approach to increase their rate of energy production. We’ve identified some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could be expanded upon to increase our understanding of metastasis.</w:t>
      </w:r>
    </w:p>
    <w:p w14:paraId="4E02FBAA" w14:textId="446C4EEE" w:rsidR="00E469AE" w:rsidRPr="00330620" w:rsidRDefault="00AD7F58" w:rsidP="00D903A3">
      <w:pPr>
        <w:pStyle w:val="BodyText"/>
        <w:spacing w:line="480" w:lineRule="auto"/>
        <w:rPr>
          <w:rFonts w:ascii="Times New Roman" w:hAnsi="Times New Roman" w:cs="Times New Roman"/>
        </w:rPr>
      </w:pP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nearly suppressing the OXPHOS and Warburg phenotypes combined with the results that increase of ROS is more pronounced for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than </w:t>
      </w:r>
      <w:proofErr w:type="spellStart"/>
      <w:r w:rsidRPr="00330620">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47D8A" w:rsidRPr="00947D8A">
            <w:rPr>
              <w:rFonts w:ascii="Times New Roman" w:eastAsia="Times New Roman" w:hAnsi="Times New Roman" w:cs="Times New Roman"/>
              <w:color w:val="000000"/>
            </w:rPr>
            <w:t>[32]</w:t>
          </w:r>
        </w:sdtContent>
      </w:sdt>
      <w:r w:rsidRPr="00330620">
        <w:rPr>
          <w:rFonts w:ascii="Times New Roman" w:hAnsi="Times New Roman" w:cs="Times New Roman"/>
        </w:rPr>
        <w:t xml:space="preserve"> suggests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specifically is critical to tumor progression. Recent work by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and collaborators has suggested ROS may be important to begin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47D8A" w:rsidRPr="00947D8A">
            <w:rPr>
              <w:rFonts w:ascii="Times New Roman" w:eastAsia="Times New Roman" w:hAnsi="Times New Roman" w:cs="Times New Roman"/>
              <w:color w:val="000000"/>
            </w:rPr>
            <w:t>[49]</w:t>
          </w:r>
        </w:sdtContent>
      </w:sdt>
      <w:r w:rsidRPr="00330620">
        <w:rPr>
          <w:rFonts w:ascii="Times New Roman" w:hAnsi="Times New Roman" w:cs="Times New Roman"/>
        </w:rPr>
        <w:t xml:space="preserve">. Our results that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seem to be stronger than AMPK corresponds to the well-known role of hypoxia triggering the EMT </w:t>
      </w:r>
      <w:sdt>
        <w:sdtPr>
          <w:rPr>
            <w:rFonts w:ascii="Times New Roman" w:hAnsi="Times New Roman" w:cs="Times New Roman"/>
          </w:rPr>
          <w:alias w:val="SmartCite Citation"/>
          <w:tag w:val="703cb261-b0c2-4f52-8c43-8dc408bf3954:535522fe-9e24-4479-9d2f-878f9583bd12+"/>
          <w:id w:val="902026058"/>
          <w:placeholder>
            <w:docPart w:val="DefaultPlaceholder_-1854013440"/>
          </w:placeholder>
        </w:sdtPr>
        <w:sdtEndPr/>
        <w:sdtContent>
          <w:r w:rsidR="00947D8A" w:rsidRPr="00947D8A">
            <w:rPr>
              <w:rFonts w:ascii="Times New Roman" w:eastAsia="Times New Roman" w:hAnsi="Times New Roman" w:cs="Times New Roman"/>
              <w:color w:val="000000"/>
            </w:rPr>
            <w:t>[9]</w:t>
          </w:r>
        </w:sdtContent>
      </w:sdt>
      <w:r w:rsidRPr="00330620">
        <w:rPr>
          <w:rFonts w:ascii="Times New Roman" w:hAnsi="Times New Roman" w:cs="Times New Roman"/>
        </w:rPr>
        <w:t>. Recently, the role of miRNAs in the cancer metastasis</w:t>
      </w:r>
      <w:r w:rsidR="00BA7923">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DefaultPlaceholder_-1854013440"/>
          </w:placeholder>
        </w:sdtPr>
        <w:sdtEndPr/>
        <w:sdtContent>
          <w:r w:rsidR="00947D8A" w:rsidRPr="00947D8A">
            <w:rPr>
              <w:rFonts w:ascii="Times New Roman" w:eastAsia="Times New Roman" w:hAnsi="Times New Roman" w:cs="Times New Roman"/>
              <w:color w:val="000000"/>
            </w:rPr>
            <w:t>[50]</w:t>
          </w:r>
        </w:sdtContent>
      </w:sdt>
      <w:r w:rsidRPr="00330620">
        <w:rPr>
          <w:rFonts w:ascii="Times New Roman" w:hAnsi="Times New Roman" w:cs="Times New Roman"/>
        </w:rPr>
        <w:t xml:space="preserve"> has been emphasized and we have seen the role ROS play in triggering the W/O phenotype. Further, our work suggests 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Hif-1 and ROS that may be critical to stabilizing the E/M-W/O state associated with tumorigenesis.</w:t>
      </w:r>
    </w:p>
    <w:p w14:paraId="637D7722" w14:textId="5C364FBC"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 feedback,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may be of critical importance given the two pathways mentioned previously, p53 and KEAP1-NRF2,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47D8A" w:rsidRPr="00947D8A">
            <w:rPr>
              <w:rFonts w:ascii="Times New Roman" w:eastAsia="Times New Roman" w:hAnsi="Times New Roman" w:cs="Times New Roman"/>
              <w:color w:val="000000"/>
            </w:rPr>
            <w:t>[29]</w:t>
          </w:r>
        </w:sdtContent>
      </w:sdt>
      <w:r w:rsidRPr="00330620">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47D8A" w:rsidRPr="00947D8A">
            <w:rPr>
              <w:rFonts w:ascii="Times New Roman" w:eastAsia="Times New Roman" w:hAnsi="Times New Roman" w:cs="Times New Roman"/>
              <w:color w:val="000000"/>
            </w:rPr>
            <w:t>[32–34]</w:t>
          </w:r>
        </w:sdtContent>
      </w:sdt>
      <w:r w:rsidRPr="00330620">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47D8A" w:rsidRPr="00947D8A">
            <w:rPr>
              <w:rFonts w:ascii="Times New Roman" w:eastAsia="Times New Roman" w:hAnsi="Times New Roman" w:cs="Times New Roman"/>
              <w:color w:val="000000"/>
            </w:rPr>
            <w:t>[25]</w:t>
          </w:r>
        </w:sdtContent>
      </w:sdt>
      <w:r w:rsidRPr="00330620">
        <w:rPr>
          <w:rFonts w:ascii="Times New Roman" w:hAnsi="Times New Roman" w:cs="Times New Roman"/>
        </w:rPr>
        <w:t xml:space="preserve">. The p53 pathway seems to upregulate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47D8A" w:rsidRPr="00947D8A">
            <w:rPr>
              <w:rFonts w:ascii="Times New Roman" w:eastAsia="Times New Roman" w:hAnsi="Times New Roman" w:cs="Times New Roman"/>
              <w:color w:val="000000"/>
            </w:rPr>
            <w:t>[36,37]</w:t>
          </w:r>
        </w:sdtContent>
      </w:sdt>
      <w:r w:rsidRPr="00330620">
        <w:rPr>
          <w:rFonts w:ascii="Times New Roman" w:hAnsi="Times New Roman" w:cs="Times New Roman"/>
        </w:rPr>
        <w:t xml:space="preserve">. Here we establish a connection between ROS upregulation and the E/M-W/O phenotype, and to further elucidate the mechanism by which ROS promotes tumorigenesis, additional pathways such as the KEAP1-NRF2 and p53 pathways should also be explored in </w:t>
      </w:r>
      <w:proofErr w:type="spellStart"/>
      <w:r w:rsidRPr="00330620">
        <w:rPr>
          <w:rFonts w:ascii="Times New Roman" w:hAnsi="Times New Roman" w:cs="Times New Roman"/>
        </w:rPr>
        <w:t>conjuction</w:t>
      </w:r>
      <w:proofErr w:type="spellEnd"/>
      <w:r w:rsidRPr="00330620">
        <w:rPr>
          <w:rFonts w:ascii="Times New Roman" w:hAnsi="Times New Roman" w:cs="Times New Roman"/>
        </w:rPr>
        <w:t xml:space="preserve"> with crosstalk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r w:rsidRPr="00330620">
        <w:rPr>
          <w:rFonts w:ascii="Times New Roman" w:hAnsi="Times New Roman" w:cs="Times New Roman"/>
        </w:rPr>
        <w:t>, may be important to generating the E/M-W/O state.</w:t>
      </w:r>
    </w:p>
    <w:p w14:paraId="5F502D0A"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only the E/M-W/O state, the system seems to first require the E-O state, then the E-W/O or E/M-O states, before stabilizing the E/M-W/O state and suppressing all other systems. This result suggests the mechanism to stabilize the E/M-W/O may be less about stabilizing the state and more about stopping the transition. Additionally, the E/M-W/O can be fully </w:t>
      </w:r>
      <w:proofErr w:type="gramStart"/>
      <w:r w:rsidRPr="00330620">
        <w:rPr>
          <w:rFonts w:ascii="Times New Roman" w:hAnsi="Times New Roman" w:cs="Times New Roman"/>
        </w:rPr>
        <w:t>upregulated</w:t>
      </w:r>
      <w:proofErr w:type="gramEnd"/>
      <w:r w:rsidRPr="00330620">
        <w:rPr>
          <w:rFonts w:ascii="Times New Roman" w:hAnsi="Times New Roman" w:cs="Times New Roman"/>
        </w:rPr>
        <w:t xml:space="preserve"> and all other coupled states suppressed regardless of whether the system is initially near that state or not, suggesting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involved in tumorigenesis have evolved to ensure survival and proliferation. Therefore, to cancer therapies should be developed that target the EMT pathway in conjunction with the metabolic pathway.</w:t>
      </w:r>
    </w:p>
    <w:p w14:paraId="21DCC2BC" w14:textId="4D36A2F9" w:rsidR="00E469AE" w:rsidRDefault="00AD7F58" w:rsidP="00D903A3">
      <w:pPr>
        <w:pStyle w:val="BodyText"/>
        <w:spacing w:line="480" w:lineRule="auto"/>
        <w:jc w:val="center"/>
        <w:rPr>
          <w:b/>
          <w:bCs/>
        </w:rPr>
      </w:pPr>
      <w:bookmarkStart w:id="34" w:name="acknowledgements"/>
      <w:r w:rsidRPr="0002004B">
        <w:rPr>
          <w:b/>
          <w:bCs/>
        </w:rPr>
        <w:t>Acknowledgements</w:t>
      </w:r>
      <w:bookmarkEnd w:id="34"/>
    </w:p>
    <w:p w14:paraId="4417189A" w14:textId="3E689809" w:rsidR="0002004B" w:rsidRDefault="0002004B" w:rsidP="00D903A3">
      <w:pPr>
        <w:spacing w:line="480" w:lineRule="auto"/>
        <w:rPr>
          <w:b/>
          <w:bCs/>
        </w:rPr>
      </w:pPr>
      <w:r>
        <w:rPr>
          <w:b/>
          <w:bCs/>
        </w:rPr>
        <w:br w:type="page"/>
      </w:r>
    </w:p>
    <w:p w14:paraId="4D9D61BE" w14:textId="77777777" w:rsidR="0002004B" w:rsidRPr="0002004B" w:rsidRDefault="0002004B" w:rsidP="0002004B">
      <w:pPr>
        <w:pStyle w:val="BodyText"/>
        <w:jc w:val="center"/>
        <w:rPr>
          <w:b/>
          <w:bCs/>
        </w:rPr>
      </w:pPr>
    </w:p>
    <w:p w14:paraId="2D276191" w14:textId="77777777" w:rsidR="00E469AE" w:rsidRPr="00330620" w:rsidRDefault="00AD7F58">
      <w:pPr>
        <w:pStyle w:val="Bibliography"/>
        <w:rPr>
          <w:rFonts w:ascii="Times New Roman" w:hAnsi="Times New Roman" w:cs="Times New Roman"/>
        </w:rPr>
      </w:pPr>
      <w:bookmarkStart w:id="35" w:name="ref-Hanahan2011"/>
      <w:bookmarkStart w:id="36" w:name="refs"/>
      <w:r w:rsidRPr="00330620">
        <w:rPr>
          <w:rFonts w:ascii="Times New Roman" w:hAnsi="Times New Roman" w:cs="Times New Roman"/>
        </w:rPr>
        <w:t xml:space="preserve">[1] D. Hanahan and R. A. Weinberg, </w:t>
      </w:r>
      <w:r w:rsidRPr="00330620">
        <w:rPr>
          <w:rFonts w:ascii="Times New Roman" w:hAnsi="Times New Roman" w:cs="Times New Roman"/>
          <w:i/>
        </w:rPr>
        <w:t>Hallmarks of Cancer: The Next Generation</w:t>
      </w:r>
      <w:r w:rsidRPr="00330620">
        <w:rPr>
          <w:rFonts w:ascii="Times New Roman" w:hAnsi="Times New Roman" w:cs="Times New Roman"/>
        </w:rPr>
        <w:t xml:space="preserve">, Cell </w:t>
      </w:r>
      <w:r w:rsidRPr="00330620">
        <w:rPr>
          <w:rFonts w:ascii="Times New Roman" w:hAnsi="Times New Roman" w:cs="Times New Roman"/>
          <w:b/>
        </w:rPr>
        <w:t>144</w:t>
      </w:r>
      <w:r w:rsidRPr="00330620">
        <w:rPr>
          <w:rFonts w:ascii="Times New Roman" w:hAnsi="Times New Roman" w:cs="Times New Roman"/>
        </w:rPr>
        <w:t>, 646 (2011).</w:t>
      </w:r>
    </w:p>
    <w:p w14:paraId="5AD6C526" w14:textId="77777777" w:rsidR="00E469AE" w:rsidRPr="00330620" w:rsidRDefault="00AD7F58">
      <w:pPr>
        <w:pStyle w:val="Bibliography"/>
        <w:rPr>
          <w:rFonts w:ascii="Times New Roman" w:hAnsi="Times New Roman" w:cs="Times New Roman"/>
        </w:rPr>
      </w:pPr>
      <w:bookmarkStart w:id="37" w:name="ref-Raghu2009"/>
      <w:bookmarkEnd w:id="35"/>
      <w:r w:rsidRPr="00330620">
        <w:rPr>
          <w:rFonts w:ascii="Times New Roman" w:hAnsi="Times New Roman" w:cs="Times New Roman"/>
        </w:rPr>
        <w:t xml:space="preserve">[2]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EMT: When epithelial cells decide to become mesenchymal-like cells</w:t>
      </w:r>
      <w:r w:rsidRPr="00330620">
        <w:rPr>
          <w:rFonts w:ascii="Times New Roman" w:hAnsi="Times New Roman" w:cs="Times New Roman"/>
        </w:rPr>
        <w:t xml:space="preserve">, Journal of Clinical Investigation </w:t>
      </w:r>
      <w:r w:rsidRPr="00330620">
        <w:rPr>
          <w:rFonts w:ascii="Times New Roman" w:hAnsi="Times New Roman" w:cs="Times New Roman"/>
          <w:b/>
        </w:rPr>
        <w:t>119</w:t>
      </w:r>
      <w:r w:rsidRPr="00330620">
        <w:rPr>
          <w:rFonts w:ascii="Times New Roman" w:hAnsi="Times New Roman" w:cs="Times New Roman"/>
        </w:rPr>
        <w:t>, 1417 (2009).</w:t>
      </w:r>
    </w:p>
    <w:p w14:paraId="7C563BF6" w14:textId="77777777" w:rsidR="00E469AE" w:rsidRPr="00330620" w:rsidRDefault="00AD7F58">
      <w:pPr>
        <w:pStyle w:val="Bibliography"/>
        <w:rPr>
          <w:rFonts w:ascii="Times New Roman" w:hAnsi="Times New Roman" w:cs="Times New Roman"/>
        </w:rPr>
      </w:pPr>
      <w:bookmarkStart w:id="38" w:name="ref-Lee2006"/>
      <w:bookmarkEnd w:id="37"/>
      <w:r w:rsidRPr="00330620">
        <w:rPr>
          <w:rFonts w:ascii="Times New Roman" w:hAnsi="Times New Roman" w:cs="Times New Roman"/>
        </w:rPr>
        <w:t xml:space="preserve">[3] J. M. Lee, S. </w:t>
      </w:r>
      <w:proofErr w:type="spellStart"/>
      <w:r w:rsidRPr="00330620">
        <w:rPr>
          <w:rFonts w:ascii="Times New Roman" w:hAnsi="Times New Roman" w:cs="Times New Roman"/>
        </w:rPr>
        <w:t>Dedhar</w:t>
      </w:r>
      <w:proofErr w:type="spellEnd"/>
      <w:r w:rsidRPr="00330620">
        <w:rPr>
          <w:rFonts w:ascii="Times New Roman" w:hAnsi="Times New Roman" w:cs="Times New Roman"/>
        </w:rPr>
        <w:t xml:space="preserve">,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and E. W. Thompson, </w:t>
      </w:r>
      <w:proofErr w:type="gramStart"/>
      <w:r w:rsidRPr="00330620">
        <w:rPr>
          <w:rFonts w:ascii="Times New Roman" w:hAnsi="Times New Roman" w:cs="Times New Roman"/>
          <w:i/>
        </w:rPr>
        <w:t>The</w:t>
      </w:r>
      <w:proofErr w:type="gramEnd"/>
      <w:r w:rsidRPr="00330620">
        <w:rPr>
          <w:rFonts w:ascii="Times New Roman" w:hAnsi="Times New Roman" w:cs="Times New Roman"/>
          <w:i/>
        </w:rPr>
        <w:t xml:space="preserve"> epithelial–mesenchymal transition: new insights in signaling, development, and disease</w:t>
      </w:r>
      <w:r w:rsidRPr="00330620">
        <w:rPr>
          <w:rFonts w:ascii="Times New Roman" w:hAnsi="Times New Roman" w:cs="Times New Roman"/>
        </w:rPr>
        <w:t xml:space="preserve">, The Journal of Cell Biology </w:t>
      </w:r>
      <w:r w:rsidRPr="00330620">
        <w:rPr>
          <w:rFonts w:ascii="Times New Roman" w:hAnsi="Times New Roman" w:cs="Times New Roman"/>
          <w:b/>
        </w:rPr>
        <w:t>172</w:t>
      </w:r>
      <w:r w:rsidRPr="00330620">
        <w:rPr>
          <w:rFonts w:ascii="Times New Roman" w:hAnsi="Times New Roman" w:cs="Times New Roman"/>
        </w:rPr>
        <w:t>, 973 (2006).</w:t>
      </w:r>
    </w:p>
    <w:p w14:paraId="1347418F" w14:textId="77777777" w:rsidR="00E469AE" w:rsidRPr="00330620" w:rsidRDefault="00AD7F58">
      <w:pPr>
        <w:pStyle w:val="Bibliography"/>
        <w:rPr>
          <w:rFonts w:ascii="Times New Roman" w:hAnsi="Times New Roman" w:cs="Times New Roman"/>
        </w:rPr>
      </w:pPr>
      <w:bookmarkStart w:id="39" w:name="ref-Lu2013"/>
      <w:bookmarkEnd w:id="38"/>
      <w:r w:rsidRPr="00330620">
        <w:rPr>
          <w:rFonts w:ascii="Times New Roman" w:hAnsi="Times New Roman" w:cs="Times New Roman"/>
        </w:rPr>
        <w:t xml:space="preserve">[4] M. Lu, M. K. Jolly,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E. Ben-Jacob, </w:t>
      </w:r>
      <w:r w:rsidRPr="00330620">
        <w:rPr>
          <w:rFonts w:ascii="Times New Roman" w:hAnsi="Times New Roman" w:cs="Times New Roman"/>
          <w:i/>
        </w:rPr>
        <w:t>MicroRNA-based regulation of epithelial–hybrid–mesenchymal fate determination</w:t>
      </w:r>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110</w:t>
      </w:r>
      <w:r w:rsidRPr="00330620">
        <w:rPr>
          <w:rFonts w:ascii="Times New Roman" w:hAnsi="Times New Roman" w:cs="Times New Roman"/>
        </w:rPr>
        <w:t>, 18144 (2013).</w:t>
      </w:r>
    </w:p>
    <w:p w14:paraId="2FAAC1B9" w14:textId="77777777" w:rsidR="00E469AE" w:rsidRPr="00330620" w:rsidRDefault="00AD7F58">
      <w:pPr>
        <w:pStyle w:val="Bibliography"/>
        <w:rPr>
          <w:rFonts w:ascii="Times New Roman" w:hAnsi="Times New Roman" w:cs="Times New Roman"/>
        </w:rPr>
      </w:pPr>
      <w:bookmarkStart w:id="40" w:name="ref-Saitoh2018"/>
      <w:bookmarkEnd w:id="39"/>
      <w:r w:rsidRPr="00330620">
        <w:rPr>
          <w:rFonts w:ascii="Times New Roman" w:hAnsi="Times New Roman" w:cs="Times New Roman"/>
        </w:rPr>
        <w:t xml:space="preserve">[5] M. </w:t>
      </w:r>
      <w:proofErr w:type="spellStart"/>
      <w:r w:rsidRPr="00330620">
        <w:rPr>
          <w:rFonts w:ascii="Times New Roman" w:hAnsi="Times New Roman" w:cs="Times New Roman"/>
        </w:rPr>
        <w:t>Saitoh</w:t>
      </w:r>
      <w:proofErr w:type="spellEnd"/>
      <w:r w:rsidRPr="00330620">
        <w:rPr>
          <w:rFonts w:ascii="Times New Roman" w:hAnsi="Times New Roman" w:cs="Times New Roman"/>
        </w:rPr>
        <w:t xml:space="preserve">, </w:t>
      </w:r>
      <w:r w:rsidRPr="00330620">
        <w:rPr>
          <w:rFonts w:ascii="Times New Roman" w:hAnsi="Times New Roman" w:cs="Times New Roman"/>
          <w:i/>
        </w:rPr>
        <w:t>Involvement of partial EMT in cancer progression</w:t>
      </w:r>
      <w:r w:rsidRPr="00330620">
        <w:rPr>
          <w:rFonts w:ascii="Times New Roman" w:hAnsi="Times New Roman" w:cs="Times New Roman"/>
        </w:rPr>
        <w:t xml:space="preserve">, The Journal of Biochemistry </w:t>
      </w:r>
      <w:r w:rsidRPr="00330620">
        <w:rPr>
          <w:rFonts w:ascii="Times New Roman" w:hAnsi="Times New Roman" w:cs="Times New Roman"/>
          <w:b/>
        </w:rPr>
        <w:t>164</w:t>
      </w:r>
      <w:r w:rsidRPr="00330620">
        <w:rPr>
          <w:rFonts w:ascii="Times New Roman" w:hAnsi="Times New Roman" w:cs="Times New Roman"/>
        </w:rPr>
        <w:t>, 257 (2018).</w:t>
      </w:r>
    </w:p>
    <w:p w14:paraId="44D6A794" w14:textId="77777777" w:rsidR="00E469AE" w:rsidRPr="00330620" w:rsidRDefault="00AD7F58">
      <w:pPr>
        <w:pStyle w:val="Bibliography"/>
        <w:rPr>
          <w:rFonts w:ascii="Times New Roman" w:hAnsi="Times New Roman" w:cs="Times New Roman"/>
        </w:rPr>
      </w:pPr>
      <w:bookmarkStart w:id="41" w:name="ref-Bhattacharya2020"/>
      <w:bookmarkEnd w:id="40"/>
      <w:r w:rsidRPr="00330620">
        <w:rPr>
          <w:rFonts w:ascii="Times New Roman" w:hAnsi="Times New Roman" w:cs="Times New Roman"/>
        </w:rPr>
        <w:t xml:space="preserve">[6] D. Bhattacharya, A. P. </w:t>
      </w:r>
      <w:proofErr w:type="spellStart"/>
      <w:r w:rsidRPr="00330620">
        <w:rPr>
          <w:rFonts w:ascii="Times New Roman" w:hAnsi="Times New Roman" w:cs="Times New Roman"/>
        </w:rPr>
        <w:t>Azambuja</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Simoes</w:t>
      </w:r>
      <w:proofErr w:type="spellEnd"/>
      <w:r w:rsidRPr="00330620">
        <w:rPr>
          <w:rFonts w:ascii="Times New Roman" w:hAnsi="Times New Roman" w:cs="Times New Roman"/>
        </w:rPr>
        <w:t xml:space="preserve">-Costa, </w:t>
      </w:r>
      <w:r w:rsidRPr="00330620">
        <w:rPr>
          <w:rFonts w:ascii="Times New Roman" w:hAnsi="Times New Roman" w:cs="Times New Roman"/>
          <w:i/>
        </w:rPr>
        <w:t>Metabolic Reprogramming Promotes Neural Crest Migration via Yap/</w:t>
      </w:r>
      <w:proofErr w:type="spellStart"/>
      <w:r w:rsidRPr="00330620">
        <w:rPr>
          <w:rFonts w:ascii="Times New Roman" w:hAnsi="Times New Roman" w:cs="Times New Roman"/>
          <w:i/>
        </w:rPr>
        <w:t>Tead</w:t>
      </w:r>
      <w:proofErr w:type="spellEnd"/>
      <w:r w:rsidRPr="00330620">
        <w:rPr>
          <w:rFonts w:ascii="Times New Roman" w:hAnsi="Times New Roman" w:cs="Times New Roman"/>
          <w:i/>
        </w:rPr>
        <w:t xml:space="preserve"> Signaling</w:t>
      </w:r>
      <w:r w:rsidRPr="00330620">
        <w:rPr>
          <w:rFonts w:ascii="Times New Roman" w:hAnsi="Times New Roman" w:cs="Times New Roman"/>
        </w:rPr>
        <w:t xml:space="preserve">, Developmental Cell </w:t>
      </w:r>
      <w:r w:rsidRPr="00330620">
        <w:rPr>
          <w:rFonts w:ascii="Times New Roman" w:hAnsi="Times New Roman" w:cs="Times New Roman"/>
          <w:b/>
        </w:rPr>
        <w:t>53</w:t>
      </w:r>
      <w:r w:rsidRPr="00330620">
        <w:rPr>
          <w:rFonts w:ascii="Times New Roman" w:hAnsi="Times New Roman" w:cs="Times New Roman"/>
        </w:rPr>
        <w:t>, 199 (2020).</w:t>
      </w:r>
    </w:p>
    <w:p w14:paraId="79E7BCA4" w14:textId="77777777" w:rsidR="00E469AE" w:rsidRPr="00330620" w:rsidRDefault="00AD7F58">
      <w:pPr>
        <w:pStyle w:val="Bibliography"/>
        <w:rPr>
          <w:rFonts w:ascii="Times New Roman" w:hAnsi="Times New Roman" w:cs="Times New Roman"/>
        </w:rPr>
      </w:pPr>
      <w:bookmarkStart w:id="42" w:name="ref-Warburg1927"/>
      <w:bookmarkEnd w:id="41"/>
      <w:r w:rsidRPr="00330620">
        <w:rPr>
          <w:rFonts w:ascii="Times New Roman" w:hAnsi="Times New Roman" w:cs="Times New Roman"/>
        </w:rPr>
        <w:t xml:space="preserve">[7] O. Warburg, F. Wind, and E. </w:t>
      </w:r>
      <w:proofErr w:type="spellStart"/>
      <w:r w:rsidRPr="00330620">
        <w:rPr>
          <w:rFonts w:ascii="Times New Roman" w:hAnsi="Times New Roman" w:cs="Times New Roman"/>
        </w:rPr>
        <w:t>Negelein</w:t>
      </w:r>
      <w:proofErr w:type="spellEnd"/>
      <w:r w:rsidRPr="00330620">
        <w:rPr>
          <w:rFonts w:ascii="Times New Roman" w:hAnsi="Times New Roman" w:cs="Times New Roman"/>
        </w:rPr>
        <w:t xml:space="preserve">, </w:t>
      </w:r>
      <w:r w:rsidRPr="00330620">
        <w:rPr>
          <w:rFonts w:ascii="Times New Roman" w:hAnsi="Times New Roman" w:cs="Times New Roman"/>
          <w:i/>
        </w:rPr>
        <w:t>THE METABOLISM OF TUMORS IN THE BODY</w:t>
      </w:r>
      <w:r w:rsidRPr="00330620">
        <w:rPr>
          <w:rFonts w:ascii="Times New Roman" w:hAnsi="Times New Roman" w:cs="Times New Roman"/>
        </w:rPr>
        <w:t xml:space="preserve">, Journal of General Physiology </w:t>
      </w:r>
      <w:r w:rsidRPr="00330620">
        <w:rPr>
          <w:rFonts w:ascii="Times New Roman" w:hAnsi="Times New Roman" w:cs="Times New Roman"/>
          <w:b/>
        </w:rPr>
        <w:t>8</w:t>
      </w:r>
      <w:r w:rsidRPr="00330620">
        <w:rPr>
          <w:rFonts w:ascii="Times New Roman" w:hAnsi="Times New Roman" w:cs="Times New Roman"/>
        </w:rPr>
        <w:t>, 519 (1927).</w:t>
      </w:r>
    </w:p>
    <w:p w14:paraId="4A3CE4A7" w14:textId="77777777" w:rsidR="00E469AE" w:rsidRPr="00330620" w:rsidRDefault="00AD7F58">
      <w:pPr>
        <w:pStyle w:val="Bibliography"/>
        <w:rPr>
          <w:rFonts w:ascii="Times New Roman" w:hAnsi="Times New Roman" w:cs="Times New Roman"/>
        </w:rPr>
      </w:pPr>
      <w:bookmarkStart w:id="43" w:name="ref-Liberti2016"/>
      <w:bookmarkEnd w:id="42"/>
      <w:r w:rsidRPr="00330620">
        <w:rPr>
          <w:rFonts w:ascii="Times New Roman" w:hAnsi="Times New Roman" w:cs="Times New Roman"/>
        </w:rPr>
        <w:t xml:space="preserve">[8] M. V. </w:t>
      </w:r>
      <w:proofErr w:type="spellStart"/>
      <w:r w:rsidRPr="00330620">
        <w:rPr>
          <w:rFonts w:ascii="Times New Roman" w:hAnsi="Times New Roman" w:cs="Times New Roman"/>
        </w:rPr>
        <w:t>Liberti</w:t>
      </w:r>
      <w:proofErr w:type="spellEnd"/>
      <w:r w:rsidRPr="00330620">
        <w:rPr>
          <w:rFonts w:ascii="Times New Roman" w:hAnsi="Times New Roman" w:cs="Times New Roman"/>
        </w:rPr>
        <w:t xml:space="preserve"> and J. W. </w:t>
      </w:r>
      <w:proofErr w:type="spellStart"/>
      <w:r w:rsidRPr="00330620">
        <w:rPr>
          <w:rFonts w:ascii="Times New Roman" w:hAnsi="Times New Roman" w:cs="Times New Roman"/>
        </w:rPr>
        <w:t>Locasale</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Warburg Effect: How Does it Benefit Cancer </w:t>
      </w:r>
      <w:proofErr w:type="gramStart"/>
      <w:r w:rsidRPr="00330620">
        <w:rPr>
          <w:rFonts w:ascii="Times New Roman" w:hAnsi="Times New Roman" w:cs="Times New Roman"/>
          <w:i/>
        </w:rPr>
        <w:t>Cells?</w:t>
      </w:r>
      <w:r w:rsidRPr="00330620">
        <w:rPr>
          <w:rFonts w:ascii="Times New Roman" w:hAnsi="Times New Roman" w:cs="Times New Roman"/>
        </w:rPr>
        <w:t>,</w:t>
      </w:r>
      <w:proofErr w:type="gramEnd"/>
      <w:r w:rsidRPr="00330620">
        <w:rPr>
          <w:rFonts w:ascii="Times New Roman" w:hAnsi="Times New Roman" w:cs="Times New Roman"/>
        </w:rPr>
        <w:t xml:space="preserve"> Trends in Biochemical Sciences </w:t>
      </w:r>
      <w:r w:rsidRPr="00330620">
        <w:rPr>
          <w:rFonts w:ascii="Times New Roman" w:hAnsi="Times New Roman" w:cs="Times New Roman"/>
          <w:b/>
        </w:rPr>
        <w:t>41</w:t>
      </w:r>
      <w:r w:rsidRPr="00330620">
        <w:rPr>
          <w:rFonts w:ascii="Times New Roman" w:hAnsi="Times New Roman" w:cs="Times New Roman"/>
        </w:rPr>
        <w:t>, 211 (2016).</w:t>
      </w:r>
    </w:p>
    <w:p w14:paraId="1D1CA4ED" w14:textId="77777777" w:rsidR="00E469AE" w:rsidRPr="00330620" w:rsidRDefault="00AD7F58">
      <w:pPr>
        <w:pStyle w:val="Bibliography"/>
        <w:rPr>
          <w:rFonts w:ascii="Times New Roman" w:hAnsi="Times New Roman" w:cs="Times New Roman"/>
        </w:rPr>
      </w:pPr>
      <w:bookmarkStart w:id="44" w:name="ref-Yu2017"/>
      <w:bookmarkEnd w:id="43"/>
      <w:r w:rsidRPr="00330620">
        <w:rPr>
          <w:rFonts w:ascii="Times New Roman" w:hAnsi="Times New Roman" w:cs="Times New Roman"/>
        </w:rPr>
        <w:t xml:space="preserve">[9] L. Yu, M. Lu, D. Jia, J. Ma, E. Ben-Jacob, H. Levine,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and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w:t>
      </w:r>
      <w:r w:rsidRPr="00330620">
        <w:rPr>
          <w:rFonts w:ascii="Times New Roman" w:hAnsi="Times New Roman" w:cs="Times New Roman"/>
          <w:i/>
        </w:rPr>
        <w:t>Modeling the Genetic Regulation of Cancer Metabolism: Interplay between Glycolysis and Oxidative Phosphorylation</w:t>
      </w:r>
      <w:r w:rsidRPr="00330620">
        <w:rPr>
          <w:rFonts w:ascii="Times New Roman" w:hAnsi="Times New Roman" w:cs="Times New Roman"/>
        </w:rPr>
        <w:t xml:space="preserve">, Cancer Research </w:t>
      </w:r>
      <w:r w:rsidRPr="00330620">
        <w:rPr>
          <w:rFonts w:ascii="Times New Roman" w:hAnsi="Times New Roman" w:cs="Times New Roman"/>
          <w:b/>
        </w:rPr>
        <w:t>77</w:t>
      </w:r>
      <w:r w:rsidRPr="00330620">
        <w:rPr>
          <w:rFonts w:ascii="Times New Roman" w:hAnsi="Times New Roman" w:cs="Times New Roman"/>
        </w:rPr>
        <w:t>, 1564 (2017).</w:t>
      </w:r>
    </w:p>
    <w:p w14:paraId="6EEFCBCC" w14:textId="77777777" w:rsidR="00E469AE" w:rsidRPr="00330620" w:rsidRDefault="00AD7F58">
      <w:pPr>
        <w:pStyle w:val="Bibliography"/>
        <w:rPr>
          <w:rFonts w:ascii="Times New Roman" w:hAnsi="Times New Roman" w:cs="Times New Roman"/>
        </w:rPr>
      </w:pPr>
      <w:bookmarkStart w:id="45" w:name="ref-Georgakopoulos-Soares2020"/>
      <w:bookmarkEnd w:id="44"/>
      <w:r w:rsidRPr="00330620">
        <w:rPr>
          <w:rFonts w:ascii="Times New Roman" w:hAnsi="Times New Roman" w:cs="Times New Roman"/>
        </w:rPr>
        <w:t xml:space="preserve">[10] I. </w:t>
      </w:r>
      <w:proofErr w:type="spellStart"/>
      <w:r w:rsidRPr="00330620">
        <w:rPr>
          <w:rFonts w:ascii="Times New Roman" w:hAnsi="Times New Roman" w:cs="Times New Roman"/>
        </w:rPr>
        <w:t>Georgakopoulos</w:t>
      </w:r>
      <w:proofErr w:type="spellEnd"/>
      <w:r w:rsidRPr="00330620">
        <w:rPr>
          <w:rFonts w:ascii="Times New Roman" w:hAnsi="Times New Roman" w:cs="Times New Roman"/>
        </w:rPr>
        <w:t xml:space="preserve">-Soares, D. V. </w:t>
      </w:r>
      <w:proofErr w:type="spellStart"/>
      <w:r w:rsidRPr="00330620">
        <w:rPr>
          <w:rFonts w:ascii="Times New Roman" w:hAnsi="Times New Roman" w:cs="Times New Roman"/>
        </w:rPr>
        <w:t>Chartoumpekis</w:t>
      </w:r>
      <w:proofErr w:type="spellEnd"/>
      <w:r w:rsidRPr="00330620">
        <w:rPr>
          <w:rFonts w:ascii="Times New Roman" w:hAnsi="Times New Roman" w:cs="Times New Roman"/>
        </w:rPr>
        <w:t xml:space="preserve">, V. </w:t>
      </w:r>
      <w:proofErr w:type="spellStart"/>
      <w:r w:rsidRPr="00330620">
        <w:rPr>
          <w:rFonts w:ascii="Times New Roman" w:hAnsi="Times New Roman" w:cs="Times New Roman"/>
        </w:rPr>
        <w:t>Kyriazopoulou</w:t>
      </w:r>
      <w:proofErr w:type="spellEnd"/>
      <w:r w:rsidRPr="00330620">
        <w:rPr>
          <w:rFonts w:ascii="Times New Roman" w:hAnsi="Times New Roman" w:cs="Times New Roman"/>
        </w:rPr>
        <w:t xml:space="preserve">, and A. </w:t>
      </w:r>
      <w:proofErr w:type="spellStart"/>
      <w:r w:rsidRPr="00330620">
        <w:rPr>
          <w:rFonts w:ascii="Times New Roman" w:hAnsi="Times New Roman" w:cs="Times New Roman"/>
        </w:rPr>
        <w:t>Zaravinos</w:t>
      </w:r>
      <w:proofErr w:type="spellEnd"/>
      <w:r w:rsidRPr="00330620">
        <w:rPr>
          <w:rFonts w:ascii="Times New Roman" w:hAnsi="Times New Roman" w:cs="Times New Roman"/>
        </w:rPr>
        <w:t xml:space="preserve">, </w:t>
      </w:r>
      <w:r w:rsidRPr="00330620">
        <w:rPr>
          <w:rFonts w:ascii="Times New Roman" w:hAnsi="Times New Roman" w:cs="Times New Roman"/>
          <w:i/>
        </w:rPr>
        <w:t>EMT Factors and Metabolic Pathways in Cancer</w:t>
      </w:r>
      <w:r w:rsidRPr="00330620">
        <w:rPr>
          <w:rFonts w:ascii="Times New Roman" w:hAnsi="Times New Roman" w:cs="Times New Roman"/>
        </w:rPr>
        <w:t xml:space="preserve">, Frontiers in Oncology </w:t>
      </w:r>
      <w:r w:rsidRPr="00330620">
        <w:rPr>
          <w:rFonts w:ascii="Times New Roman" w:hAnsi="Times New Roman" w:cs="Times New Roman"/>
          <w:b/>
        </w:rPr>
        <w:t>10</w:t>
      </w:r>
      <w:r w:rsidRPr="00330620">
        <w:rPr>
          <w:rFonts w:ascii="Times New Roman" w:hAnsi="Times New Roman" w:cs="Times New Roman"/>
        </w:rPr>
        <w:t>, 499 (2020).</w:t>
      </w:r>
    </w:p>
    <w:p w14:paraId="006A37B1" w14:textId="77777777" w:rsidR="00E469AE" w:rsidRPr="00330620" w:rsidRDefault="00AD7F58">
      <w:pPr>
        <w:pStyle w:val="Bibliography"/>
        <w:rPr>
          <w:rFonts w:ascii="Times New Roman" w:hAnsi="Times New Roman" w:cs="Times New Roman"/>
        </w:rPr>
      </w:pPr>
      <w:bookmarkStart w:id="46" w:name="ref-Jia2021"/>
      <w:bookmarkEnd w:id="45"/>
      <w:r w:rsidRPr="00330620">
        <w:rPr>
          <w:rFonts w:ascii="Times New Roman" w:hAnsi="Times New Roman" w:cs="Times New Roman"/>
        </w:rPr>
        <w:t xml:space="preserve">[11] D. Jia, J. H. Park, H. Kaur, K. H. Jung, S. Yang, S. Tripathi, M. Galbraith, Y. Deng, M. K. Jolly,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H. Levine, </w:t>
      </w:r>
      <w:proofErr w:type="gramStart"/>
      <w:r w:rsidRPr="00330620">
        <w:rPr>
          <w:rFonts w:ascii="Times New Roman" w:hAnsi="Times New Roman" w:cs="Times New Roman"/>
          <w:i/>
        </w:rPr>
        <w:t>Towards</w:t>
      </w:r>
      <w:proofErr w:type="gramEnd"/>
      <w:r w:rsidRPr="00330620">
        <w:rPr>
          <w:rFonts w:ascii="Times New Roman" w:hAnsi="Times New Roman" w:cs="Times New Roman"/>
          <w:i/>
        </w:rPr>
        <w:t xml:space="preserve"> decoding the coupled decision-making of metabolism and epithelial-to-mesenchymal transition in cancer</w:t>
      </w:r>
      <w:r w:rsidRPr="00330620">
        <w:rPr>
          <w:rFonts w:ascii="Times New Roman" w:hAnsi="Times New Roman" w:cs="Times New Roman"/>
        </w:rPr>
        <w:t>, British Journal of Cancer 1 (2021).</w:t>
      </w:r>
    </w:p>
    <w:p w14:paraId="05E7280B" w14:textId="77777777" w:rsidR="00E469AE" w:rsidRPr="00330620" w:rsidRDefault="00AD7F58">
      <w:pPr>
        <w:pStyle w:val="Bibliography"/>
        <w:rPr>
          <w:rFonts w:ascii="Times New Roman" w:hAnsi="Times New Roman" w:cs="Times New Roman"/>
        </w:rPr>
      </w:pPr>
      <w:bookmarkStart w:id="47" w:name="ref-Bocci2019"/>
      <w:bookmarkEnd w:id="46"/>
      <w:r w:rsidRPr="00330620">
        <w:rPr>
          <w:rFonts w:ascii="Times New Roman" w:hAnsi="Times New Roman" w:cs="Times New Roman"/>
        </w:rPr>
        <w:t xml:space="preserve">[12] F. Bocci, S. C. Tripathi, S. A. V. Mercedes, J. T. George, J. P. </w:t>
      </w:r>
      <w:proofErr w:type="spellStart"/>
      <w:r w:rsidRPr="00330620">
        <w:rPr>
          <w:rFonts w:ascii="Times New Roman" w:hAnsi="Times New Roman" w:cs="Times New Roman"/>
        </w:rPr>
        <w:t>Casabar</w:t>
      </w:r>
      <w:proofErr w:type="spellEnd"/>
      <w:r w:rsidRPr="00330620">
        <w:rPr>
          <w:rFonts w:ascii="Times New Roman" w:hAnsi="Times New Roman" w:cs="Times New Roman"/>
        </w:rPr>
        <w:t xml:space="preserve">, P. K. Wong, S. M. </w:t>
      </w:r>
      <w:proofErr w:type="spellStart"/>
      <w:r w:rsidRPr="00330620">
        <w:rPr>
          <w:rFonts w:ascii="Times New Roman" w:hAnsi="Times New Roman" w:cs="Times New Roman"/>
        </w:rPr>
        <w:t>Hanash</w:t>
      </w:r>
      <w:proofErr w:type="spellEnd"/>
      <w:r w:rsidRPr="00330620">
        <w:rPr>
          <w:rFonts w:ascii="Times New Roman" w:hAnsi="Times New Roman" w:cs="Times New Roman"/>
        </w:rPr>
        <w:t xml:space="preserve">,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M. K. Jolly, </w:t>
      </w:r>
      <w:r w:rsidRPr="00330620">
        <w:rPr>
          <w:rFonts w:ascii="Times New Roman" w:hAnsi="Times New Roman" w:cs="Times New Roman"/>
          <w:i/>
        </w:rPr>
        <w:t>NRF2 activates a partial epithelial-mesenchymal transition and is maximally present in a hybrid epithelial/mesenchymal phenotype</w:t>
      </w:r>
      <w:r w:rsidRPr="00330620">
        <w:rPr>
          <w:rFonts w:ascii="Times New Roman" w:hAnsi="Times New Roman" w:cs="Times New Roman"/>
        </w:rPr>
        <w:t xml:space="preserve">, Integrative Biology </w:t>
      </w:r>
      <w:r w:rsidRPr="00330620">
        <w:rPr>
          <w:rFonts w:ascii="Times New Roman" w:hAnsi="Times New Roman" w:cs="Times New Roman"/>
          <w:b/>
        </w:rPr>
        <w:t>11</w:t>
      </w:r>
      <w:r w:rsidRPr="00330620">
        <w:rPr>
          <w:rFonts w:ascii="Times New Roman" w:hAnsi="Times New Roman" w:cs="Times New Roman"/>
        </w:rPr>
        <w:t>, 251 (2019).</w:t>
      </w:r>
    </w:p>
    <w:p w14:paraId="0FF7DDF4" w14:textId="77777777" w:rsidR="00E469AE" w:rsidRPr="00330620" w:rsidRDefault="00AD7F58">
      <w:pPr>
        <w:pStyle w:val="Bibliography"/>
        <w:rPr>
          <w:rFonts w:ascii="Times New Roman" w:hAnsi="Times New Roman" w:cs="Times New Roman"/>
        </w:rPr>
      </w:pPr>
      <w:bookmarkStart w:id="48" w:name="ref-Luo2018"/>
      <w:bookmarkEnd w:id="47"/>
      <w:r w:rsidRPr="00330620">
        <w:rPr>
          <w:rFonts w:ascii="Times New Roman" w:hAnsi="Times New Roman" w:cs="Times New Roman"/>
        </w:rPr>
        <w:t xml:space="preserve">[13] M. Luo, L. Shang, M. D. Brooks, E. </w:t>
      </w:r>
      <w:proofErr w:type="spellStart"/>
      <w:r w:rsidRPr="00330620">
        <w:rPr>
          <w:rFonts w:ascii="Times New Roman" w:hAnsi="Times New Roman" w:cs="Times New Roman"/>
        </w:rPr>
        <w:t>Jiagge</w:t>
      </w:r>
      <w:proofErr w:type="spellEnd"/>
      <w:r w:rsidRPr="00330620">
        <w:rPr>
          <w:rFonts w:ascii="Times New Roman" w:hAnsi="Times New Roman" w:cs="Times New Roman"/>
        </w:rPr>
        <w:t xml:space="preserve">, Y. Zhu, J. M. </w:t>
      </w:r>
      <w:proofErr w:type="spellStart"/>
      <w:r w:rsidRPr="00330620">
        <w:rPr>
          <w:rFonts w:ascii="Times New Roman" w:hAnsi="Times New Roman" w:cs="Times New Roman"/>
        </w:rPr>
        <w:t>Buschhaus</w:t>
      </w:r>
      <w:proofErr w:type="spellEnd"/>
      <w:r w:rsidRPr="00330620">
        <w:rPr>
          <w:rFonts w:ascii="Times New Roman" w:hAnsi="Times New Roman" w:cs="Times New Roman"/>
        </w:rPr>
        <w:t xml:space="preserve">, S. Conley, M. A. </w:t>
      </w:r>
      <w:proofErr w:type="spellStart"/>
      <w:r w:rsidRPr="00330620">
        <w:rPr>
          <w:rFonts w:ascii="Times New Roman" w:hAnsi="Times New Roman" w:cs="Times New Roman"/>
        </w:rPr>
        <w:t>Fath</w:t>
      </w:r>
      <w:proofErr w:type="spellEnd"/>
      <w:r w:rsidRPr="00330620">
        <w:rPr>
          <w:rFonts w:ascii="Times New Roman" w:hAnsi="Times New Roman" w:cs="Times New Roman"/>
        </w:rPr>
        <w:t xml:space="preserve">, A. Davis, E. </w:t>
      </w:r>
      <w:proofErr w:type="spellStart"/>
      <w:r w:rsidRPr="00330620">
        <w:rPr>
          <w:rFonts w:ascii="Times New Roman" w:hAnsi="Times New Roman" w:cs="Times New Roman"/>
        </w:rPr>
        <w:t>Gheordunescu</w:t>
      </w:r>
      <w:proofErr w:type="spellEnd"/>
      <w:r w:rsidRPr="00330620">
        <w:rPr>
          <w:rFonts w:ascii="Times New Roman" w:hAnsi="Times New Roman" w:cs="Times New Roman"/>
        </w:rPr>
        <w:t xml:space="preserve">, Y. Wang,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A. Lozier, D. </w:t>
      </w:r>
      <w:proofErr w:type="spellStart"/>
      <w:r w:rsidRPr="00330620">
        <w:rPr>
          <w:rFonts w:ascii="Times New Roman" w:hAnsi="Times New Roman" w:cs="Times New Roman"/>
        </w:rPr>
        <w:t>Triner</w:t>
      </w:r>
      <w:proofErr w:type="spellEnd"/>
      <w:r w:rsidRPr="00330620">
        <w:rPr>
          <w:rFonts w:ascii="Times New Roman" w:hAnsi="Times New Roman" w:cs="Times New Roman"/>
        </w:rPr>
        <w:t xml:space="preserve">, S. McDermott, S. D. </w:t>
      </w:r>
      <w:proofErr w:type="spellStart"/>
      <w:r w:rsidRPr="00330620">
        <w:rPr>
          <w:rFonts w:ascii="Times New Roman" w:hAnsi="Times New Roman" w:cs="Times New Roman"/>
        </w:rPr>
        <w:t>Merajver</w:t>
      </w:r>
      <w:proofErr w:type="spellEnd"/>
      <w:r w:rsidRPr="00330620">
        <w:rPr>
          <w:rFonts w:ascii="Times New Roman" w:hAnsi="Times New Roman" w:cs="Times New Roman"/>
        </w:rPr>
        <w:t xml:space="preserve">, G. D. </w:t>
      </w:r>
      <w:proofErr w:type="spellStart"/>
      <w:r w:rsidRPr="00330620">
        <w:rPr>
          <w:rFonts w:ascii="Times New Roman" w:hAnsi="Times New Roman" w:cs="Times New Roman"/>
        </w:rPr>
        <w:t>Luker</w:t>
      </w:r>
      <w:proofErr w:type="spellEnd"/>
      <w:r w:rsidRPr="00330620">
        <w:rPr>
          <w:rFonts w:ascii="Times New Roman" w:hAnsi="Times New Roman" w:cs="Times New Roman"/>
        </w:rPr>
        <w:t xml:space="preserve">, D. R. Spitz,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Targeting Breast Cancer Stem Cell State Equilibrium through Modulation of Redox Signaling</w:t>
      </w:r>
      <w:r w:rsidRPr="00330620">
        <w:rPr>
          <w:rFonts w:ascii="Times New Roman" w:hAnsi="Times New Roman" w:cs="Times New Roman"/>
        </w:rPr>
        <w:t xml:space="preserve">, Cell Metabolism </w:t>
      </w:r>
      <w:r w:rsidRPr="00330620">
        <w:rPr>
          <w:rFonts w:ascii="Times New Roman" w:hAnsi="Times New Roman" w:cs="Times New Roman"/>
          <w:b/>
        </w:rPr>
        <w:t>28</w:t>
      </w:r>
      <w:r w:rsidRPr="00330620">
        <w:rPr>
          <w:rFonts w:ascii="Times New Roman" w:hAnsi="Times New Roman" w:cs="Times New Roman"/>
        </w:rPr>
        <w:t>, 69 (2018).</w:t>
      </w:r>
    </w:p>
    <w:p w14:paraId="330AA235" w14:textId="77777777" w:rsidR="00E469AE" w:rsidRPr="00330620" w:rsidRDefault="00AD7F58">
      <w:pPr>
        <w:pStyle w:val="Bibliography"/>
        <w:rPr>
          <w:rFonts w:ascii="Times New Roman" w:hAnsi="Times New Roman" w:cs="Times New Roman"/>
        </w:rPr>
      </w:pPr>
      <w:bookmarkStart w:id="49" w:name="ref-Colacino2018"/>
      <w:bookmarkEnd w:id="48"/>
      <w:r w:rsidRPr="00330620">
        <w:rPr>
          <w:rFonts w:ascii="Times New Roman" w:hAnsi="Times New Roman" w:cs="Times New Roman"/>
        </w:rPr>
        <w:t xml:space="preserve">[14] J. A. </w:t>
      </w:r>
      <w:proofErr w:type="spellStart"/>
      <w:r w:rsidRPr="00330620">
        <w:rPr>
          <w:rFonts w:ascii="Times New Roman" w:hAnsi="Times New Roman" w:cs="Times New Roman"/>
        </w:rPr>
        <w:t>Colacino</w:t>
      </w:r>
      <w:proofErr w:type="spellEnd"/>
      <w:r w:rsidRPr="00330620">
        <w:rPr>
          <w:rFonts w:ascii="Times New Roman" w:hAnsi="Times New Roman" w:cs="Times New Roman"/>
        </w:rPr>
        <w:t xml:space="preserve">, E. Azizi, M. D. Brooks,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Fouladdel</w:t>
      </w:r>
      <w:proofErr w:type="spellEnd"/>
      <w:r w:rsidRPr="00330620">
        <w:rPr>
          <w:rFonts w:ascii="Times New Roman" w:hAnsi="Times New Roman" w:cs="Times New Roman"/>
        </w:rPr>
        <w:t xml:space="preserve">, S. P. McDermott, M. Lee, D. Hill, J. Madden, J. Boerner, M. L. Cote, M. A. Sartor, L. S. </w:t>
      </w:r>
      <w:proofErr w:type="spellStart"/>
      <w:r w:rsidRPr="00330620">
        <w:rPr>
          <w:rFonts w:ascii="Times New Roman" w:hAnsi="Times New Roman" w:cs="Times New Roman"/>
        </w:rPr>
        <w:t>Rozek</w:t>
      </w:r>
      <w:proofErr w:type="spellEnd"/>
      <w:r w:rsidRPr="00330620">
        <w:rPr>
          <w:rFonts w:ascii="Times New Roman" w:hAnsi="Times New Roman" w:cs="Times New Roman"/>
        </w:rPr>
        <w:t xml:space="preserve">,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Heterogeneity of Human Breast Stem and Progenitor Cells as Revealed by Transcriptional Profiling</w:t>
      </w:r>
      <w:r w:rsidRPr="00330620">
        <w:rPr>
          <w:rFonts w:ascii="Times New Roman" w:hAnsi="Times New Roman" w:cs="Times New Roman"/>
        </w:rPr>
        <w:t xml:space="preserve">, Stem Cell Reports </w:t>
      </w:r>
      <w:r w:rsidRPr="00330620">
        <w:rPr>
          <w:rFonts w:ascii="Times New Roman" w:hAnsi="Times New Roman" w:cs="Times New Roman"/>
          <w:b/>
        </w:rPr>
        <w:t>10</w:t>
      </w:r>
      <w:r w:rsidRPr="00330620">
        <w:rPr>
          <w:rFonts w:ascii="Times New Roman" w:hAnsi="Times New Roman" w:cs="Times New Roman"/>
        </w:rPr>
        <w:t>, 1596 (2018).</w:t>
      </w:r>
    </w:p>
    <w:p w14:paraId="39FD872E" w14:textId="77777777" w:rsidR="00E469AE" w:rsidRPr="00330620" w:rsidRDefault="00AD7F58">
      <w:pPr>
        <w:pStyle w:val="Bibliography"/>
        <w:rPr>
          <w:rFonts w:ascii="Times New Roman" w:hAnsi="Times New Roman" w:cs="Times New Roman"/>
        </w:rPr>
      </w:pPr>
      <w:bookmarkStart w:id="50" w:name="ref-Kovac2015"/>
      <w:bookmarkEnd w:id="49"/>
      <w:r w:rsidRPr="00330620">
        <w:rPr>
          <w:rFonts w:ascii="Times New Roman" w:hAnsi="Times New Roman" w:cs="Times New Roman"/>
        </w:rPr>
        <w:t xml:space="preserve">[15] S. Kovac, P. R. </w:t>
      </w:r>
      <w:proofErr w:type="spellStart"/>
      <w:r w:rsidRPr="00330620">
        <w:rPr>
          <w:rFonts w:ascii="Times New Roman" w:hAnsi="Times New Roman" w:cs="Times New Roman"/>
        </w:rPr>
        <w:t>Angelova</w:t>
      </w:r>
      <w:proofErr w:type="spellEnd"/>
      <w:r w:rsidRPr="00330620">
        <w:rPr>
          <w:rFonts w:ascii="Times New Roman" w:hAnsi="Times New Roman" w:cs="Times New Roman"/>
        </w:rPr>
        <w:t xml:space="preserve">, K. M. </w:t>
      </w:r>
      <w:proofErr w:type="spellStart"/>
      <w:r w:rsidRPr="00330620">
        <w:rPr>
          <w:rFonts w:ascii="Times New Roman" w:hAnsi="Times New Roman" w:cs="Times New Roman"/>
        </w:rPr>
        <w:t>Holmström</w:t>
      </w:r>
      <w:proofErr w:type="spellEnd"/>
      <w:r w:rsidRPr="00330620">
        <w:rPr>
          <w:rFonts w:ascii="Times New Roman" w:hAnsi="Times New Roman" w:cs="Times New Roman"/>
        </w:rPr>
        <w:t xml:space="preserve">, Y. Zhang, A. T. </w:t>
      </w:r>
      <w:proofErr w:type="spellStart"/>
      <w:r w:rsidRPr="00330620">
        <w:rPr>
          <w:rFonts w:ascii="Times New Roman" w:hAnsi="Times New Roman" w:cs="Times New Roman"/>
        </w:rPr>
        <w:t>Dinkova-Kostova</w:t>
      </w:r>
      <w:proofErr w:type="spellEnd"/>
      <w:r w:rsidRPr="00330620">
        <w:rPr>
          <w:rFonts w:ascii="Times New Roman" w:hAnsi="Times New Roman" w:cs="Times New Roman"/>
        </w:rPr>
        <w:t xml:space="preserve">, and A. Y. Abramov, </w:t>
      </w:r>
      <w:r w:rsidRPr="00330620">
        <w:rPr>
          <w:rFonts w:ascii="Times New Roman" w:hAnsi="Times New Roman" w:cs="Times New Roman"/>
          <w:i/>
        </w:rPr>
        <w:t>Nrf2 regulates ROS production by mitochondria and NADPH oxidase</w:t>
      </w:r>
      <w:r w:rsidRPr="00330620">
        <w:rPr>
          <w:rFonts w:ascii="Times New Roman" w:hAnsi="Times New Roman" w:cs="Times New Roman"/>
        </w:rPr>
        <w:t xml:space="preserve">, </w:t>
      </w:r>
      <w:proofErr w:type="spellStart"/>
      <w:r w:rsidRPr="00330620">
        <w:rPr>
          <w:rFonts w:ascii="Times New Roman" w:hAnsi="Times New Roman" w:cs="Times New Roman"/>
        </w:rPr>
        <w:t>Biochimica</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Biophysica</w:t>
      </w:r>
      <w:proofErr w:type="spellEnd"/>
      <w:r w:rsidRPr="00330620">
        <w:rPr>
          <w:rFonts w:ascii="Times New Roman" w:hAnsi="Times New Roman" w:cs="Times New Roman"/>
        </w:rPr>
        <w:t xml:space="preserve"> Acta (BBA) - General Subjects </w:t>
      </w:r>
      <w:r w:rsidRPr="00330620">
        <w:rPr>
          <w:rFonts w:ascii="Times New Roman" w:hAnsi="Times New Roman" w:cs="Times New Roman"/>
          <w:b/>
        </w:rPr>
        <w:t>1850</w:t>
      </w:r>
      <w:r w:rsidRPr="00330620">
        <w:rPr>
          <w:rFonts w:ascii="Times New Roman" w:hAnsi="Times New Roman" w:cs="Times New Roman"/>
        </w:rPr>
        <w:t>, 794 (2015).</w:t>
      </w:r>
    </w:p>
    <w:p w14:paraId="4E37B70B" w14:textId="77777777" w:rsidR="00E469AE" w:rsidRPr="00330620" w:rsidRDefault="00AD7F58">
      <w:pPr>
        <w:pStyle w:val="Bibliography"/>
        <w:rPr>
          <w:rFonts w:ascii="Times New Roman" w:hAnsi="Times New Roman" w:cs="Times New Roman"/>
        </w:rPr>
      </w:pPr>
      <w:bookmarkStart w:id="51" w:name="ref-He2020"/>
      <w:bookmarkEnd w:id="50"/>
      <w:r w:rsidRPr="00330620">
        <w:rPr>
          <w:rFonts w:ascii="Times New Roman" w:hAnsi="Times New Roman" w:cs="Times New Roman"/>
        </w:rPr>
        <w:t xml:space="preserve">[16] F. He, X. Ru, and T. Wen, </w:t>
      </w:r>
      <w:r w:rsidRPr="00330620">
        <w:rPr>
          <w:rFonts w:ascii="Times New Roman" w:hAnsi="Times New Roman" w:cs="Times New Roman"/>
          <w:i/>
        </w:rPr>
        <w:t>NRF2, a Transcription Factor for Stress Response and Beyond</w:t>
      </w:r>
      <w:r w:rsidRPr="00330620">
        <w:rPr>
          <w:rFonts w:ascii="Times New Roman" w:hAnsi="Times New Roman" w:cs="Times New Roman"/>
        </w:rPr>
        <w:t xml:space="preserve">, International Journal of Molecular Sciences </w:t>
      </w:r>
      <w:r w:rsidRPr="00330620">
        <w:rPr>
          <w:rFonts w:ascii="Times New Roman" w:hAnsi="Times New Roman" w:cs="Times New Roman"/>
          <w:b/>
        </w:rPr>
        <w:t>21</w:t>
      </w:r>
      <w:r w:rsidRPr="00330620">
        <w:rPr>
          <w:rFonts w:ascii="Times New Roman" w:hAnsi="Times New Roman" w:cs="Times New Roman"/>
        </w:rPr>
        <w:t>, 4777 (2020).</w:t>
      </w:r>
    </w:p>
    <w:p w14:paraId="4A75F7D6" w14:textId="77777777" w:rsidR="00E469AE" w:rsidRPr="00330620" w:rsidRDefault="00AD7F58">
      <w:pPr>
        <w:pStyle w:val="Bibliography"/>
        <w:rPr>
          <w:rFonts w:ascii="Times New Roman" w:hAnsi="Times New Roman" w:cs="Times New Roman"/>
        </w:rPr>
      </w:pPr>
      <w:bookmarkStart w:id="52" w:name="ref-Na2011"/>
      <w:bookmarkEnd w:id="51"/>
      <w:r w:rsidRPr="00330620">
        <w:rPr>
          <w:rFonts w:ascii="Times New Roman" w:hAnsi="Times New Roman" w:cs="Times New Roman"/>
        </w:rPr>
        <w:t xml:space="preserve">[17] N. Li, S. Muthusamy, R. Liang, H. Sarojini, and E. Wang, </w:t>
      </w:r>
      <w:r w:rsidRPr="00330620">
        <w:rPr>
          <w:rFonts w:ascii="Times New Roman" w:hAnsi="Times New Roman" w:cs="Times New Roman"/>
          <w:i/>
        </w:rPr>
        <w:t>Increased expression of miR-34a and miR-93 in rat liver during aging, and their impact on the expression of Mgst1 and Sirt1</w:t>
      </w:r>
      <w:r w:rsidRPr="00330620">
        <w:rPr>
          <w:rFonts w:ascii="Times New Roman" w:hAnsi="Times New Roman" w:cs="Times New Roman"/>
        </w:rPr>
        <w:t xml:space="preserve">, Mechanisms of Ageing and Development </w:t>
      </w:r>
      <w:r w:rsidRPr="00330620">
        <w:rPr>
          <w:rFonts w:ascii="Times New Roman" w:hAnsi="Times New Roman" w:cs="Times New Roman"/>
          <w:b/>
        </w:rPr>
        <w:t>132</w:t>
      </w:r>
      <w:r w:rsidRPr="00330620">
        <w:rPr>
          <w:rFonts w:ascii="Times New Roman" w:hAnsi="Times New Roman" w:cs="Times New Roman"/>
        </w:rPr>
        <w:t>, 75 (2011).</w:t>
      </w:r>
    </w:p>
    <w:p w14:paraId="2AB1BA97" w14:textId="77777777" w:rsidR="00E469AE" w:rsidRPr="00330620" w:rsidRDefault="00AD7F58">
      <w:pPr>
        <w:pStyle w:val="Bibliography"/>
        <w:rPr>
          <w:rFonts w:ascii="Times New Roman" w:hAnsi="Times New Roman" w:cs="Times New Roman"/>
        </w:rPr>
      </w:pPr>
      <w:bookmarkStart w:id="53" w:name="ref-Bai2011"/>
      <w:bookmarkEnd w:id="52"/>
      <w:r w:rsidRPr="00330620">
        <w:rPr>
          <w:rFonts w:ascii="Times New Roman" w:hAnsi="Times New Roman" w:cs="Times New Roman"/>
        </w:rPr>
        <w:t xml:space="preserve">[18] X.-Y. Bai, Y. Ma, R. Ding, B. Fu, S. Shi, and X.-M. Chen, </w:t>
      </w:r>
      <w:r w:rsidRPr="00330620">
        <w:rPr>
          <w:rFonts w:ascii="Times New Roman" w:hAnsi="Times New Roman" w:cs="Times New Roman"/>
          <w:i/>
        </w:rPr>
        <w:t>miR-335 and miR-34a Promote Renal Senescence by Suppressing Mitochondrial Antioxidative Enzymes</w:t>
      </w:r>
      <w:r w:rsidRPr="00330620">
        <w:rPr>
          <w:rFonts w:ascii="Times New Roman" w:hAnsi="Times New Roman" w:cs="Times New Roman"/>
        </w:rPr>
        <w:t xml:space="preserve">, Journal of the American Society of Nephrology </w:t>
      </w:r>
      <w:r w:rsidRPr="00330620">
        <w:rPr>
          <w:rFonts w:ascii="Times New Roman" w:hAnsi="Times New Roman" w:cs="Times New Roman"/>
          <w:b/>
        </w:rPr>
        <w:t>22</w:t>
      </w:r>
      <w:r w:rsidRPr="00330620">
        <w:rPr>
          <w:rFonts w:ascii="Times New Roman" w:hAnsi="Times New Roman" w:cs="Times New Roman"/>
        </w:rPr>
        <w:t>, 1252 (2011).</w:t>
      </w:r>
    </w:p>
    <w:p w14:paraId="7F4FF144" w14:textId="77777777" w:rsidR="00E469AE" w:rsidRPr="00330620" w:rsidRDefault="00AD7F58">
      <w:pPr>
        <w:pStyle w:val="Bibliography"/>
        <w:rPr>
          <w:rFonts w:ascii="Times New Roman" w:hAnsi="Times New Roman" w:cs="Times New Roman"/>
        </w:rPr>
      </w:pPr>
      <w:bookmarkStart w:id="54" w:name="ref-Navarro2015"/>
      <w:bookmarkEnd w:id="53"/>
      <w:r w:rsidRPr="00330620">
        <w:rPr>
          <w:rFonts w:ascii="Times New Roman" w:hAnsi="Times New Roman" w:cs="Times New Roman"/>
        </w:rPr>
        <w:t xml:space="preserve">[19] F. Navarro and J. Lieberman, </w:t>
      </w:r>
      <w:r w:rsidRPr="00330620">
        <w:rPr>
          <w:rFonts w:ascii="Times New Roman" w:hAnsi="Times New Roman" w:cs="Times New Roman"/>
          <w:i/>
        </w:rPr>
        <w:t>miR-34 and p53: New Insights into a Complex Functional Relationship</w:t>
      </w:r>
      <w:r w:rsidRPr="00330620">
        <w:rPr>
          <w:rFonts w:ascii="Times New Roman" w:hAnsi="Times New Roman" w:cs="Times New Roman"/>
        </w:rPr>
        <w:t xml:space="preserve">, </w:t>
      </w:r>
      <w:proofErr w:type="spellStart"/>
      <w:r w:rsidRPr="00330620">
        <w:rPr>
          <w:rFonts w:ascii="Times New Roman" w:hAnsi="Times New Roman" w:cs="Times New Roman"/>
        </w:rPr>
        <w:t>PLoS</w:t>
      </w:r>
      <w:proofErr w:type="spellEnd"/>
      <w:r w:rsidRPr="00330620">
        <w:rPr>
          <w:rFonts w:ascii="Times New Roman" w:hAnsi="Times New Roman" w:cs="Times New Roman"/>
        </w:rPr>
        <w:t xml:space="preserve"> ONE </w:t>
      </w:r>
      <w:r w:rsidRPr="00330620">
        <w:rPr>
          <w:rFonts w:ascii="Times New Roman" w:hAnsi="Times New Roman" w:cs="Times New Roman"/>
          <w:b/>
        </w:rPr>
        <w:t>10</w:t>
      </w:r>
      <w:r w:rsidRPr="00330620">
        <w:rPr>
          <w:rFonts w:ascii="Times New Roman" w:hAnsi="Times New Roman" w:cs="Times New Roman"/>
        </w:rPr>
        <w:t>, (2015).</w:t>
      </w:r>
    </w:p>
    <w:p w14:paraId="38E7C9AC" w14:textId="77777777" w:rsidR="00E469AE" w:rsidRPr="00330620" w:rsidRDefault="00AD7F58">
      <w:pPr>
        <w:pStyle w:val="Bibliography"/>
        <w:rPr>
          <w:rFonts w:ascii="Times New Roman" w:hAnsi="Times New Roman" w:cs="Times New Roman"/>
        </w:rPr>
      </w:pPr>
      <w:bookmarkStart w:id="55" w:name="ref-Italiano2012"/>
      <w:bookmarkEnd w:id="54"/>
      <w:r w:rsidRPr="00330620">
        <w:rPr>
          <w:rFonts w:ascii="Times New Roman" w:hAnsi="Times New Roman" w:cs="Times New Roman"/>
        </w:rPr>
        <w:t xml:space="preserve">[20] D. </w:t>
      </w:r>
      <w:proofErr w:type="spellStart"/>
      <w:r w:rsidRPr="00330620">
        <w:rPr>
          <w:rFonts w:ascii="Times New Roman" w:hAnsi="Times New Roman" w:cs="Times New Roman"/>
        </w:rPr>
        <w:t>Italiano</w:t>
      </w:r>
      <w:proofErr w:type="spellEnd"/>
      <w:r w:rsidRPr="00330620">
        <w:rPr>
          <w:rFonts w:ascii="Times New Roman" w:hAnsi="Times New Roman" w:cs="Times New Roman"/>
        </w:rPr>
        <w:t xml:space="preserve">, A. M. Lena, G. </w:t>
      </w:r>
      <w:proofErr w:type="spellStart"/>
      <w:r w:rsidRPr="00330620">
        <w:rPr>
          <w:rFonts w:ascii="Times New Roman" w:hAnsi="Times New Roman" w:cs="Times New Roman"/>
        </w:rPr>
        <w:t>Melino</w:t>
      </w:r>
      <w:proofErr w:type="spellEnd"/>
      <w:r w:rsidRPr="00330620">
        <w:rPr>
          <w:rFonts w:ascii="Times New Roman" w:hAnsi="Times New Roman" w:cs="Times New Roman"/>
        </w:rPr>
        <w:t xml:space="preserve">, and E. Candi, </w:t>
      </w:r>
      <w:r w:rsidRPr="00330620">
        <w:rPr>
          <w:rFonts w:ascii="Times New Roman" w:hAnsi="Times New Roman" w:cs="Times New Roman"/>
          <w:i/>
        </w:rPr>
        <w:t>Identification of NCF2/p67phox as a novel p53 target gene</w:t>
      </w:r>
      <w:r w:rsidRPr="00330620">
        <w:rPr>
          <w:rFonts w:ascii="Times New Roman" w:hAnsi="Times New Roman" w:cs="Times New Roman"/>
        </w:rPr>
        <w:t xml:space="preserve">, Cell Cycle </w:t>
      </w:r>
      <w:r w:rsidRPr="00330620">
        <w:rPr>
          <w:rFonts w:ascii="Times New Roman" w:hAnsi="Times New Roman" w:cs="Times New Roman"/>
          <w:b/>
        </w:rPr>
        <w:t>11</w:t>
      </w:r>
      <w:r w:rsidRPr="00330620">
        <w:rPr>
          <w:rFonts w:ascii="Times New Roman" w:hAnsi="Times New Roman" w:cs="Times New Roman"/>
        </w:rPr>
        <w:t>, 4589 (2012).</w:t>
      </w:r>
    </w:p>
    <w:p w14:paraId="2F308AA6" w14:textId="77777777" w:rsidR="00E469AE" w:rsidRPr="00330620" w:rsidRDefault="00AD7F58">
      <w:pPr>
        <w:pStyle w:val="Bibliography"/>
        <w:rPr>
          <w:rFonts w:ascii="Times New Roman" w:hAnsi="Times New Roman" w:cs="Times New Roman"/>
        </w:rPr>
      </w:pPr>
      <w:bookmarkStart w:id="56" w:name="ref-Chou2017"/>
      <w:bookmarkEnd w:id="55"/>
      <w:r w:rsidRPr="00330620">
        <w:rPr>
          <w:rFonts w:ascii="Times New Roman" w:hAnsi="Times New Roman" w:cs="Times New Roman"/>
        </w:rPr>
        <w:t xml:space="preserve">[21] H.-L. Chou, Y. Fong, C.-K. Wei, E.-M. Tsai, J. Y.-F. Chen, W.-T. Chang, C.-Y. Wu, H.-W. Huang, and C.-C. Chiu, </w:t>
      </w:r>
      <w:r w:rsidRPr="00330620">
        <w:rPr>
          <w:rFonts w:ascii="Times New Roman" w:hAnsi="Times New Roman" w:cs="Times New Roman"/>
          <w:i/>
        </w:rPr>
        <w:t xml:space="preserve">A Quinone-Containing Compound Enhances </w:t>
      </w:r>
      <w:proofErr w:type="spellStart"/>
      <w:r w:rsidRPr="00330620">
        <w:rPr>
          <w:rFonts w:ascii="Times New Roman" w:hAnsi="Times New Roman" w:cs="Times New Roman"/>
          <w:i/>
        </w:rPr>
        <w:t>Camptothecin</w:t>
      </w:r>
      <w:proofErr w:type="spellEnd"/>
      <w:r w:rsidRPr="00330620">
        <w:rPr>
          <w:rFonts w:ascii="Times New Roman" w:hAnsi="Times New Roman" w:cs="Times New Roman"/>
          <w:i/>
        </w:rPr>
        <w:t>-Induced Apoptosis of Lung Cancer Through Modulating Endogenous ROS and ERK Signaling</w:t>
      </w:r>
      <w:r w:rsidRPr="00330620">
        <w:rPr>
          <w:rFonts w:ascii="Times New Roman" w:hAnsi="Times New Roman" w:cs="Times New Roman"/>
        </w:rPr>
        <w:t xml:space="preserve">, </w:t>
      </w:r>
      <w:proofErr w:type="spellStart"/>
      <w:r w:rsidRPr="00330620">
        <w:rPr>
          <w:rFonts w:ascii="Times New Roman" w:hAnsi="Times New Roman" w:cs="Times New Roman"/>
        </w:rPr>
        <w:t>Archivum</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Immunologiae</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Therapiae</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Experimentalis</w:t>
      </w:r>
      <w:proofErr w:type="spellEnd"/>
      <w:r w:rsidRPr="00330620">
        <w:rPr>
          <w:rFonts w:ascii="Times New Roman" w:hAnsi="Times New Roman" w:cs="Times New Roman"/>
        </w:rPr>
        <w:t xml:space="preserve"> </w:t>
      </w:r>
      <w:r w:rsidRPr="00330620">
        <w:rPr>
          <w:rFonts w:ascii="Times New Roman" w:hAnsi="Times New Roman" w:cs="Times New Roman"/>
          <w:b/>
        </w:rPr>
        <w:t>65</w:t>
      </w:r>
      <w:r w:rsidRPr="00330620">
        <w:rPr>
          <w:rFonts w:ascii="Times New Roman" w:hAnsi="Times New Roman" w:cs="Times New Roman"/>
        </w:rPr>
        <w:t>, 241 (2017).</w:t>
      </w:r>
    </w:p>
    <w:p w14:paraId="7443E0DC" w14:textId="77777777" w:rsidR="00E469AE" w:rsidRPr="00330620" w:rsidRDefault="00AD7F58">
      <w:pPr>
        <w:pStyle w:val="Bibliography"/>
        <w:rPr>
          <w:rFonts w:ascii="Times New Roman" w:hAnsi="Times New Roman" w:cs="Times New Roman"/>
        </w:rPr>
      </w:pPr>
      <w:bookmarkStart w:id="57" w:name="ref-Serocki2018"/>
      <w:bookmarkEnd w:id="56"/>
      <w:r w:rsidRPr="00330620">
        <w:rPr>
          <w:rFonts w:ascii="Times New Roman" w:hAnsi="Times New Roman" w:cs="Times New Roman"/>
        </w:rPr>
        <w:t xml:space="preserve">[22] M. </w:t>
      </w:r>
      <w:proofErr w:type="spellStart"/>
      <w:r w:rsidRPr="00330620">
        <w:rPr>
          <w:rFonts w:ascii="Times New Roman" w:hAnsi="Times New Roman" w:cs="Times New Roman"/>
        </w:rPr>
        <w:t>Serocki</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Bartoszewska</w:t>
      </w:r>
      <w:proofErr w:type="spellEnd"/>
      <w:r w:rsidRPr="00330620">
        <w:rPr>
          <w:rFonts w:ascii="Times New Roman" w:hAnsi="Times New Roman" w:cs="Times New Roman"/>
        </w:rPr>
        <w:t xml:space="preserve">, A. </w:t>
      </w:r>
      <w:proofErr w:type="spellStart"/>
      <w:r w:rsidRPr="00330620">
        <w:rPr>
          <w:rFonts w:ascii="Times New Roman" w:hAnsi="Times New Roman" w:cs="Times New Roman"/>
        </w:rPr>
        <w:t>Janaszak-Jasiecka</w:t>
      </w:r>
      <w:proofErr w:type="spellEnd"/>
      <w:r w:rsidRPr="00330620">
        <w:rPr>
          <w:rFonts w:ascii="Times New Roman" w:hAnsi="Times New Roman" w:cs="Times New Roman"/>
        </w:rPr>
        <w:t xml:space="preserve">, R. J. </w:t>
      </w:r>
      <w:proofErr w:type="spellStart"/>
      <w:r w:rsidRPr="00330620">
        <w:rPr>
          <w:rFonts w:ascii="Times New Roman" w:hAnsi="Times New Roman" w:cs="Times New Roman"/>
        </w:rPr>
        <w:t>Ochocka</w:t>
      </w:r>
      <w:proofErr w:type="spellEnd"/>
      <w:r w:rsidRPr="00330620">
        <w:rPr>
          <w:rFonts w:ascii="Times New Roman" w:hAnsi="Times New Roman" w:cs="Times New Roman"/>
        </w:rPr>
        <w:t xml:space="preserve">, J. F. </w:t>
      </w:r>
      <w:proofErr w:type="spellStart"/>
      <w:r w:rsidRPr="00330620">
        <w:rPr>
          <w:rFonts w:ascii="Times New Roman" w:hAnsi="Times New Roman" w:cs="Times New Roman"/>
        </w:rPr>
        <w:t>Collawn</w:t>
      </w:r>
      <w:proofErr w:type="spellEnd"/>
      <w:r w:rsidRPr="00330620">
        <w:rPr>
          <w:rFonts w:ascii="Times New Roman" w:hAnsi="Times New Roman" w:cs="Times New Roman"/>
        </w:rPr>
        <w:t xml:space="preserve">, and R. Bartoszewski, </w:t>
      </w:r>
      <w:r w:rsidRPr="00330620">
        <w:rPr>
          <w:rFonts w:ascii="Times New Roman" w:hAnsi="Times New Roman" w:cs="Times New Roman"/>
          <w:i/>
        </w:rPr>
        <w:t>miRNAs regulate the HIF switch during hypoxia: a novel therapeutic target</w:t>
      </w:r>
      <w:r w:rsidRPr="00330620">
        <w:rPr>
          <w:rFonts w:ascii="Times New Roman" w:hAnsi="Times New Roman" w:cs="Times New Roman"/>
        </w:rPr>
        <w:t xml:space="preserve">, Angiogenesis </w:t>
      </w:r>
      <w:r w:rsidRPr="00330620">
        <w:rPr>
          <w:rFonts w:ascii="Times New Roman" w:hAnsi="Times New Roman" w:cs="Times New Roman"/>
          <w:b/>
        </w:rPr>
        <w:t>21</w:t>
      </w:r>
      <w:r w:rsidRPr="00330620">
        <w:rPr>
          <w:rFonts w:ascii="Times New Roman" w:hAnsi="Times New Roman" w:cs="Times New Roman"/>
        </w:rPr>
        <w:t>, 183 (2018).</w:t>
      </w:r>
    </w:p>
    <w:p w14:paraId="6B1660F7" w14:textId="77777777" w:rsidR="00E469AE" w:rsidRPr="00330620" w:rsidRDefault="00AD7F58">
      <w:pPr>
        <w:pStyle w:val="Bibliography"/>
        <w:rPr>
          <w:rFonts w:ascii="Times New Roman" w:hAnsi="Times New Roman" w:cs="Times New Roman"/>
        </w:rPr>
      </w:pPr>
      <w:bookmarkStart w:id="58" w:name="ref-Shang2017"/>
      <w:bookmarkEnd w:id="57"/>
      <w:r w:rsidRPr="00330620">
        <w:rPr>
          <w:rFonts w:ascii="Times New Roman" w:hAnsi="Times New Roman" w:cs="Times New Roman"/>
        </w:rPr>
        <w:t xml:space="preserve">[23] Y. Shang, H. Chen, J. Ye, X. Wei, S. Liu, and R. Wang, </w:t>
      </w:r>
      <w:r w:rsidRPr="00330620">
        <w:rPr>
          <w:rFonts w:ascii="Times New Roman" w:hAnsi="Times New Roman" w:cs="Times New Roman"/>
          <w:i/>
        </w:rPr>
        <w:t>HIF-1a/Ascl2/miR-200b regulatory feedback circuit modulated the epithelial-mesenchymal transition (EMT) in colorectal cancer cells</w:t>
      </w:r>
      <w:r w:rsidRPr="00330620">
        <w:rPr>
          <w:rFonts w:ascii="Times New Roman" w:hAnsi="Times New Roman" w:cs="Times New Roman"/>
        </w:rPr>
        <w:t xml:space="preserve">, Experimental Cell Research </w:t>
      </w:r>
      <w:r w:rsidRPr="00330620">
        <w:rPr>
          <w:rFonts w:ascii="Times New Roman" w:hAnsi="Times New Roman" w:cs="Times New Roman"/>
          <w:b/>
        </w:rPr>
        <w:t>360</w:t>
      </w:r>
      <w:r w:rsidRPr="00330620">
        <w:rPr>
          <w:rFonts w:ascii="Times New Roman" w:hAnsi="Times New Roman" w:cs="Times New Roman"/>
        </w:rPr>
        <w:t>, 243 (2017).</w:t>
      </w:r>
    </w:p>
    <w:p w14:paraId="5492C61C" w14:textId="77777777" w:rsidR="00E469AE" w:rsidRPr="00330620" w:rsidRDefault="00AD7F58">
      <w:pPr>
        <w:pStyle w:val="Bibliography"/>
        <w:rPr>
          <w:rFonts w:ascii="Times New Roman" w:hAnsi="Times New Roman" w:cs="Times New Roman"/>
        </w:rPr>
      </w:pPr>
      <w:bookmarkStart w:id="59" w:name="ref-Byun2019"/>
      <w:bookmarkEnd w:id="58"/>
      <w:r w:rsidRPr="00330620">
        <w:rPr>
          <w:rFonts w:ascii="Times New Roman" w:hAnsi="Times New Roman" w:cs="Times New Roman"/>
        </w:rPr>
        <w:t xml:space="preserve">[24] Y. Byun, Y.-C. Choi,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G. Lee, S. Yoon,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J. Yoon, and K. </w:t>
      </w:r>
      <w:proofErr w:type="spellStart"/>
      <w:r w:rsidRPr="00330620">
        <w:rPr>
          <w:rFonts w:ascii="Times New Roman" w:hAnsi="Times New Roman" w:cs="Times New Roman"/>
        </w:rPr>
        <w:t>Baek</w:t>
      </w:r>
      <w:proofErr w:type="spellEnd"/>
      <w:r w:rsidRPr="00330620">
        <w:rPr>
          <w:rFonts w:ascii="Times New Roman" w:hAnsi="Times New Roman" w:cs="Times New Roman"/>
        </w:rPr>
        <w:t xml:space="preserve">, </w:t>
      </w:r>
      <w:r w:rsidRPr="00330620">
        <w:rPr>
          <w:rFonts w:ascii="Times New Roman" w:hAnsi="Times New Roman" w:cs="Times New Roman"/>
          <w:i/>
        </w:rPr>
        <w:t>MiR-200c downregulates HIF-1a and inhibits migration of lung cancer cells</w:t>
      </w:r>
      <w:r w:rsidRPr="00330620">
        <w:rPr>
          <w:rFonts w:ascii="Times New Roman" w:hAnsi="Times New Roman" w:cs="Times New Roman"/>
        </w:rPr>
        <w:t xml:space="preserve">, Cellular &amp; Molecular Biology Letters </w:t>
      </w:r>
      <w:r w:rsidRPr="00330620">
        <w:rPr>
          <w:rFonts w:ascii="Times New Roman" w:hAnsi="Times New Roman" w:cs="Times New Roman"/>
          <w:b/>
        </w:rPr>
        <w:t>24</w:t>
      </w:r>
      <w:r w:rsidRPr="00330620">
        <w:rPr>
          <w:rFonts w:ascii="Times New Roman" w:hAnsi="Times New Roman" w:cs="Times New Roman"/>
        </w:rPr>
        <w:t>, 28 (2019).</w:t>
      </w:r>
    </w:p>
    <w:p w14:paraId="1DC70D0C" w14:textId="77777777" w:rsidR="00E469AE" w:rsidRPr="00330620" w:rsidRDefault="00AD7F58">
      <w:pPr>
        <w:pStyle w:val="Bibliography"/>
        <w:rPr>
          <w:rFonts w:ascii="Times New Roman" w:hAnsi="Times New Roman" w:cs="Times New Roman"/>
        </w:rPr>
      </w:pPr>
      <w:bookmarkStart w:id="60" w:name="ref-Xu2015"/>
      <w:bookmarkEnd w:id="59"/>
      <w:r w:rsidRPr="00330620">
        <w:rPr>
          <w:rFonts w:ascii="Times New Roman" w:hAnsi="Times New Roman" w:cs="Times New Roman"/>
        </w:rPr>
        <w:t xml:space="preserve">[25] X. Xu, X. Tan, B. </w:t>
      </w:r>
      <w:proofErr w:type="spellStart"/>
      <w:r w:rsidRPr="00330620">
        <w:rPr>
          <w:rFonts w:ascii="Times New Roman" w:hAnsi="Times New Roman" w:cs="Times New Roman"/>
        </w:rPr>
        <w:t>Tampe</w:t>
      </w:r>
      <w:proofErr w:type="spellEnd"/>
      <w:r w:rsidRPr="00330620">
        <w:rPr>
          <w:rFonts w:ascii="Times New Roman" w:hAnsi="Times New Roman" w:cs="Times New Roman"/>
        </w:rPr>
        <w:t xml:space="preserve">, E. Sanchez,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and E.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w:t>
      </w:r>
      <w:r w:rsidRPr="00330620">
        <w:rPr>
          <w:rFonts w:ascii="Times New Roman" w:hAnsi="Times New Roman" w:cs="Times New Roman"/>
          <w:i/>
        </w:rPr>
        <w:t>Snail Is a Direct Target of Hypoxia-inducible Factor 1a (HIF1a) in Hypoxia-induced Endothelial to Mesenchymal Transition of Human Coronary Endothelial Cells*</w:t>
      </w:r>
      <w:r w:rsidRPr="00330620">
        <w:rPr>
          <w:rFonts w:ascii="Times New Roman" w:hAnsi="Times New Roman" w:cs="Times New Roman"/>
        </w:rPr>
        <w:t xml:space="preserve">, Journal of Biological Chemistry </w:t>
      </w:r>
      <w:r w:rsidRPr="00330620">
        <w:rPr>
          <w:rFonts w:ascii="Times New Roman" w:hAnsi="Times New Roman" w:cs="Times New Roman"/>
          <w:b/>
        </w:rPr>
        <w:t>290</w:t>
      </w:r>
      <w:r w:rsidRPr="00330620">
        <w:rPr>
          <w:rFonts w:ascii="Times New Roman" w:hAnsi="Times New Roman" w:cs="Times New Roman"/>
        </w:rPr>
        <w:t>, 16653 (2015).</w:t>
      </w:r>
    </w:p>
    <w:p w14:paraId="784C35E9" w14:textId="77777777" w:rsidR="00E469AE" w:rsidRPr="00330620" w:rsidRDefault="00AD7F58">
      <w:pPr>
        <w:pStyle w:val="Bibliography"/>
        <w:rPr>
          <w:rFonts w:ascii="Times New Roman" w:hAnsi="Times New Roman" w:cs="Times New Roman"/>
        </w:rPr>
      </w:pPr>
      <w:bookmarkStart w:id="61" w:name="ref-Chou2014"/>
      <w:bookmarkEnd w:id="60"/>
      <w:r w:rsidRPr="00330620">
        <w:rPr>
          <w:rFonts w:ascii="Times New Roman" w:hAnsi="Times New Roman" w:cs="Times New Roman"/>
        </w:rPr>
        <w:t xml:space="preserve">[26] C.-C. Chou, K.-H. Lee, I.-L. Lai, D. Wang, X. Mo, S. K. </w:t>
      </w:r>
      <w:proofErr w:type="spellStart"/>
      <w:r w:rsidRPr="00330620">
        <w:rPr>
          <w:rFonts w:ascii="Times New Roman" w:hAnsi="Times New Roman" w:cs="Times New Roman"/>
        </w:rPr>
        <w:t>Kulp</w:t>
      </w:r>
      <w:proofErr w:type="spellEnd"/>
      <w:r w:rsidRPr="00330620">
        <w:rPr>
          <w:rFonts w:ascii="Times New Roman" w:hAnsi="Times New Roman" w:cs="Times New Roman"/>
        </w:rPr>
        <w:t xml:space="preserve">, C. L. Shapiro, and C.-S. Chen, </w:t>
      </w:r>
      <w:r w:rsidRPr="00330620">
        <w:rPr>
          <w:rFonts w:ascii="Times New Roman" w:hAnsi="Times New Roman" w:cs="Times New Roman"/>
          <w:i/>
        </w:rPr>
        <w:t>AMPK Reverses the Mesenchymal Phenotype of Cancer Cells by Targeting the Akt–MDM2–Foxo3a Signaling Axis</w:t>
      </w:r>
      <w:r w:rsidRPr="00330620">
        <w:rPr>
          <w:rFonts w:ascii="Times New Roman" w:hAnsi="Times New Roman" w:cs="Times New Roman"/>
        </w:rPr>
        <w:t xml:space="preserve">, Cancer Research </w:t>
      </w:r>
      <w:r w:rsidRPr="00330620">
        <w:rPr>
          <w:rFonts w:ascii="Times New Roman" w:hAnsi="Times New Roman" w:cs="Times New Roman"/>
          <w:b/>
        </w:rPr>
        <w:t>74</w:t>
      </w:r>
      <w:r w:rsidRPr="00330620">
        <w:rPr>
          <w:rFonts w:ascii="Times New Roman" w:hAnsi="Times New Roman" w:cs="Times New Roman"/>
        </w:rPr>
        <w:t>, 4783 (2014).</w:t>
      </w:r>
    </w:p>
    <w:p w14:paraId="1EBD2076" w14:textId="77777777" w:rsidR="00E469AE" w:rsidRPr="00330620" w:rsidRDefault="00AD7F58">
      <w:pPr>
        <w:pStyle w:val="Bibliography"/>
        <w:rPr>
          <w:rFonts w:ascii="Times New Roman" w:hAnsi="Times New Roman" w:cs="Times New Roman"/>
        </w:rPr>
      </w:pPr>
      <w:bookmarkStart w:id="62" w:name="ref-Ohshima2019"/>
      <w:bookmarkEnd w:id="61"/>
      <w:r w:rsidRPr="00330620">
        <w:rPr>
          <w:rFonts w:ascii="Times New Roman" w:hAnsi="Times New Roman" w:cs="Times New Roman"/>
        </w:rPr>
        <w:t xml:space="preserve">[27] J. Ohshima, Q. Wang, Z. R. </w:t>
      </w:r>
      <w:proofErr w:type="spellStart"/>
      <w:r w:rsidRPr="00330620">
        <w:rPr>
          <w:rFonts w:ascii="Times New Roman" w:hAnsi="Times New Roman" w:cs="Times New Roman"/>
        </w:rPr>
        <w:t>Fitzsimonds</w:t>
      </w:r>
      <w:proofErr w:type="spellEnd"/>
      <w:r w:rsidRPr="00330620">
        <w:rPr>
          <w:rFonts w:ascii="Times New Roman" w:hAnsi="Times New Roman" w:cs="Times New Roman"/>
        </w:rPr>
        <w:t xml:space="preserve">, D. P. Miller, M. N. </w:t>
      </w:r>
      <w:proofErr w:type="spellStart"/>
      <w:r w:rsidRPr="00330620">
        <w:rPr>
          <w:rFonts w:ascii="Times New Roman" w:hAnsi="Times New Roman" w:cs="Times New Roman"/>
        </w:rPr>
        <w:t>Sztukowska</w:t>
      </w:r>
      <w:proofErr w:type="spellEnd"/>
      <w:r w:rsidRPr="00330620">
        <w:rPr>
          <w:rFonts w:ascii="Times New Roman" w:hAnsi="Times New Roman" w:cs="Times New Roman"/>
        </w:rPr>
        <w:t xml:space="preserve">, Y.-J. Jung, M. Hayashi, M. </w:t>
      </w:r>
      <w:proofErr w:type="spellStart"/>
      <w:r w:rsidRPr="00330620">
        <w:rPr>
          <w:rFonts w:ascii="Times New Roman" w:hAnsi="Times New Roman" w:cs="Times New Roman"/>
        </w:rPr>
        <w:t>Whiteley</w:t>
      </w:r>
      <w:proofErr w:type="spellEnd"/>
      <w:r w:rsidRPr="00330620">
        <w:rPr>
          <w:rFonts w:ascii="Times New Roman" w:hAnsi="Times New Roman" w:cs="Times New Roman"/>
        </w:rPr>
        <w:t xml:space="preserve">, and R. J. Lamont, </w:t>
      </w:r>
      <w:r w:rsidRPr="00330620">
        <w:rPr>
          <w:rFonts w:ascii="Times New Roman" w:hAnsi="Times New Roman" w:cs="Times New Roman"/>
          <w:i/>
        </w:rPr>
        <w:t xml:space="preserve">Streptococcus </w:t>
      </w:r>
      <w:proofErr w:type="spellStart"/>
      <w:r w:rsidRPr="00330620">
        <w:rPr>
          <w:rFonts w:ascii="Times New Roman" w:hAnsi="Times New Roman" w:cs="Times New Roman"/>
          <w:i/>
        </w:rPr>
        <w:t>gordonii</w:t>
      </w:r>
      <w:proofErr w:type="spellEnd"/>
      <w:r w:rsidRPr="00330620">
        <w:rPr>
          <w:rFonts w:ascii="Times New Roman" w:hAnsi="Times New Roman" w:cs="Times New Roman"/>
          <w:i/>
        </w:rPr>
        <w:t xml:space="preserve"> programs epithelial cells to resist ZEB2 induction by </w:t>
      </w:r>
      <w:proofErr w:type="spellStart"/>
      <w:r w:rsidRPr="00330620">
        <w:rPr>
          <w:rFonts w:ascii="Times New Roman" w:hAnsi="Times New Roman" w:cs="Times New Roman"/>
          <w:i/>
        </w:rPr>
        <w:t>Porphyromonas</w:t>
      </w:r>
      <w:proofErr w:type="spellEnd"/>
      <w:r w:rsidRPr="00330620">
        <w:rPr>
          <w:rFonts w:ascii="Times New Roman" w:hAnsi="Times New Roman" w:cs="Times New Roman"/>
          <w:i/>
        </w:rPr>
        <w:t xml:space="preserve"> </w:t>
      </w:r>
      <w:proofErr w:type="spellStart"/>
      <w:r w:rsidRPr="00330620">
        <w:rPr>
          <w:rFonts w:ascii="Times New Roman" w:hAnsi="Times New Roman" w:cs="Times New Roman"/>
          <w:i/>
        </w:rPr>
        <w:t>gingivalis</w:t>
      </w:r>
      <w:proofErr w:type="spellEnd"/>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116</w:t>
      </w:r>
      <w:r w:rsidRPr="00330620">
        <w:rPr>
          <w:rFonts w:ascii="Times New Roman" w:hAnsi="Times New Roman" w:cs="Times New Roman"/>
        </w:rPr>
        <w:t>, 201900101 (2019).</w:t>
      </w:r>
    </w:p>
    <w:p w14:paraId="5893093C" w14:textId="77777777" w:rsidR="00E469AE" w:rsidRPr="00330620" w:rsidRDefault="00AD7F58">
      <w:pPr>
        <w:pStyle w:val="Bibliography"/>
        <w:rPr>
          <w:rFonts w:ascii="Times New Roman" w:hAnsi="Times New Roman" w:cs="Times New Roman"/>
        </w:rPr>
      </w:pPr>
      <w:bookmarkStart w:id="63" w:name="ref-Huang2015"/>
      <w:bookmarkEnd w:id="62"/>
      <w:r w:rsidRPr="00330620">
        <w:rPr>
          <w:rFonts w:ascii="Times New Roman" w:hAnsi="Times New Roman" w:cs="Times New Roman"/>
        </w:rPr>
        <w:t xml:space="preserve">[28] W. Huang, J. Cao, X. Liu, F. Meng, M. Li, B. Chen, and J. Zhang, </w:t>
      </w:r>
      <w:r w:rsidRPr="00330620">
        <w:rPr>
          <w:rFonts w:ascii="Times New Roman" w:hAnsi="Times New Roman" w:cs="Times New Roman"/>
          <w:i/>
        </w:rPr>
        <w:t>AMPK Plays a Dual Role in Regulation of CREB/BDNF Pathway in Mouse Primary Hippocampal Cells</w:t>
      </w:r>
      <w:r w:rsidRPr="00330620">
        <w:rPr>
          <w:rFonts w:ascii="Times New Roman" w:hAnsi="Times New Roman" w:cs="Times New Roman"/>
        </w:rPr>
        <w:t xml:space="preserve">, Journal of Molecular Neuroscience </w:t>
      </w:r>
      <w:r w:rsidRPr="00330620">
        <w:rPr>
          <w:rFonts w:ascii="Times New Roman" w:hAnsi="Times New Roman" w:cs="Times New Roman"/>
          <w:b/>
        </w:rPr>
        <w:t>56</w:t>
      </w:r>
      <w:r w:rsidRPr="00330620">
        <w:rPr>
          <w:rFonts w:ascii="Times New Roman" w:hAnsi="Times New Roman" w:cs="Times New Roman"/>
        </w:rPr>
        <w:t>, 782 (2015).</w:t>
      </w:r>
    </w:p>
    <w:p w14:paraId="1BD62FBF" w14:textId="77777777" w:rsidR="00E469AE" w:rsidRPr="00330620" w:rsidRDefault="00AD7F58">
      <w:pPr>
        <w:pStyle w:val="Bibliography"/>
        <w:rPr>
          <w:rFonts w:ascii="Times New Roman" w:hAnsi="Times New Roman" w:cs="Times New Roman"/>
        </w:rPr>
      </w:pPr>
      <w:bookmarkStart w:id="64" w:name="ref-Jin2019"/>
      <w:bookmarkEnd w:id="63"/>
      <w:r w:rsidRPr="00330620">
        <w:rPr>
          <w:rFonts w:ascii="Times New Roman" w:hAnsi="Times New Roman" w:cs="Times New Roman"/>
        </w:rPr>
        <w:t xml:space="preserve">[29] H. </w:t>
      </w:r>
      <w:proofErr w:type="spellStart"/>
      <w:r w:rsidRPr="00330620">
        <w:rPr>
          <w:rFonts w:ascii="Times New Roman" w:hAnsi="Times New Roman" w:cs="Times New Roman"/>
        </w:rPr>
        <w:t>Jin</w:t>
      </w:r>
      <w:proofErr w:type="spellEnd"/>
      <w:r w:rsidRPr="00330620">
        <w:rPr>
          <w:rFonts w:ascii="Times New Roman" w:hAnsi="Times New Roman" w:cs="Times New Roman"/>
        </w:rPr>
        <w:t xml:space="preserve">, L. </w:t>
      </w:r>
      <w:proofErr w:type="spellStart"/>
      <w:r w:rsidRPr="00330620">
        <w:rPr>
          <w:rFonts w:ascii="Times New Roman" w:hAnsi="Times New Roman" w:cs="Times New Roman"/>
        </w:rPr>
        <w:t>Xue</w:t>
      </w:r>
      <w:proofErr w:type="spellEnd"/>
      <w:r w:rsidRPr="00330620">
        <w:rPr>
          <w:rFonts w:ascii="Times New Roman" w:hAnsi="Times New Roman" w:cs="Times New Roman"/>
        </w:rPr>
        <w:t xml:space="preserve">, L. Mo, D. Zhang, X. Guo, J. Xu, J. Li, M. Peng, X. Zhao, M. Zhong, D. Xu, X.-R. Wu, H. Huang, and C. Huang, </w:t>
      </w:r>
      <w:r w:rsidRPr="00330620">
        <w:rPr>
          <w:rFonts w:ascii="Times New Roman" w:hAnsi="Times New Roman" w:cs="Times New Roman"/>
          <w:i/>
        </w:rPr>
        <w:t>Downregulation of miR-200c stabilizes XIAP mRNA and contributes to invasion and lung metastasis of bladder cancer</w:t>
      </w:r>
      <w:r w:rsidRPr="00330620">
        <w:rPr>
          <w:rFonts w:ascii="Times New Roman" w:hAnsi="Times New Roman" w:cs="Times New Roman"/>
        </w:rPr>
        <w:t xml:space="preserve">, Cell Adhesion &amp; Migration </w:t>
      </w:r>
      <w:r w:rsidRPr="00330620">
        <w:rPr>
          <w:rFonts w:ascii="Times New Roman" w:hAnsi="Times New Roman" w:cs="Times New Roman"/>
          <w:b/>
        </w:rPr>
        <w:t>13</w:t>
      </w:r>
      <w:r w:rsidRPr="00330620">
        <w:rPr>
          <w:rFonts w:ascii="Times New Roman" w:hAnsi="Times New Roman" w:cs="Times New Roman"/>
        </w:rPr>
        <w:t>, 236 (2019).</w:t>
      </w:r>
    </w:p>
    <w:p w14:paraId="02F269EA" w14:textId="77777777" w:rsidR="00E469AE" w:rsidRPr="00330620" w:rsidRDefault="00AD7F58">
      <w:pPr>
        <w:pStyle w:val="Bibliography"/>
        <w:rPr>
          <w:rFonts w:ascii="Times New Roman" w:hAnsi="Times New Roman" w:cs="Times New Roman"/>
        </w:rPr>
      </w:pPr>
      <w:bookmarkStart w:id="65" w:name="ref-Janin2016"/>
      <w:bookmarkEnd w:id="64"/>
      <w:r w:rsidRPr="00330620">
        <w:rPr>
          <w:rFonts w:ascii="Times New Roman" w:hAnsi="Times New Roman" w:cs="Times New Roman"/>
        </w:rPr>
        <w:t xml:space="preserve">[30] M. </w:t>
      </w:r>
      <w:proofErr w:type="spellStart"/>
      <w:r w:rsidRPr="00330620">
        <w:rPr>
          <w:rFonts w:ascii="Times New Roman" w:hAnsi="Times New Roman" w:cs="Times New Roman"/>
        </w:rPr>
        <w:t>Janin</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Esteller</w:t>
      </w:r>
      <w:proofErr w:type="spellEnd"/>
      <w:r w:rsidRPr="00330620">
        <w:rPr>
          <w:rFonts w:ascii="Times New Roman" w:hAnsi="Times New Roman" w:cs="Times New Roman"/>
        </w:rPr>
        <w:t xml:space="preserve">, </w:t>
      </w:r>
      <w:r w:rsidRPr="00330620">
        <w:rPr>
          <w:rFonts w:ascii="Times New Roman" w:hAnsi="Times New Roman" w:cs="Times New Roman"/>
          <w:i/>
        </w:rPr>
        <w:t>Oncometabolite Accumulation and Epithelial-to-Mesenchymal Transition: The Turn of Fumarate</w:t>
      </w:r>
      <w:r w:rsidRPr="00330620">
        <w:rPr>
          <w:rFonts w:ascii="Times New Roman" w:hAnsi="Times New Roman" w:cs="Times New Roman"/>
        </w:rPr>
        <w:t xml:space="preserve">, Cell Metabolism </w:t>
      </w:r>
      <w:r w:rsidRPr="00330620">
        <w:rPr>
          <w:rFonts w:ascii="Times New Roman" w:hAnsi="Times New Roman" w:cs="Times New Roman"/>
          <w:b/>
        </w:rPr>
        <w:t>24</w:t>
      </w:r>
      <w:r w:rsidRPr="00330620">
        <w:rPr>
          <w:rFonts w:ascii="Times New Roman" w:hAnsi="Times New Roman" w:cs="Times New Roman"/>
        </w:rPr>
        <w:t>, 529 (2016).</w:t>
      </w:r>
    </w:p>
    <w:p w14:paraId="28D5D9FA" w14:textId="77777777" w:rsidR="00E469AE" w:rsidRPr="00330620" w:rsidRDefault="00AD7F58">
      <w:pPr>
        <w:pStyle w:val="Bibliography"/>
        <w:rPr>
          <w:rFonts w:ascii="Times New Roman" w:hAnsi="Times New Roman" w:cs="Times New Roman"/>
        </w:rPr>
      </w:pPr>
      <w:bookmarkStart w:id="66" w:name="ref-Zhang2019"/>
      <w:bookmarkEnd w:id="65"/>
      <w:r w:rsidRPr="00330620">
        <w:rPr>
          <w:rFonts w:ascii="Times New Roman" w:hAnsi="Times New Roman" w:cs="Times New Roman"/>
        </w:rPr>
        <w:t xml:space="preserve">[31] Q. Zhang, S. Zheng, S. Wang, W. Wang, H. Xing, and S. Xu, </w:t>
      </w:r>
      <w:r w:rsidRPr="00330620">
        <w:rPr>
          <w:rFonts w:ascii="Times New Roman" w:hAnsi="Times New Roman" w:cs="Times New Roman"/>
          <w:i/>
        </w:rPr>
        <w:t>Chlorpyrifos induced oxidative stress to promote apoptosis and autophagy through the regulation of miR-19a-AMPK axis in common carp</w:t>
      </w:r>
      <w:r w:rsidRPr="00330620">
        <w:rPr>
          <w:rFonts w:ascii="Times New Roman" w:hAnsi="Times New Roman" w:cs="Times New Roman"/>
        </w:rPr>
        <w:t xml:space="preserve">, Fish &amp; Shellfish Immunology </w:t>
      </w:r>
      <w:r w:rsidRPr="00330620">
        <w:rPr>
          <w:rFonts w:ascii="Times New Roman" w:hAnsi="Times New Roman" w:cs="Times New Roman"/>
          <w:b/>
        </w:rPr>
        <w:t>93</w:t>
      </w:r>
      <w:r w:rsidRPr="00330620">
        <w:rPr>
          <w:rFonts w:ascii="Times New Roman" w:hAnsi="Times New Roman" w:cs="Times New Roman"/>
        </w:rPr>
        <w:t>, 1093 (2019).</w:t>
      </w:r>
    </w:p>
    <w:p w14:paraId="2F18067E" w14:textId="77777777" w:rsidR="00E469AE" w:rsidRPr="00330620" w:rsidRDefault="00AD7F58">
      <w:pPr>
        <w:pStyle w:val="Bibliography"/>
        <w:rPr>
          <w:rFonts w:ascii="Times New Roman" w:hAnsi="Times New Roman" w:cs="Times New Roman"/>
        </w:rPr>
      </w:pPr>
      <w:bookmarkStart w:id="67" w:name="ref-Radisky2005"/>
      <w:bookmarkEnd w:id="66"/>
      <w:r w:rsidRPr="00330620">
        <w:rPr>
          <w:rFonts w:ascii="Times New Roman" w:hAnsi="Times New Roman" w:cs="Times New Roman"/>
        </w:rPr>
        <w:t xml:space="preserve">[32] D. C.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D. D. Levy, L. E. </w:t>
      </w:r>
      <w:proofErr w:type="spellStart"/>
      <w:r w:rsidRPr="00330620">
        <w:rPr>
          <w:rFonts w:ascii="Times New Roman" w:hAnsi="Times New Roman" w:cs="Times New Roman"/>
        </w:rPr>
        <w:t>Littlepage</w:t>
      </w:r>
      <w:proofErr w:type="spellEnd"/>
      <w:r w:rsidRPr="00330620">
        <w:rPr>
          <w:rFonts w:ascii="Times New Roman" w:hAnsi="Times New Roman" w:cs="Times New Roman"/>
        </w:rPr>
        <w:t xml:space="preserve">, H. Liu, C. M. Nelson, J. E. Fata, D. </w:t>
      </w:r>
      <w:proofErr w:type="spellStart"/>
      <w:r w:rsidRPr="00330620">
        <w:rPr>
          <w:rFonts w:ascii="Times New Roman" w:hAnsi="Times New Roman" w:cs="Times New Roman"/>
        </w:rPr>
        <w:t>Leake</w:t>
      </w:r>
      <w:proofErr w:type="spellEnd"/>
      <w:r w:rsidRPr="00330620">
        <w:rPr>
          <w:rFonts w:ascii="Times New Roman" w:hAnsi="Times New Roman" w:cs="Times New Roman"/>
        </w:rPr>
        <w:t xml:space="preserve">, E. L. Godden, D. G. Albertson, M. A. Nieto, Z. </w:t>
      </w:r>
      <w:proofErr w:type="spellStart"/>
      <w:r w:rsidRPr="00330620">
        <w:rPr>
          <w:rFonts w:ascii="Times New Roman" w:hAnsi="Times New Roman" w:cs="Times New Roman"/>
        </w:rPr>
        <w:t>Werb</w:t>
      </w:r>
      <w:proofErr w:type="spellEnd"/>
      <w:r w:rsidRPr="00330620">
        <w:rPr>
          <w:rFonts w:ascii="Times New Roman" w:hAnsi="Times New Roman" w:cs="Times New Roman"/>
        </w:rPr>
        <w:t xml:space="preserve">, and M. J. Bissell, </w:t>
      </w:r>
      <w:r w:rsidRPr="00330620">
        <w:rPr>
          <w:rFonts w:ascii="Times New Roman" w:hAnsi="Times New Roman" w:cs="Times New Roman"/>
          <w:i/>
        </w:rPr>
        <w:t>Rac1b and reactive oxygen species mediate MMP-3-induced EMT and genomic instability</w:t>
      </w:r>
      <w:r w:rsidRPr="00330620">
        <w:rPr>
          <w:rFonts w:ascii="Times New Roman" w:hAnsi="Times New Roman" w:cs="Times New Roman"/>
        </w:rPr>
        <w:t xml:space="preserve">, Nature </w:t>
      </w:r>
      <w:r w:rsidRPr="00330620">
        <w:rPr>
          <w:rFonts w:ascii="Times New Roman" w:hAnsi="Times New Roman" w:cs="Times New Roman"/>
          <w:b/>
        </w:rPr>
        <w:t>436</w:t>
      </w:r>
      <w:r w:rsidRPr="00330620">
        <w:rPr>
          <w:rFonts w:ascii="Times New Roman" w:hAnsi="Times New Roman" w:cs="Times New Roman"/>
        </w:rPr>
        <w:t>, 123 (2005).</w:t>
      </w:r>
    </w:p>
    <w:p w14:paraId="47BDE2DE" w14:textId="77777777" w:rsidR="00E469AE" w:rsidRPr="00330620" w:rsidRDefault="00AD7F58">
      <w:pPr>
        <w:pStyle w:val="Bibliography"/>
        <w:rPr>
          <w:rFonts w:ascii="Times New Roman" w:hAnsi="Times New Roman" w:cs="Times New Roman"/>
        </w:rPr>
      </w:pPr>
      <w:bookmarkStart w:id="68" w:name="ref-Saxena2020"/>
      <w:bookmarkEnd w:id="67"/>
      <w:r w:rsidRPr="00330620">
        <w:rPr>
          <w:rFonts w:ascii="Times New Roman" w:hAnsi="Times New Roman" w:cs="Times New Roman"/>
        </w:rPr>
        <w:t xml:space="preserve">[33] K. Saxena, M. K. Jolly, and K. Balamurugan, </w:t>
      </w:r>
      <w:r w:rsidRPr="00330620">
        <w:rPr>
          <w:rFonts w:ascii="Times New Roman" w:hAnsi="Times New Roman" w:cs="Times New Roman"/>
          <w:i/>
        </w:rPr>
        <w:t>Hypoxia, partial EMT and collective migration: Emerging culprits in metastasis</w:t>
      </w:r>
      <w:r w:rsidRPr="00330620">
        <w:rPr>
          <w:rFonts w:ascii="Times New Roman" w:hAnsi="Times New Roman" w:cs="Times New Roman"/>
        </w:rPr>
        <w:t xml:space="preserve">, Translational Oncology </w:t>
      </w:r>
      <w:r w:rsidRPr="00330620">
        <w:rPr>
          <w:rFonts w:ascii="Times New Roman" w:hAnsi="Times New Roman" w:cs="Times New Roman"/>
          <w:b/>
        </w:rPr>
        <w:t>13</w:t>
      </w:r>
      <w:r w:rsidRPr="00330620">
        <w:rPr>
          <w:rFonts w:ascii="Times New Roman" w:hAnsi="Times New Roman" w:cs="Times New Roman"/>
        </w:rPr>
        <w:t>, 100845 (2020).</w:t>
      </w:r>
    </w:p>
    <w:p w14:paraId="5AB54958" w14:textId="77777777" w:rsidR="00E469AE" w:rsidRPr="00330620" w:rsidRDefault="00AD7F58">
      <w:pPr>
        <w:pStyle w:val="Bibliography"/>
        <w:rPr>
          <w:rFonts w:ascii="Times New Roman" w:hAnsi="Times New Roman" w:cs="Times New Roman"/>
        </w:rPr>
      </w:pPr>
      <w:bookmarkStart w:id="69" w:name="ref-Babaei2021"/>
      <w:bookmarkEnd w:id="68"/>
      <w:r w:rsidRPr="00330620">
        <w:rPr>
          <w:rFonts w:ascii="Times New Roman" w:hAnsi="Times New Roman" w:cs="Times New Roman"/>
        </w:rPr>
        <w:t xml:space="preserve">[34] G. </w:t>
      </w:r>
      <w:proofErr w:type="spellStart"/>
      <w:r w:rsidRPr="00330620">
        <w:rPr>
          <w:rFonts w:ascii="Times New Roman" w:hAnsi="Times New Roman" w:cs="Times New Roman"/>
        </w:rPr>
        <w:t>Babaei</w:t>
      </w:r>
      <w:proofErr w:type="spellEnd"/>
      <w:r w:rsidRPr="00330620">
        <w:rPr>
          <w:rFonts w:ascii="Times New Roman" w:hAnsi="Times New Roman" w:cs="Times New Roman"/>
        </w:rPr>
        <w:t xml:space="preserve">, N. </w:t>
      </w:r>
      <w:proofErr w:type="spellStart"/>
      <w:r w:rsidRPr="00330620">
        <w:rPr>
          <w:rFonts w:ascii="Times New Roman" w:hAnsi="Times New Roman" w:cs="Times New Roman"/>
        </w:rPr>
        <w:t>Raei</w:t>
      </w:r>
      <w:proofErr w:type="spellEnd"/>
      <w:r w:rsidRPr="00330620">
        <w:rPr>
          <w:rFonts w:ascii="Times New Roman" w:hAnsi="Times New Roman" w:cs="Times New Roman"/>
        </w:rPr>
        <w:t xml:space="preserve">, A. T. </w:t>
      </w:r>
      <w:proofErr w:type="spellStart"/>
      <w:r w:rsidRPr="00330620">
        <w:rPr>
          <w:rFonts w:ascii="Times New Roman" w:hAnsi="Times New Roman" w:cs="Times New Roman"/>
        </w:rPr>
        <w:t>milani</w:t>
      </w:r>
      <w:proofErr w:type="spellEnd"/>
      <w:r w:rsidRPr="00330620">
        <w:rPr>
          <w:rFonts w:ascii="Times New Roman" w:hAnsi="Times New Roman" w:cs="Times New Roman"/>
        </w:rPr>
        <w:t xml:space="preserve">, S. G.-G. Aziz, N. </w:t>
      </w:r>
      <w:proofErr w:type="spellStart"/>
      <w:r w:rsidRPr="00330620">
        <w:rPr>
          <w:rFonts w:ascii="Times New Roman" w:hAnsi="Times New Roman" w:cs="Times New Roman"/>
        </w:rPr>
        <w:t>Pourjabbar</w:t>
      </w:r>
      <w:proofErr w:type="spellEnd"/>
      <w:r w:rsidRPr="00330620">
        <w:rPr>
          <w:rFonts w:ascii="Times New Roman" w:hAnsi="Times New Roman" w:cs="Times New Roman"/>
        </w:rPr>
        <w:t xml:space="preserve">, and F. </w:t>
      </w:r>
      <w:proofErr w:type="spellStart"/>
      <w:r w:rsidRPr="00330620">
        <w:rPr>
          <w:rFonts w:ascii="Times New Roman" w:hAnsi="Times New Roman" w:cs="Times New Roman"/>
        </w:rPr>
        <w:t>Geravand</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emerging role of miR-200 family in metastasis: focus on EMT, CSCs, angiogenesis, and </w:t>
      </w:r>
      <w:proofErr w:type="spellStart"/>
      <w:r w:rsidRPr="00330620">
        <w:rPr>
          <w:rFonts w:ascii="Times New Roman" w:hAnsi="Times New Roman" w:cs="Times New Roman"/>
          <w:i/>
        </w:rPr>
        <w:t>anoikis</w:t>
      </w:r>
      <w:proofErr w:type="spellEnd"/>
      <w:r w:rsidRPr="00330620">
        <w:rPr>
          <w:rFonts w:ascii="Times New Roman" w:hAnsi="Times New Roman" w:cs="Times New Roman"/>
        </w:rPr>
        <w:t xml:space="preserve">, Molecular Biology Reports </w:t>
      </w:r>
      <w:r w:rsidRPr="00330620">
        <w:rPr>
          <w:rFonts w:ascii="Times New Roman" w:hAnsi="Times New Roman" w:cs="Times New Roman"/>
          <w:b/>
        </w:rPr>
        <w:t>48</w:t>
      </w:r>
      <w:r w:rsidRPr="00330620">
        <w:rPr>
          <w:rFonts w:ascii="Times New Roman" w:hAnsi="Times New Roman" w:cs="Times New Roman"/>
        </w:rPr>
        <w:t>, 6935 (2021).</w:t>
      </w:r>
    </w:p>
    <w:p w14:paraId="6945F650" w14:textId="77777777" w:rsidR="007A3C13" w:rsidRDefault="00AD7F58">
      <w:pPr>
        <w:divId w:val="1197737628"/>
        <w:rPr>
          <w:rFonts w:ascii="Times New Roman" w:hAnsi="Times New Roman" w:cs="Times New Roman"/>
        </w:rPr>
      </w:pPr>
      <w:bookmarkStart w:id="70" w:name="ref-LeBleu2014"/>
      <w:bookmarkEnd w:id="69"/>
      <w:r w:rsidRPr="00330620">
        <w:rPr>
          <w:rFonts w:ascii="Times New Roman" w:hAnsi="Times New Roman" w:cs="Times New Roman"/>
        </w:rPr>
        <w:t xml:space="preserve">[35] V. S. </w:t>
      </w:r>
      <w:proofErr w:type="spellStart"/>
      <w:r w:rsidRPr="00330620">
        <w:rPr>
          <w:rFonts w:ascii="Times New Roman" w:hAnsi="Times New Roman" w:cs="Times New Roman"/>
        </w:rPr>
        <w:t>LeBleu</w:t>
      </w:r>
      <w:proofErr w:type="spellEnd"/>
      <w:r w:rsidRPr="00330620">
        <w:rPr>
          <w:rFonts w:ascii="Times New Roman" w:hAnsi="Times New Roman" w:cs="Times New Roman"/>
        </w:rPr>
        <w:t xml:space="preserve">, J. T. O’Connell, K. N. G. Herrera, H. </w:t>
      </w:r>
      <w:proofErr w:type="spellStart"/>
      <w:r w:rsidRPr="00330620">
        <w:rPr>
          <w:rFonts w:ascii="Times New Roman" w:hAnsi="Times New Roman" w:cs="Times New Roman"/>
        </w:rPr>
        <w:t>Wikman</w:t>
      </w:r>
      <w:proofErr w:type="spellEnd"/>
      <w:r w:rsidRPr="00330620">
        <w:rPr>
          <w:rFonts w:ascii="Times New Roman" w:hAnsi="Times New Roman" w:cs="Times New Roman"/>
        </w:rPr>
        <w:t xml:space="preserve">, K. </w:t>
      </w:r>
      <w:proofErr w:type="spellStart"/>
      <w:r w:rsidRPr="00330620">
        <w:rPr>
          <w:rFonts w:ascii="Times New Roman" w:hAnsi="Times New Roman" w:cs="Times New Roman"/>
        </w:rPr>
        <w:t>Pantel</w:t>
      </w:r>
      <w:proofErr w:type="spellEnd"/>
      <w:r w:rsidRPr="00330620">
        <w:rPr>
          <w:rFonts w:ascii="Times New Roman" w:hAnsi="Times New Roman" w:cs="Times New Roman"/>
        </w:rPr>
        <w:t xml:space="preserve">, M. C. </w:t>
      </w:r>
      <w:proofErr w:type="spellStart"/>
      <w:r w:rsidRPr="00330620">
        <w:rPr>
          <w:rFonts w:ascii="Times New Roman" w:hAnsi="Times New Roman" w:cs="Times New Roman"/>
        </w:rPr>
        <w:t>Haigis</w:t>
      </w:r>
      <w:proofErr w:type="spellEnd"/>
      <w:r w:rsidRPr="00330620">
        <w:rPr>
          <w:rFonts w:ascii="Times New Roman" w:hAnsi="Times New Roman" w:cs="Times New Roman"/>
        </w:rPr>
        <w:t xml:space="preserve">, F. M. de Carvalho, A. </w:t>
      </w:r>
      <w:proofErr w:type="spellStart"/>
      <w:r w:rsidRPr="00330620">
        <w:rPr>
          <w:rFonts w:ascii="Times New Roman" w:hAnsi="Times New Roman" w:cs="Times New Roman"/>
        </w:rPr>
        <w:t>Damascena</w:t>
      </w:r>
      <w:proofErr w:type="spellEnd"/>
      <w:r w:rsidRPr="00330620">
        <w:rPr>
          <w:rFonts w:ascii="Times New Roman" w:hAnsi="Times New Roman" w:cs="Times New Roman"/>
        </w:rPr>
        <w:t xml:space="preserve">, L. T. D. </w:t>
      </w:r>
      <w:proofErr w:type="spellStart"/>
      <w:r w:rsidRPr="00330620">
        <w:rPr>
          <w:rFonts w:ascii="Times New Roman" w:hAnsi="Times New Roman" w:cs="Times New Roman"/>
        </w:rPr>
        <w:t>Chinen</w:t>
      </w:r>
      <w:proofErr w:type="spellEnd"/>
      <w:r w:rsidRPr="00330620">
        <w:rPr>
          <w:rFonts w:ascii="Times New Roman" w:hAnsi="Times New Roman" w:cs="Times New Roman"/>
        </w:rPr>
        <w:t xml:space="preserve">, R. M. Rocha, J. M. </w:t>
      </w:r>
      <w:proofErr w:type="spellStart"/>
      <w:r w:rsidRPr="00330620">
        <w:rPr>
          <w:rFonts w:ascii="Times New Roman" w:hAnsi="Times New Roman" w:cs="Times New Roman"/>
        </w:rPr>
        <w:t>Asara</w:t>
      </w:r>
      <w:proofErr w:type="spellEnd"/>
      <w:r w:rsidRPr="00330620">
        <w:rPr>
          <w:rFonts w:ascii="Times New Roman" w:hAnsi="Times New Roman" w:cs="Times New Roman"/>
        </w:rPr>
        <w:t xml:space="preserve">, and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PGC-1a mediates mitochondrial biogenesis and oxidative phosphorylation in cancer cells to promote metastasis</w:t>
      </w:r>
      <w:r w:rsidRPr="00330620">
        <w:rPr>
          <w:rFonts w:ascii="Times New Roman" w:hAnsi="Times New Roman" w:cs="Times New Roman"/>
        </w:rPr>
        <w:t xml:space="preserve">, Nature Cell Biology </w:t>
      </w:r>
      <w:r w:rsidRPr="00330620">
        <w:rPr>
          <w:rFonts w:ascii="Times New Roman" w:hAnsi="Times New Roman" w:cs="Times New Roman"/>
          <w:b/>
        </w:rPr>
        <w:t>16</w:t>
      </w:r>
      <w:r w:rsidRPr="00330620">
        <w:rPr>
          <w:rFonts w:ascii="Times New Roman" w:hAnsi="Times New Roman" w:cs="Times New Roman"/>
        </w:rPr>
        <w:t>, 992 (2014).</w:t>
      </w:r>
      <w:bookmarkEnd w:id="36"/>
      <w:bookmarkEnd w:id="70"/>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79E4702C" w14:textId="77777777" w:rsidR="00947D8A" w:rsidRPr="00947D8A" w:rsidRDefault="00947D8A">
          <w:pPr>
            <w:divId w:val="714933417"/>
            <w:rPr>
              <w:rFonts w:ascii="Times New Roman" w:eastAsia="Times New Roman" w:hAnsi="Times New Roman" w:cs="Times New Roman"/>
              <w:color w:val="000000"/>
            </w:rPr>
          </w:pPr>
        </w:p>
        <w:p w14:paraId="4BB04F15" w14:textId="77777777" w:rsidR="00947D8A" w:rsidRPr="00947D8A" w:rsidRDefault="00947D8A">
          <w:pPr>
            <w:pStyle w:val="csl-entry"/>
            <w:divId w:val="714933417"/>
            <w:rPr>
              <w:color w:val="000000"/>
            </w:rPr>
          </w:pPr>
          <w:r w:rsidRPr="00947D8A">
            <w:rPr>
              <w:color w:val="000000"/>
            </w:rPr>
            <w:t xml:space="preserve">1. Hanahan D. Hallmarks of Cancer: New Dimensions. Cancer </w:t>
          </w:r>
          <w:proofErr w:type="spellStart"/>
          <w:r w:rsidRPr="00947D8A">
            <w:rPr>
              <w:color w:val="000000"/>
            </w:rPr>
            <w:t>Discov</w:t>
          </w:r>
          <w:proofErr w:type="spellEnd"/>
          <w:r w:rsidRPr="00947D8A">
            <w:rPr>
              <w:color w:val="000000"/>
            </w:rPr>
            <w:t>. 2022;12(1):31–46.</w:t>
          </w:r>
        </w:p>
        <w:p w14:paraId="45D6AAD3" w14:textId="77777777" w:rsidR="00947D8A" w:rsidRPr="00947D8A" w:rsidRDefault="00947D8A">
          <w:pPr>
            <w:pStyle w:val="csl-entry"/>
            <w:divId w:val="714933417"/>
            <w:rPr>
              <w:color w:val="000000"/>
            </w:rPr>
          </w:pPr>
          <w:r w:rsidRPr="00947D8A">
            <w:rPr>
              <w:color w:val="000000"/>
            </w:rPr>
            <w:t xml:space="preserve">2. </w:t>
          </w:r>
          <w:proofErr w:type="spellStart"/>
          <w:r w:rsidRPr="00947D8A">
            <w:rPr>
              <w:color w:val="000000"/>
            </w:rPr>
            <w:t>Kalluri</w:t>
          </w:r>
          <w:proofErr w:type="spellEnd"/>
          <w:r w:rsidRPr="00947D8A">
            <w:rPr>
              <w:color w:val="000000"/>
            </w:rPr>
            <w:t xml:space="preserve"> R. EMT: When epithelial cells decide to become mesenchymal-like cells. J Clin Invest. 2009;119(6):1417–9.</w:t>
          </w:r>
        </w:p>
        <w:p w14:paraId="57644475" w14:textId="77777777" w:rsidR="00947D8A" w:rsidRPr="00947D8A" w:rsidRDefault="00947D8A">
          <w:pPr>
            <w:pStyle w:val="csl-entry"/>
            <w:divId w:val="714933417"/>
            <w:rPr>
              <w:color w:val="000000"/>
            </w:rPr>
          </w:pPr>
          <w:r w:rsidRPr="00947D8A">
            <w:rPr>
              <w:color w:val="000000"/>
            </w:rPr>
            <w:t xml:space="preserve">3. Hay ED. The mesenchymal cell, its role in the embryo, and the remarkable signaling mechanisms that create it. Dev </w:t>
          </w:r>
          <w:proofErr w:type="spellStart"/>
          <w:r w:rsidRPr="00947D8A">
            <w:rPr>
              <w:color w:val="000000"/>
            </w:rPr>
            <w:t>Dynam</w:t>
          </w:r>
          <w:proofErr w:type="spellEnd"/>
          <w:r w:rsidRPr="00947D8A">
            <w:rPr>
              <w:color w:val="000000"/>
            </w:rPr>
            <w:t>. 2005;233(3):706–20.</w:t>
          </w:r>
        </w:p>
        <w:p w14:paraId="3CA3143F" w14:textId="77777777" w:rsidR="00947D8A" w:rsidRPr="00947D8A" w:rsidRDefault="00947D8A">
          <w:pPr>
            <w:pStyle w:val="csl-entry"/>
            <w:divId w:val="714933417"/>
            <w:rPr>
              <w:color w:val="000000"/>
            </w:rPr>
          </w:pPr>
          <w:r w:rsidRPr="00947D8A">
            <w:rPr>
              <w:color w:val="000000"/>
            </w:rPr>
            <w:t xml:space="preserve">4. </w:t>
          </w:r>
          <w:proofErr w:type="spellStart"/>
          <w:r w:rsidRPr="00947D8A">
            <w:rPr>
              <w:color w:val="000000"/>
            </w:rPr>
            <w:t>Pietilä</w:t>
          </w:r>
          <w:proofErr w:type="spellEnd"/>
          <w:r w:rsidRPr="00947D8A">
            <w:rPr>
              <w:color w:val="000000"/>
            </w:rPr>
            <w:t xml:space="preserve"> M, </w:t>
          </w:r>
          <w:proofErr w:type="spellStart"/>
          <w:r w:rsidRPr="00947D8A">
            <w:rPr>
              <w:color w:val="000000"/>
            </w:rPr>
            <w:t>Ivaska</w:t>
          </w:r>
          <w:proofErr w:type="spellEnd"/>
          <w:r w:rsidRPr="00947D8A">
            <w:rPr>
              <w:color w:val="000000"/>
            </w:rPr>
            <w:t xml:space="preserve"> J, Mani SA. Whom to blame for metastasis, the epithelial–mesenchymal transition or the tumor microenvironment? Cancer Lett. 2016;380(1):359–68.</w:t>
          </w:r>
        </w:p>
        <w:p w14:paraId="574C8343" w14:textId="77777777" w:rsidR="00947D8A" w:rsidRPr="00947D8A" w:rsidRDefault="00947D8A">
          <w:pPr>
            <w:pStyle w:val="csl-entry"/>
            <w:divId w:val="714933417"/>
            <w:rPr>
              <w:color w:val="000000"/>
            </w:rPr>
          </w:pPr>
          <w:r w:rsidRPr="00947D8A">
            <w:rPr>
              <w:color w:val="000000"/>
            </w:rPr>
            <w:t xml:space="preserve">5. Talbot LJ, Bhattacharya SD, </w:t>
          </w:r>
          <w:proofErr w:type="spellStart"/>
          <w:r w:rsidRPr="00947D8A">
            <w:rPr>
              <w:color w:val="000000"/>
            </w:rPr>
            <w:t>Kuo</w:t>
          </w:r>
          <w:proofErr w:type="spellEnd"/>
          <w:r w:rsidRPr="00947D8A">
            <w:rPr>
              <w:color w:val="000000"/>
            </w:rPr>
            <w:t xml:space="preserve"> PC. Epithelial-mesenchymal transition, the tumor microenvironment, and metastatic behavior of epithelial malignancies. Int J </w:t>
          </w:r>
          <w:proofErr w:type="spellStart"/>
          <w:r w:rsidRPr="00947D8A">
            <w:rPr>
              <w:color w:val="000000"/>
            </w:rPr>
            <w:t>Biochem</w:t>
          </w:r>
          <w:proofErr w:type="spellEnd"/>
          <w:r w:rsidRPr="00947D8A">
            <w:rPr>
              <w:color w:val="000000"/>
            </w:rPr>
            <w:t xml:space="preserve"> Mol Biol. 2012 May 18;3(2):117–36.</w:t>
          </w:r>
        </w:p>
        <w:p w14:paraId="2D547B08" w14:textId="77777777" w:rsidR="00947D8A" w:rsidRPr="00947D8A" w:rsidRDefault="00947D8A">
          <w:pPr>
            <w:pStyle w:val="csl-entry"/>
            <w:divId w:val="714933417"/>
            <w:rPr>
              <w:color w:val="000000"/>
            </w:rPr>
          </w:pPr>
          <w:r w:rsidRPr="00947D8A">
            <w:rPr>
              <w:color w:val="000000"/>
            </w:rPr>
            <w:t xml:space="preserve">6. Cho ES, Kang HE, Kim NH, </w:t>
          </w:r>
          <w:proofErr w:type="spellStart"/>
          <w:r w:rsidRPr="00947D8A">
            <w:rPr>
              <w:color w:val="000000"/>
            </w:rPr>
            <w:t>Yook</w:t>
          </w:r>
          <w:proofErr w:type="spellEnd"/>
          <w:r w:rsidRPr="00947D8A">
            <w:rPr>
              <w:color w:val="000000"/>
            </w:rPr>
            <w:t xml:space="preserve"> JI. Therapeutic implications of cancer epithelial-mesenchymal transition (EMT). Arch Pharm Res. 2019;42(1):14–24.</w:t>
          </w:r>
        </w:p>
        <w:p w14:paraId="1D00A5A5" w14:textId="77777777" w:rsidR="00947D8A" w:rsidRPr="00947D8A" w:rsidRDefault="00947D8A">
          <w:pPr>
            <w:pStyle w:val="csl-entry"/>
            <w:divId w:val="714933417"/>
            <w:rPr>
              <w:color w:val="000000"/>
            </w:rPr>
          </w:pPr>
          <w:r w:rsidRPr="00947D8A">
            <w:rPr>
              <w:color w:val="000000"/>
            </w:rPr>
            <w:t xml:space="preserve">7. Lu M, Jolly MK, Levine H, </w:t>
          </w:r>
          <w:proofErr w:type="spellStart"/>
          <w:r w:rsidRPr="00947D8A">
            <w:rPr>
              <w:color w:val="000000"/>
            </w:rPr>
            <w:t>Onuchic</w:t>
          </w:r>
          <w:proofErr w:type="spellEnd"/>
          <w:r w:rsidRPr="00947D8A">
            <w:rPr>
              <w:color w:val="000000"/>
            </w:rPr>
            <w:t xml:space="preserve"> JN, Ben-Jacob E. MicroRNA-based regulation of epithelial–hybrid–mesenchymal fate determination. Proc National </w:t>
          </w:r>
          <w:proofErr w:type="spellStart"/>
          <w:r w:rsidRPr="00947D8A">
            <w:rPr>
              <w:color w:val="000000"/>
            </w:rPr>
            <w:t>Acad</w:t>
          </w:r>
          <w:proofErr w:type="spellEnd"/>
          <w:r w:rsidRPr="00947D8A">
            <w:rPr>
              <w:color w:val="000000"/>
            </w:rPr>
            <w:t xml:space="preserve"> Sci. 2013;110(45):18144–9.</w:t>
          </w:r>
        </w:p>
        <w:p w14:paraId="3CDF6636" w14:textId="77777777" w:rsidR="00947D8A" w:rsidRPr="00947D8A" w:rsidRDefault="00947D8A">
          <w:pPr>
            <w:pStyle w:val="csl-entry"/>
            <w:divId w:val="714933417"/>
            <w:rPr>
              <w:color w:val="000000"/>
            </w:rPr>
          </w:pPr>
          <w:r w:rsidRPr="00947D8A">
            <w:rPr>
              <w:color w:val="000000"/>
            </w:rPr>
            <w:t xml:space="preserve">8. </w:t>
          </w:r>
          <w:proofErr w:type="spellStart"/>
          <w:r w:rsidRPr="00947D8A">
            <w:rPr>
              <w:color w:val="000000"/>
            </w:rPr>
            <w:t>Saitoh</w:t>
          </w:r>
          <w:proofErr w:type="spellEnd"/>
          <w:r w:rsidRPr="00947D8A">
            <w:rPr>
              <w:color w:val="000000"/>
            </w:rPr>
            <w:t xml:space="preserve"> M. Involvement of partial EMT in cancer progression. J </w:t>
          </w:r>
          <w:proofErr w:type="spellStart"/>
          <w:r w:rsidRPr="00947D8A">
            <w:rPr>
              <w:color w:val="000000"/>
            </w:rPr>
            <w:t>Biochem</w:t>
          </w:r>
          <w:proofErr w:type="spellEnd"/>
          <w:r w:rsidRPr="00947D8A">
            <w:rPr>
              <w:color w:val="000000"/>
            </w:rPr>
            <w:t>. 2018;164(4):257–64.</w:t>
          </w:r>
        </w:p>
        <w:p w14:paraId="6160F317" w14:textId="77777777" w:rsidR="00947D8A" w:rsidRPr="00947D8A" w:rsidRDefault="00947D8A">
          <w:pPr>
            <w:pStyle w:val="csl-entry"/>
            <w:divId w:val="714933417"/>
            <w:rPr>
              <w:color w:val="000000"/>
            </w:rPr>
          </w:pPr>
          <w:r w:rsidRPr="00947D8A">
            <w:rPr>
              <w:color w:val="000000"/>
            </w:rPr>
            <w:t xml:space="preserve">9. Saxena K, Jolly MK, Balamurugan K. Hypoxia, partial EMT and collective migration: Emerging culprits in metastasis. </w:t>
          </w:r>
          <w:proofErr w:type="spellStart"/>
          <w:r w:rsidRPr="00947D8A">
            <w:rPr>
              <w:color w:val="000000"/>
            </w:rPr>
            <w:t>Transl</w:t>
          </w:r>
          <w:proofErr w:type="spellEnd"/>
          <w:r w:rsidRPr="00947D8A">
            <w:rPr>
              <w:color w:val="000000"/>
            </w:rPr>
            <w:t xml:space="preserve"> Oncol. 2020;13(11):100845.</w:t>
          </w:r>
        </w:p>
        <w:p w14:paraId="5F5AB283" w14:textId="77777777" w:rsidR="00947D8A" w:rsidRPr="00947D8A" w:rsidRDefault="00947D8A">
          <w:pPr>
            <w:pStyle w:val="csl-entry"/>
            <w:divId w:val="714933417"/>
            <w:rPr>
              <w:color w:val="000000"/>
            </w:rPr>
          </w:pPr>
          <w:r w:rsidRPr="00947D8A">
            <w:rPr>
              <w:color w:val="000000"/>
            </w:rPr>
            <w:t xml:space="preserve">10. Bakir B, </w:t>
          </w:r>
          <w:proofErr w:type="spellStart"/>
          <w:r w:rsidRPr="00947D8A">
            <w:rPr>
              <w:color w:val="000000"/>
            </w:rPr>
            <w:t>Chiarella</w:t>
          </w:r>
          <w:proofErr w:type="spellEnd"/>
          <w:r w:rsidRPr="00947D8A">
            <w:rPr>
              <w:color w:val="000000"/>
            </w:rPr>
            <w:t xml:space="preserve"> AM, </w:t>
          </w:r>
          <w:proofErr w:type="spellStart"/>
          <w:r w:rsidRPr="00947D8A">
            <w:rPr>
              <w:color w:val="000000"/>
            </w:rPr>
            <w:t>Pitarresi</w:t>
          </w:r>
          <w:proofErr w:type="spellEnd"/>
          <w:r w:rsidRPr="00947D8A">
            <w:rPr>
              <w:color w:val="000000"/>
            </w:rPr>
            <w:t xml:space="preserve"> JR, </w:t>
          </w:r>
          <w:proofErr w:type="spellStart"/>
          <w:r w:rsidRPr="00947D8A">
            <w:rPr>
              <w:color w:val="000000"/>
            </w:rPr>
            <w:t>Rustgi</w:t>
          </w:r>
          <w:proofErr w:type="spellEnd"/>
          <w:r w:rsidRPr="00947D8A">
            <w:rPr>
              <w:color w:val="000000"/>
            </w:rPr>
            <w:t xml:space="preserve"> AK. EMT, MET, Plasticity, and Tumor Metastasis. Trends Cell Biol. 2020;30(10):764–76.</w:t>
          </w:r>
        </w:p>
        <w:p w14:paraId="357F40C7" w14:textId="77777777" w:rsidR="00947D8A" w:rsidRPr="00947D8A" w:rsidRDefault="00947D8A">
          <w:pPr>
            <w:pStyle w:val="csl-entry"/>
            <w:divId w:val="714933417"/>
            <w:rPr>
              <w:color w:val="000000"/>
            </w:rPr>
          </w:pPr>
          <w:r w:rsidRPr="00947D8A">
            <w:rPr>
              <w:color w:val="000000"/>
            </w:rPr>
            <w:t xml:space="preserve">11. </w:t>
          </w:r>
          <w:proofErr w:type="spellStart"/>
          <w:r w:rsidRPr="00947D8A">
            <w:rPr>
              <w:color w:val="000000"/>
            </w:rPr>
            <w:t>Pastushenko</w:t>
          </w:r>
          <w:proofErr w:type="spellEnd"/>
          <w:r w:rsidRPr="00947D8A">
            <w:rPr>
              <w:color w:val="000000"/>
            </w:rPr>
            <w:t xml:space="preserve"> I, </w:t>
          </w:r>
          <w:proofErr w:type="spellStart"/>
          <w:r w:rsidRPr="00947D8A">
            <w:rPr>
              <w:color w:val="000000"/>
            </w:rPr>
            <w:t>Blanpain</w:t>
          </w:r>
          <w:proofErr w:type="spellEnd"/>
          <w:r w:rsidRPr="00947D8A">
            <w:rPr>
              <w:color w:val="000000"/>
            </w:rPr>
            <w:t xml:space="preserve"> C. EMT Transition States during Tumor Progression and Metastasis. Trends Cell Biol. 2018;29(3):212–26.</w:t>
          </w:r>
        </w:p>
        <w:p w14:paraId="6DE4EF6D" w14:textId="77777777" w:rsidR="00947D8A" w:rsidRPr="00947D8A" w:rsidRDefault="00947D8A">
          <w:pPr>
            <w:pStyle w:val="csl-entry"/>
            <w:divId w:val="714933417"/>
            <w:rPr>
              <w:color w:val="000000"/>
            </w:rPr>
          </w:pPr>
          <w:r w:rsidRPr="00947D8A">
            <w:rPr>
              <w:color w:val="000000"/>
            </w:rPr>
            <w:t xml:space="preserve">12. </w:t>
          </w:r>
          <w:proofErr w:type="spellStart"/>
          <w:r w:rsidRPr="00947D8A">
            <w:rPr>
              <w:color w:val="000000"/>
            </w:rPr>
            <w:t>Fustaino</w:t>
          </w:r>
          <w:proofErr w:type="spellEnd"/>
          <w:r w:rsidRPr="00947D8A">
            <w:rPr>
              <w:color w:val="000000"/>
            </w:rPr>
            <w:t xml:space="preserve"> V, </w:t>
          </w:r>
          <w:proofErr w:type="spellStart"/>
          <w:r w:rsidRPr="00947D8A">
            <w:rPr>
              <w:color w:val="000000"/>
            </w:rPr>
            <w:t>Presutti</w:t>
          </w:r>
          <w:proofErr w:type="spellEnd"/>
          <w:r w:rsidRPr="00947D8A">
            <w:rPr>
              <w:color w:val="000000"/>
            </w:rPr>
            <w:t xml:space="preserve"> D, Colombo T, </w:t>
          </w:r>
          <w:proofErr w:type="spellStart"/>
          <w:r w:rsidRPr="00947D8A">
            <w:rPr>
              <w:color w:val="000000"/>
            </w:rPr>
            <w:t>Cardinali</w:t>
          </w:r>
          <w:proofErr w:type="spellEnd"/>
          <w:r w:rsidRPr="00947D8A">
            <w:rPr>
              <w:color w:val="000000"/>
            </w:rPr>
            <w:t xml:space="preserve"> B, </w:t>
          </w:r>
          <w:proofErr w:type="spellStart"/>
          <w:r w:rsidRPr="00947D8A">
            <w:rPr>
              <w:color w:val="000000"/>
            </w:rPr>
            <w:t>Papoff</w:t>
          </w:r>
          <w:proofErr w:type="spellEnd"/>
          <w:r w:rsidRPr="00947D8A">
            <w:rPr>
              <w:color w:val="000000"/>
            </w:rPr>
            <w:t xml:space="preserve"> G, Brandi R, et al. Characterization of epithelial-mesenchymal transition intermediate/hybrid phenotypes associated to resistance to EGFR inhibitors in non-small cell lung cancer cell lines. </w:t>
          </w:r>
          <w:proofErr w:type="spellStart"/>
          <w:r w:rsidRPr="00947D8A">
            <w:rPr>
              <w:color w:val="000000"/>
            </w:rPr>
            <w:t>Oncotarget</w:t>
          </w:r>
          <w:proofErr w:type="spellEnd"/>
          <w:r w:rsidRPr="00947D8A">
            <w:rPr>
              <w:color w:val="000000"/>
            </w:rPr>
            <w:t>. 2017;8(61):103340–63.</w:t>
          </w:r>
        </w:p>
        <w:p w14:paraId="02C22056" w14:textId="77777777" w:rsidR="00947D8A" w:rsidRPr="00947D8A" w:rsidRDefault="00947D8A">
          <w:pPr>
            <w:pStyle w:val="csl-entry"/>
            <w:divId w:val="714933417"/>
            <w:rPr>
              <w:color w:val="000000"/>
            </w:rPr>
          </w:pPr>
          <w:r w:rsidRPr="00947D8A">
            <w:rPr>
              <w:color w:val="000000"/>
            </w:rPr>
            <w:t xml:space="preserve">13. George JT, Jolly MK, Xu J, </w:t>
          </w:r>
          <w:proofErr w:type="spellStart"/>
          <w:r w:rsidRPr="00947D8A">
            <w:rPr>
              <w:color w:val="000000"/>
            </w:rPr>
            <w:t>Somarelli</w:t>
          </w:r>
          <w:proofErr w:type="spellEnd"/>
          <w:r w:rsidRPr="00947D8A">
            <w:rPr>
              <w:color w:val="000000"/>
            </w:rPr>
            <w:t xml:space="preserve"> J, Levine H. Survival outcomes in cancer patients predicted by a partial EMT gene expression scoring metric. Cancer Res. 2017;77(22</w:t>
          </w:r>
          <w:proofErr w:type="gramStart"/>
          <w:r w:rsidRPr="00947D8A">
            <w:rPr>
              <w:color w:val="000000"/>
            </w:rPr>
            <w:t>):canres</w:t>
          </w:r>
          <w:proofErr w:type="gramEnd"/>
          <w:r w:rsidRPr="00947D8A">
            <w:rPr>
              <w:color w:val="000000"/>
            </w:rPr>
            <w:t>.3521.2016.</w:t>
          </w:r>
        </w:p>
        <w:p w14:paraId="6C5F40E8" w14:textId="77777777" w:rsidR="00947D8A" w:rsidRPr="00947D8A" w:rsidRDefault="00947D8A">
          <w:pPr>
            <w:pStyle w:val="csl-entry"/>
            <w:divId w:val="714933417"/>
            <w:rPr>
              <w:color w:val="000000"/>
            </w:rPr>
          </w:pPr>
          <w:r w:rsidRPr="00947D8A">
            <w:rPr>
              <w:color w:val="000000"/>
            </w:rPr>
            <w:t xml:space="preserve">14. Dey P, Kimmelman AC, DePinho RA. Metabolic </w:t>
          </w:r>
          <w:proofErr w:type="spellStart"/>
          <w:r w:rsidRPr="00947D8A">
            <w:rPr>
              <w:color w:val="000000"/>
            </w:rPr>
            <w:t>Codependencies</w:t>
          </w:r>
          <w:proofErr w:type="spellEnd"/>
          <w:r w:rsidRPr="00947D8A">
            <w:rPr>
              <w:color w:val="000000"/>
            </w:rPr>
            <w:t xml:space="preserve"> in the Tumor Microenvironment. Cancer </w:t>
          </w:r>
          <w:proofErr w:type="spellStart"/>
          <w:r w:rsidRPr="00947D8A">
            <w:rPr>
              <w:color w:val="000000"/>
            </w:rPr>
            <w:t>Discov</w:t>
          </w:r>
          <w:proofErr w:type="spellEnd"/>
          <w:r w:rsidRPr="00947D8A">
            <w:rPr>
              <w:color w:val="000000"/>
            </w:rPr>
            <w:t xml:space="preserve">. </w:t>
          </w:r>
          <w:proofErr w:type="gramStart"/>
          <w:r w:rsidRPr="00947D8A">
            <w:rPr>
              <w:color w:val="000000"/>
            </w:rPr>
            <w:t>2021;candisc</w:t>
          </w:r>
          <w:proofErr w:type="gramEnd"/>
          <w:r w:rsidRPr="00947D8A">
            <w:rPr>
              <w:color w:val="000000"/>
            </w:rPr>
            <w:t>.1211.2020.</w:t>
          </w:r>
        </w:p>
        <w:p w14:paraId="1D49F0EF" w14:textId="77777777" w:rsidR="00947D8A" w:rsidRPr="00947D8A" w:rsidRDefault="00947D8A">
          <w:pPr>
            <w:pStyle w:val="csl-entry"/>
            <w:divId w:val="714933417"/>
            <w:rPr>
              <w:color w:val="000000"/>
            </w:rPr>
          </w:pPr>
          <w:r w:rsidRPr="00947D8A">
            <w:rPr>
              <w:color w:val="000000"/>
            </w:rPr>
            <w:t xml:space="preserve">15. Warburg O, Wind F, </w:t>
          </w:r>
          <w:proofErr w:type="spellStart"/>
          <w:r w:rsidRPr="00947D8A">
            <w:rPr>
              <w:color w:val="000000"/>
            </w:rPr>
            <w:t>Negelein</w:t>
          </w:r>
          <w:proofErr w:type="spellEnd"/>
          <w:r w:rsidRPr="00947D8A">
            <w:rPr>
              <w:color w:val="000000"/>
            </w:rPr>
            <w:t xml:space="preserve"> E. THE METABOLISM OF TUMORS IN THE BODY. J Gen Physiol. 1927;8(6):519–30.</w:t>
          </w:r>
        </w:p>
        <w:p w14:paraId="38ACB38D" w14:textId="77777777" w:rsidR="00947D8A" w:rsidRPr="00947D8A" w:rsidRDefault="00947D8A">
          <w:pPr>
            <w:pStyle w:val="csl-entry"/>
            <w:divId w:val="714933417"/>
            <w:rPr>
              <w:color w:val="000000"/>
            </w:rPr>
          </w:pPr>
          <w:r w:rsidRPr="00947D8A">
            <w:rPr>
              <w:color w:val="000000"/>
            </w:rPr>
            <w:t xml:space="preserve">16. </w:t>
          </w:r>
          <w:proofErr w:type="spellStart"/>
          <w:r w:rsidRPr="00947D8A">
            <w:rPr>
              <w:color w:val="000000"/>
            </w:rPr>
            <w:t>Liberti</w:t>
          </w:r>
          <w:proofErr w:type="spellEnd"/>
          <w:r w:rsidRPr="00947D8A">
            <w:rPr>
              <w:color w:val="000000"/>
            </w:rPr>
            <w:t xml:space="preserve"> MV, </w:t>
          </w:r>
          <w:proofErr w:type="spellStart"/>
          <w:r w:rsidRPr="00947D8A">
            <w:rPr>
              <w:color w:val="000000"/>
            </w:rPr>
            <w:t>Locasale</w:t>
          </w:r>
          <w:proofErr w:type="spellEnd"/>
          <w:r w:rsidRPr="00947D8A">
            <w:rPr>
              <w:color w:val="000000"/>
            </w:rPr>
            <w:t xml:space="preserve"> JW. The Warburg Effect: How Does it Benefit Cancer Cells? Trends </w:t>
          </w:r>
          <w:proofErr w:type="spellStart"/>
          <w:r w:rsidRPr="00947D8A">
            <w:rPr>
              <w:color w:val="000000"/>
            </w:rPr>
            <w:t>Biochem</w:t>
          </w:r>
          <w:proofErr w:type="spellEnd"/>
          <w:r w:rsidRPr="00947D8A">
            <w:rPr>
              <w:color w:val="000000"/>
            </w:rPr>
            <w:t xml:space="preserve"> Sci. 2016;41(3):211–8.</w:t>
          </w:r>
        </w:p>
        <w:p w14:paraId="547100F0" w14:textId="77777777" w:rsidR="00947D8A" w:rsidRPr="00947D8A" w:rsidRDefault="00947D8A">
          <w:pPr>
            <w:pStyle w:val="csl-entry"/>
            <w:divId w:val="714933417"/>
            <w:rPr>
              <w:color w:val="000000"/>
            </w:rPr>
          </w:pPr>
          <w:r w:rsidRPr="00947D8A">
            <w:rPr>
              <w:color w:val="000000"/>
            </w:rPr>
            <w:t xml:space="preserve">17. Ohshima K, </w:t>
          </w:r>
          <w:proofErr w:type="spellStart"/>
          <w:r w:rsidRPr="00947D8A">
            <w:rPr>
              <w:color w:val="000000"/>
            </w:rPr>
            <w:t>Morii</w:t>
          </w:r>
          <w:proofErr w:type="spellEnd"/>
          <w:r w:rsidRPr="00947D8A">
            <w:rPr>
              <w:color w:val="000000"/>
            </w:rPr>
            <w:t xml:space="preserve"> E. Metabolic Reprogramming of Cancer Cells during Tumor Progression and Metastasis. Metabolites. 2021;11(1):28.</w:t>
          </w:r>
        </w:p>
        <w:p w14:paraId="0E3DD36D" w14:textId="77777777" w:rsidR="00947D8A" w:rsidRPr="00947D8A" w:rsidRDefault="00947D8A">
          <w:pPr>
            <w:pStyle w:val="csl-entry"/>
            <w:divId w:val="714933417"/>
            <w:rPr>
              <w:color w:val="000000"/>
            </w:rPr>
          </w:pPr>
          <w:r w:rsidRPr="00947D8A">
            <w:rPr>
              <w:color w:val="000000"/>
            </w:rPr>
            <w:t xml:space="preserve">18. Carvalho TMA, Cardoso HJ, </w:t>
          </w:r>
          <w:proofErr w:type="spellStart"/>
          <w:r w:rsidRPr="00947D8A">
            <w:rPr>
              <w:color w:val="000000"/>
            </w:rPr>
            <w:t>Figueira</w:t>
          </w:r>
          <w:proofErr w:type="spellEnd"/>
          <w:r w:rsidRPr="00947D8A">
            <w:rPr>
              <w:color w:val="000000"/>
            </w:rPr>
            <w:t xml:space="preserve"> MI, </w:t>
          </w:r>
          <w:proofErr w:type="spellStart"/>
          <w:r w:rsidRPr="00947D8A">
            <w:rPr>
              <w:color w:val="000000"/>
            </w:rPr>
            <w:t>Vaz</w:t>
          </w:r>
          <w:proofErr w:type="spellEnd"/>
          <w:r w:rsidRPr="00947D8A">
            <w:rPr>
              <w:color w:val="000000"/>
            </w:rPr>
            <w:t xml:space="preserve"> CV, Socorro S. The peculiarities of cancer cell metabolism: A route to </w:t>
          </w:r>
          <w:proofErr w:type="spellStart"/>
          <w:r w:rsidRPr="00947D8A">
            <w:rPr>
              <w:color w:val="000000"/>
            </w:rPr>
            <w:t>metastasization</w:t>
          </w:r>
          <w:proofErr w:type="spellEnd"/>
          <w:r w:rsidRPr="00947D8A">
            <w:rPr>
              <w:color w:val="000000"/>
            </w:rPr>
            <w:t xml:space="preserve"> and a target for therapy. Eur J Med Chem. </w:t>
          </w:r>
          <w:proofErr w:type="gramStart"/>
          <w:r w:rsidRPr="00947D8A">
            <w:rPr>
              <w:color w:val="000000"/>
            </w:rPr>
            <w:t>2019;171:343</w:t>
          </w:r>
          <w:proofErr w:type="gramEnd"/>
          <w:r w:rsidRPr="00947D8A">
            <w:rPr>
              <w:color w:val="000000"/>
            </w:rPr>
            <w:t>–63.</w:t>
          </w:r>
        </w:p>
        <w:p w14:paraId="74E4C713" w14:textId="77777777" w:rsidR="00947D8A" w:rsidRPr="00947D8A" w:rsidRDefault="00947D8A">
          <w:pPr>
            <w:pStyle w:val="csl-entry"/>
            <w:divId w:val="714933417"/>
            <w:rPr>
              <w:color w:val="000000"/>
            </w:rPr>
          </w:pPr>
          <w:r w:rsidRPr="00947D8A">
            <w:rPr>
              <w:color w:val="000000"/>
            </w:rPr>
            <w:t xml:space="preserve">19. Nagao A, Kobayashi M, </w:t>
          </w:r>
          <w:proofErr w:type="spellStart"/>
          <w:r w:rsidRPr="00947D8A">
            <w:rPr>
              <w:color w:val="000000"/>
            </w:rPr>
            <w:t>Koyasu</w:t>
          </w:r>
          <w:proofErr w:type="spellEnd"/>
          <w:r w:rsidRPr="00947D8A">
            <w:rPr>
              <w:color w:val="000000"/>
            </w:rPr>
            <w:t xml:space="preserve"> S, Chow CCT, Harada H. HIF-1-Dependent Reprogramming of Glucose Metabolic Pathway of Cancer Cells and Its Therapeutic Significance. Int J Mol Sci. 2019;20(2):238.</w:t>
          </w:r>
        </w:p>
        <w:p w14:paraId="07B612E0" w14:textId="77777777" w:rsidR="00947D8A" w:rsidRPr="00947D8A" w:rsidRDefault="00947D8A">
          <w:pPr>
            <w:pStyle w:val="csl-entry"/>
            <w:divId w:val="714933417"/>
            <w:rPr>
              <w:color w:val="000000"/>
            </w:rPr>
          </w:pPr>
          <w:r w:rsidRPr="00947D8A">
            <w:rPr>
              <w:color w:val="000000"/>
            </w:rPr>
            <w:t>20. Cheng Y, Lu Y, Zhang D, Lian S, Liang H, Ye Y, et al. Metastatic cancer cells compensate for low energy supplies in hostile microenvironments with bioenergetic adaptation and metabolic reprogramming. Int J Oncol. 2018;53(6):2590–604.</w:t>
          </w:r>
        </w:p>
        <w:p w14:paraId="6EFECF4C" w14:textId="77777777" w:rsidR="00947D8A" w:rsidRPr="00947D8A" w:rsidRDefault="00947D8A">
          <w:pPr>
            <w:pStyle w:val="csl-entry"/>
            <w:divId w:val="714933417"/>
            <w:rPr>
              <w:color w:val="000000"/>
            </w:rPr>
          </w:pPr>
          <w:r w:rsidRPr="00947D8A">
            <w:rPr>
              <w:color w:val="000000"/>
            </w:rPr>
            <w:t xml:space="preserve">21. Jia D, Park JH, Jung KH, Levine H, </w:t>
          </w:r>
          <w:proofErr w:type="spellStart"/>
          <w:r w:rsidRPr="00947D8A">
            <w:rPr>
              <w:color w:val="000000"/>
            </w:rPr>
            <w:t>Kaipparettu</w:t>
          </w:r>
          <w:proofErr w:type="spellEnd"/>
          <w:r w:rsidRPr="00947D8A">
            <w:rPr>
              <w:color w:val="000000"/>
            </w:rPr>
            <w:t xml:space="preserve"> BA. Elucidating the Metabolic Plasticity of Cancer: Mitochondrial Reprogramming and Hybrid Metabolic States. Cells. 2018;7(3):21.</w:t>
          </w:r>
        </w:p>
        <w:p w14:paraId="40639217" w14:textId="77777777" w:rsidR="00947D8A" w:rsidRPr="00947D8A" w:rsidRDefault="00947D8A">
          <w:pPr>
            <w:pStyle w:val="csl-entry"/>
            <w:divId w:val="714933417"/>
            <w:rPr>
              <w:color w:val="000000"/>
            </w:rPr>
          </w:pPr>
          <w:r w:rsidRPr="00947D8A">
            <w:rPr>
              <w:color w:val="000000"/>
            </w:rPr>
            <w:t>22. Yu L, Lu M, Jia D, Ma J, Ben-Jacob E, Levine H, et al. Modeling the Genetic Regulation of Cancer Metabolism: Interplay between Glycolysis and Oxidative Phosphorylation. Cancer Res. 2017;77(7):1564–74.</w:t>
          </w:r>
        </w:p>
        <w:p w14:paraId="46E86362" w14:textId="77777777" w:rsidR="00947D8A" w:rsidRPr="00947D8A" w:rsidRDefault="00947D8A">
          <w:pPr>
            <w:pStyle w:val="csl-entry"/>
            <w:divId w:val="714933417"/>
            <w:rPr>
              <w:color w:val="000000"/>
            </w:rPr>
          </w:pPr>
          <w:r w:rsidRPr="00947D8A">
            <w:rPr>
              <w:color w:val="000000"/>
            </w:rPr>
            <w:t xml:space="preserve">23. Sancho P, Burgos-Ramos E, Tavera A, </w:t>
          </w:r>
          <w:proofErr w:type="spellStart"/>
          <w:r w:rsidRPr="00947D8A">
            <w:rPr>
              <w:color w:val="000000"/>
            </w:rPr>
            <w:t>Bou</w:t>
          </w:r>
          <w:proofErr w:type="spellEnd"/>
          <w:r w:rsidRPr="00947D8A">
            <w:rPr>
              <w:color w:val="000000"/>
            </w:rPr>
            <w:t> </w:t>
          </w:r>
          <w:proofErr w:type="spellStart"/>
          <w:r w:rsidRPr="00947D8A">
            <w:rPr>
              <w:color w:val="000000"/>
            </w:rPr>
            <w:t>Kheir</w:t>
          </w:r>
          <w:proofErr w:type="spellEnd"/>
          <w:r w:rsidRPr="00947D8A">
            <w:rPr>
              <w:color w:val="000000"/>
            </w:rPr>
            <w:t xml:space="preserve"> T, </w:t>
          </w:r>
          <w:proofErr w:type="spellStart"/>
          <w:r w:rsidRPr="00947D8A">
            <w:rPr>
              <w:color w:val="000000"/>
            </w:rPr>
            <w:t>Jagust</w:t>
          </w:r>
          <w:proofErr w:type="spellEnd"/>
          <w:r w:rsidRPr="00947D8A">
            <w:rPr>
              <w:color w:val="000000"/>
            </w:rPr>
            <w:t xml:space="preserve"> P, </w:t>
          </w:r>
          <w:proofErr w:type="spellStart"/>
          <w:r w:rsidRPr="00947D8A">
            <w:rPr>
              <w:color w:val="000000"/>
            </w:rPr>
            <w:t>Schoenhals</w:t>
          </w:r>
          <w:proofErr w:type="spellEnd"/>
          <w:r w:rsidRPr="00947D8A">
            <w:rPr>
              <w:color w:val="000000"/>
            </w:rPr>
            <w:t xml:space="preserve"> M, et al. MYC/PGC-1α Balance Determines the Metabolic Phenotype and Plasticity of Pancreatic Cancer Stem Cells. Cell </w:t>
          </w:r>
          <w:proofErr w:type="spellStart"/>
          <w:r w:rsidRPr="00947D8A">
            <w:rPr>
              <w:color w:val="000000"/>
            </w:rPr>
            <w:t>Metab</w:t>
          </w:r>
          <w:proofErr w:type="spellEnd"/>
          <w:r w:rsidRPr="00947D8A">
            <w:rPr>
              <w:color w:val="000000"/>
            </w:rPr>
            <w:t>. 2015;22(4):590–605.</w:t>
          </w:r>
        </w:p>
        <w:p w14:paraId="5C397713" w14:textId="77777777" w:rsidR="00947D8A" w:rsidRPr="00947D8A" w:rsidRDefault="00947D8A">
          <w:pPr>
            <w:pStyle w:val="csl-entry"/>
            <w:divId w:val="714933417"/>
            <w:rPr>
              <w:color w:val="000000"/>
            </w:rPr>
          </w:pPr>
          <w:r w:rsidRPr="00947D8A">
            <w:rPr>
              <w:color w:val="000000"/>
            </w:rPr>
            <w:t xml:space="preserve">24. Jia D, </w:t>
          </w:r>
          <w:proofErr w:type="spellStart"/>
          <w:r w:rsidRPr="00947D8A">
            <w:rPr>
              <w:color w:val="000000"/>
            </w:rPr>
            <w:t>Paudel</w:t>
          </w:r>
          <w:proofErr w:type="spellEnd"/>
          <w:r w:rsidRPr="00947D8A">
            <w:rPr>
              <w:color w:val="000000"/>
            </w:rPr>
            <w:t xml:space="preserve"> BB, Hayford CE, Hardeman KN, Levine H, </w:t>
          </w:r>
          <w:proofErr w:type="spellStart"/>
          <w:r w:rsidRPr="00947D8A">
            <w:rPr>
              <w:color w:val="000000"/>
            </w:rPr>
            <w:t>Onuchic</w:t>
          </w:r>
          <w:proofErr w:type="spellEnd"/>
          <w:r w:rsidRPr="00947D8A">
            <w:rPr>
              <w:color w:val="000000"/>
            </w:rPr>
            <w:t xml:space="preserve"> JN, et al. Drug-Tolerant Idling Melanoma Cells Exhibit Theory-Predicted Metabolic Low-Low Phenotype. Frontiers Oncol. </w:t>
          </w:r>
          <w:proofErr w:type="gramStart"/>
          <w:r w:rsidRPr="00947D8A">
            <w:rPr>
              <w:color w:val="000000"/>
            </w:rPr>
            <w:t>2020;10:1426</w:t>
          </w:r>
          <w:proofErr w:type="gramEnd"/>
          <w:r w:rsidRPr="00947D8A">
            <w:rPr>
              <w:color w:val="000000"/>
            </w:rPr>
            <w:t>.</w:t>
          </w:r>
        </w:p>
        <w:p w14:paraId="2399F0E4" w14:textId="77777777" w:rsidR="00947D8A" w:rsidRPr="00947D8A" w:rsidRDefault="00947D8A">
          <w:pPr>
            <w:pStyle w:val="csl-entry"/>
            <w:divId w:val="714933417"/>
            <w:rPr>
              <w:color w:val="000000"/>
            </w:rPr>
          </w:pPr>
          <w:r w:rsidRPr="00947D8A">
            <w:rPr>
              <w:color w:val="000000"/>
            </w:rPr>
            <w:t xml:space="preserve">25. </w:t>
          </w:r>
          <w:proofErr w:type="spellStart"/>
          <w:r w:rsidRPr="00947D8A">
            <w:rPr>
              <w:color w:val="000000"/>
            </w:rPr>
            <w:t>LeBleu</w:t>
          </w:r>
          <w:proofErr w:type="spellEnd"/>
          <w:r w:rsidRPr="00947D8A">
            <w:rPr>
              <w:color w:val="000000"/>
            </w:rPr>
            <w:t xml:space="preserve"> VS, O’Connell JT, Herrera KNG, </w:t>
          </w:r>
          <w:proofErr w:type="spellStart"/>
          <w:r w:rsidRPr="00947D8A">
            <w:rPr>
              <w:color w:val="000000"/>
            </w:rPr>
            <w:t>Wikman</w:t>
          </w:r>
          <w:proofErr w:type="spellEnd"/>
          <w:r w:rsidRPr="00947D8A">
            <w:rPr>
              <w:color w:val="000000"/>
            </w:rPr>
            <w:t xml:space="preserve"> H, </w:t>
          </w:r>
          <w:proofErr w:type="spellStart"/>
          <w:r w:rsidRPr="00947D8A">
            <w:rPr>
              <w:color w:val="000000"/>
            </w:rPr>
            <w:t>Pantel</w:t>
          </w:r>
          <w:proofErr w:type="spellEnd"/>
          <w:r w:rsidRPr="00947D8A">
            <w:rPr>
              <w:color w:val="000000"/>
            </w:rPr>
            <w:t xml:space="preserve"> K, </w:t>
          </w:r>
          <w:proofErr w:type="spellStart"/>
          <w:r w:rsidRPr="00947D8A">
            <w:rPr>
              <w:color w:val="000000"/>
            </w:rPr>
            <w:t>Haigis</w:t>
          </w:r>
          <w:proofErr w:type="spellEnd"/>
          <w:r w:rsidRPr="00947D8A">
            <w:rPr>
              <w:color w:val="000000"/>
            </w:rPr>
            <w:t xml:space="preserve"> MC, et al. PGC-1α mediates mitochondrial biogenesis and oxidative phosphorylation in cancer cells to promote metastasis. Nat Cell Biol. 2014;16(10):992–1003.</w:t>
          </w:r>
        </w:p>
        <w:p w14:paraId="63BB1E43" w14:textId="77777777" w:rsidR="00947D8A" w:rsidRPr="00947D8A" w:rsidRDefault="00947D8A">
          <w:pPr>
            <w:pStyle w:val="csl-entry"/>
            <w:divId w:val="714933417"/>
            <w:rPr>
              <w:color w:val="000000"/>
            </w:rPr>
          </w:pPr>
          <w:r w:rsidRPr="00947D8A">
            <w:rPr>
              <w:color w:val="000000"/>
            </w:rPr>
            <w:t xml:space="preserve">26. Dupuy F, </w:t>
          </w:r>
          <w:proofErr w:type="spellStart"/>
          <w:r w:rsidRPr="00947D8A">
            <w:rPr>
              <w:color w:val="000000"/>
            </w:rPr>
            <w:t>Tabariès</w:t>
          </w:r>
          <w:proofErr w:type="spellEnd"/>
          <w:r w:rsidRPr="00947D8A">
            <w:rPr>
              <w:color w:val="000000"/>
            </w:rPr>
            <w:t xml:space="preserve"> S, </w:t>
          </w:r>
          <w:proofErr w:type="spellStart"/>
          <w:r w:rsidRPr="00947D8A">
            <w:rPr>
              <w:color w:val="000000"/>
            </w:rPr>
            <w:t>Andrzejewski</w:t>
          </w:r>
          <w:proofErr w:type="spellEnd"/>
          <w:r w:rsidRPr="00947D8A">
            <w:rPr>
              <w:color w:val="000000"/>
            </w:rPr>
            <w:t xml:space="preserve"> S, Dong Z, </w:t>
          </w:r>
          <w:proofErr w:type="spellStart"/>
          <w:r w:rsidRPr="00947D8A">
            <w:rPr>
              <w:color w:val="000000"/>
            </w:rPr>
            <w:t>Blagih</w:t>
          </w:r>
          <w:proofErr w:type="spellEnd"/>
          <w:r w:rsidRPr="00947D8A">
            <w:rPr>
              <w:color w:val="000000"/>
            </w:rPr>
            <w:t xml:space="preserve"> J, </w:t>
          </w:r>
          <w:proofErr w:type="spellStart"/>
          <w:r w:rsidRPr="00947D8A">
            <w:rPr>
              <w:color w:val="000000"/>
            </w:rPr>
            <w:t>Annis</w:t>
          </w:r>
          <w:proofErr w:type="spellEnd"/>
          <w:r w:rsidRPr="00947D8A">
            <w:rPr>
              <w:color w:val="000000"/>
            </w:rPr>
            <w:t xml:space="preserve"> MG, et al. PDK1-Dependent Metabolic Reprogramming Dictates Metastatic Potential in Breast Cancer. Cell </w:t>
          </w:r>
          <w:proofErr w:type="spellStart"/>
          <w:r w:rsidRPr="00947D8A">
            <w:rPr>
              <w:color w:val="000000"/>
            </w:rPr>
            <w:t>Metab</w:t>
          </w:r>
          <w:proofErr w:type="spellEnd"/>
          <w:r w:rsidRPr="00947D8A">
            <w:rPr>
              <w:color w:val="000000"/>
            </w:rPr>
            <w:t>. 2015;22(4):577–89.</w:t>
          </w:r>
        </w:p>
        <w:p w14:paraId="1C84DC77" w14:textId="77777777" w:rsidR="00947D8A" w:rsidRPr="00947D8A" w:rsidRDefault="00947D8A">
          <w:pPr>
            <w:pStyle w:val="csl-entry"/>
            <w:divId w:val="714933417"/>
            <w:rPr>
              <w:color w:val="000000"/>
            </w:rPr>
          </w:pPr>
          <w:r w:rsidRPr="00947D8A">
            <w:rPr>
              <w:color w:val="000000"/>
            </w:rPr>
            <w:t>27. Jia D, Park JH, Kaur H, Jung KH, Yang S, Tripathi S, et al. Towards decoding the coupled decision-making of metabolism and epithelial-to-mesenchymal transition in cancer. Brit J Cancer. 2021;1–10.</w:t>
          </w:r>
        </w:p>
        <w:p w14:paraId="300A78D4" w14:textId="77777777" w:rsidR="00947D8A" w:rsidRPr="00947D8A" w:rsidRDefault="00947D8A">
          <w:pPr>
            <w:pStyle w:val="csl-entry"/>
            <w:divId w:val="714933417"/>
            <w:rPr>
              <w:color w:val="000000"/>
            </w:rPr>
          </w:pPr>
          <w:r w:rsidRPr="00947D8A">
            <w:rPr>
              <w:color w:val="000000"/>
            </w:rPr>
            <w:t xml:space="preserve">28. </w:t>
          </w:r>
          <w:proofErr w:type="spellStart"/>
          <w:r w:rsidRPr="00947D8A">
            <w:rPr>
              <w:color w:val="000000"/>
            </w:rPr>
            <w:t>Georgakopoulos</w:t>
          </w:r>
          <w:proofErr w:type="spellEnd"/>
          <w:r w:rsidRPr="00947D8A">
            <w:rPr>
              <w:color w:val="000000"/>
            </w:rPr>
            <w:t xml:space="preserve">-Soares I, </w:t>
          </w:r>
          <w:proofErr w:type="spellStart"/>
          <w:r w:rsidRPr="00947D8A">
            <w:rPr>
              <w:color w:val="000000"/>
            </w:rPr>
            <w:t>Chartoumpekis</w:t>
          </w:r>
          <w:proofErr w:type="spellEnd"/>
          <w:r w:rsidRPr="00947D8A">
            <w:rPr>
              <w:color w:val="000000"/>
            </w:rPr>
            <w:t xml:space="preserve"> DV, </w:t>
          </w:r>
          <w:proofErr w:type="spellStart"/>
          <w:r w:rsidRPr="00947D8A">
            <w:rPr>
              <w:color w:val="000000"/>
            </w:rPr>
            <w:t>Kyriazopoulou</w:t>
          </w:r>
          <w:proofErr w:type="spellEnd"/>
          <w:r w:rsidRPr="00947D8A">
            <w:rPr>
              <w:color w:val="000000"/>
            </w:rPr>
            <w:t xml:space="preserve"> V, </w:t>
          </w:r>
          <w:proofErr w:type="spellStart"/>
          <w:r w:rsidRPr="00947D8A">
            <w:rPr>
              <w:color w:val="000000"/>
            </w:rPr>
            <w:t>Zaravinos</w:t>
          </w:r>
          <w:proofErr w:type="spellEnd"/>
          <w:r w:rsidRPr="00947D8A">
            <w:rPr>
              <w:color w:val="000000"/>
            </w:rPr>
            <w:t xml:space="preserve"> A. EMT Factors and Metabolic Pathways in Cancer. Frontiers Oncol. </w:t>
          </w:r>
          <w:proofErr w:type="gramStart"/>
          <w:r w:rsidRPr="00947D8A">
            <w:rPr>
              <w:color w:val="000000"/>
            </w:rPr>
            <w:t>2020;10:499</w:t>
          </w:r>
          <w:proofErr w:type="gramEnd"/>
          <w:r w:rsidRPr="00947D8A">
            <w:rPr>
              <w:color w:val="000000"/>
            </w:rPr>
            <w:t>.</w:t>
          </w:r>
        </w:p>
        <w:p w14:paraId="1CCA2E51" w14:textId="77777777" w:rsidR="00947D8A" w:rsidRPr="00947D8A" w:rsidRDefault="00947D8A">
          <w:pPr>
            <w:pStyle w:val="csl-entry"/>
            <w:divId w:val="714933417"/>
            <w:rPr>
              <w:color w:val="000000"/>
            </w:rPr>
          </w:pPr>
          <w:r w:rsidRPr="00947D8A">
            <w:rPr>
              <w:color w:val="000000"/>
            </w:rPr>
            <w:t xml:space="preserve">29. Bocci F, Tripathi SC, Mercedes SAV, George JT, </w:t>
          </w:r>
          <w:proofErr w:type="spellStart"/>
          <w:r w:rsidRPr="00947D8A">
            <w:rPr>
              <w:color w:val="000000"/>
            </w:rPr>
            <w:t>Casabar</w:t>
          </w:r>
          <w:proofErr w:type="spellEnd"/>
          <w:r w:rsidRPr="00947D8A">
            <w:rPr>
              <w:color w:val="000000"/>
            </w:rPr>
            <w:t xml:space="preserve"> JP, Wong PK, et al. NRF2 activates a partial epithelial-mesenchymal transition and is maximally present in a hybrid epithelial/mesenchymal phenotype. </w:t>
          </w:r>
          <w:proofErr w:type="spellStart"/>
          <w:r w:rsidRPr="00947D8A">
            <w:rPr>
              <w:color w:val="000000"/>
            </w:rPr>
            <w:t>Integr</w:t>
          </w:r>
          <w:proofErr w:type="spellEnd"/>
          <w:r w:rsidRPr="00947D8A">
            <w:rPr>
              <w:color w:val="000000"/>
            </w:rPr>
            <w:t xml:space="preserve"> Biol. 2019;11(6):251–63.</w:t>
          </w:r>
        </w:p>
        <w:p w14:paraId="135F8FFA" w14:textId="77777777" w:rsidR="00947D8A" w:rsidRPr="00947D8A" w:rsidRDefault="00947D8A">
          <w:pPr>
            <w:pStyle w:val="csl-entry"/>
            <w:divId w:val="714933417"/>
            <w:rPr>
              <w:color w:val="000000"/>
            </w:rPr>
          </w:pPr>
          <w:r w:rsidRPr="00947D8A">
            <w:rPr>
              <w:color w:val="000000"/>
            </w:rPr>
            <w:t xml:space="preserve">30. Luo M, Shang L, Brooks MD, </w:t>
          </w:r>
          <w:proofErr w:type="spellStart"/>
          <w:r w:rsidRPr="00947D8A">
            <w:rPr>
              <w:color w:val="000000"/>
            </w:rPr>
            <w:t>Jiagge</w:t>
          </w:r>
          <w:proofErr w:type="spellEnd"/>
          <w:r w:rsidRPr="00947D8A">
            <w:rPr>
              <w:color w:val="000000"/>
            </w:rPr>
            <w:t xml:space="preserve"> E, Zhu Y, </w:t>
          </w:r>
          <w:proofErr w:type="spellStart"/>
          <w:r w:rsidRPr="00947D8A">
            <w:rPr>
              <w:color w:val="000000"/>
            </w:rPr>
            <w:t>Buschhaus</w:t>
          </w:r>
          <w:proofErr w:type="spellEnd"/>
          <w:r w:rsidRPr="00947D8A">
            <w:rPr>
              <w:color w:val="000000"/>
            </w:rPr>
            <w:t xml:space="preserve"> JM, et al. Targeting Breast Cancer Stem Cell State Equilibrium through Modulation of Redox Signaling. Cell </w:t>
          </w:r>
          <w:proofErr w:type="spellStart"/>
          <w:r w:rsidRPr="00947D8A">
            <w:rPr>
              <w:color w:val="000000"/>
            </w:rPr>
            <w:t>Metab</w:t>
          </w:r>
          <w:proofErr w:type="spellEnd"/>
          <w:r w:rsidRPr="00947D8A">
            <w:rPr>
              <w:color w:val="000000"/>
            </w:rPr>
            <w:t>. 2018;28(1):69-</w:t>
          </w:r>
          <w:proofErr w:type="gramStart"/>
          <w:r w:rsidRPr="00947D8A">
            <w:rPr>
              <w:color w:val="000000"/>
            </w:rPr>
            <w:t>86.e</w:t>
          </w:r>
          <w:proofErr w:type="gramEnd"/>
          <w:r w:rsidRPr="00947D8A">
            <w:rPr>
              <w:color w:val="000000"/>
            </w:rPr>
            <w:t>6.</w:t>
          </w:r>
        </w:p>
        <w:p w14:paraId="54232649" w14:textId="77777777" w:rsidR="00947D8A" w:rsidRPr="00947D8A" w:rsidRDefault="00947D8A">
          <w:pPr>
            <w:pStyle w:val="csl-entry"/>
            <w:divId w:val="714933417"/>
            <w:rPr>
              <w:color w:val="000000"/>
            </w:rPr>
          </w:pPr>
          <w:r w:rsidRPr="00947D8A">
            <w:rPr>
              <w:color w:val="000000"/>
            </w:rPr>
            <w:t xml:space="preserve">31. </w:t>
          </w:r>
          <w:proofErr w:type="spellStart"/>
          <w:r w:rsidRPr="00947D8A">
            <w:rPr>
              <w:color w:val="000000"/>
            </w:rPr>
            <w:t>Colacino</w:t>
          </w:r>
          <w:proofErr w:type="spellEnd"/>
          <w:r w:rsidRPr="00947D8A">
            <w:rPr>
              <w:color w:val="000000"/>
            </w:rPr>
            <w:t xml:space="preserve"> JA, Azizi E, Brooks MD, </w:t>
          </w:r>
          <w:proofErr w:type="spellStart"/>
          <w:r w:rsidRPr="00947D8A">
            <w:rPr>
              <w:color w:val="000000"/>
            </w:rPr>
            <w:t>Harouaka</w:t>
          </w:r>
          <w:proofErr w:type="spellEnd"/>
          <w:r w:rsidRPr="00947D8A">
            <w:rPr>
              <w:color w:val="000000"/>
            </w:rPr>
            <w:t xml:space="preserve"> R, </w:t>
          </w:r>
          <w:proofErr w:type="spellStart"/>
          <w:r w:rsidRPr="00947D8A">
            <w:rPr>
              <w:color w:val="000000"/>
            </w:rPr>
            <w:t>Fouladdel</w:t>
          </w:r>
          <w:proofErr w:type="spellEnd"/>
          <w:r w:rsidRPr="00947D8A">
            <w:rPr>
              <w:color w:val="000000"/>
            </w:rPr>
            <w:t xml:space="preserve"> S, McDermott SP, et al. Heterogeneity of Human Breast Stem and Progenitor Cells as Revealed by Transcriptional Profiling. Stem Cell Rep. 2018;10(5):1596–609.</w:t>
          </w:r>
        </w:p>
        <w:p w14:paraId="6380AEC3" w14:textId="77777777" w:rsidR="00947D8A" w:rsidRPr="00947D8A" w:rsidRDefault="00947D8A">
          <w:pPr>
            <w:pStyle w:val="csl-entry"/>
            <w:divId w:val="714933417"/>
            <w:rPr>
              <w:color w:val="000000"/>
            </w:rPr>
          </w:pPr>
          <w:r w:rsidRPr="00947D8A">
            <w:rPr>
              <w:color w:val="000000"/>
            </w:rPr>
            <w:t xml:space="preserve">32. Kovac S, </w:t>
          </w:r>
          <w:proofErr w:type="spellStart"/>
          <w:r w:rsidRPr="00947D8A">
            <w:rPr>
              <w:color w:val="000000"/>
            </w:rPr>
            <w:t>Angelova</w:t>
          </w:r>
          <w:proofErr w:type="spellEnd"/>
          <w:r w:rsidRPr="00947D8A">
            <w:rPr>
              <w:color w:val="000000"/>
            </w:rPr>
            <w:t xml:space="preserve"> PR, </w:t>
          </w:r>
          <w:proofErr w:type="spellStart"/>
          <w:r w:rsidRPr="00947D8A">
            <w:rPr>
              <w:color w:val="000000"/>
            </w:rPr>
            <w:t>Holmström</w:t>
          </w:r>
          <w:proofErr w:type="spellEnd"/>
          <w:r w:rsidRPr="00947D8A">
            <w:rPr>
              <w:color w:val="000000"/>
            </w:rPr>
            <w:t xml:space="preserve"> KM, Zhang Y, </w:t>
          </w:r>
          <w:proofErr w:type="spellStart"/>
          <w:r w:rsidRPr="00947D8A">
            <w:rPr>
              <w:color w:val="000000"/>
            </w:rPr>
            <w:t>Dinkova-Kostova</w:t>
          </w:r>
          <w:proofErr w:type="spellEnd"/>
          <w:r w:rsidRPr="00947D8A">
            <w:rPr>
              <w:color w:val="000000"/>
            </w:rPr>
            <w:t xml:space="preserve"> AT, Abramov AY. Nrf2 regulates ROS production by mitochondria and NADPH oxidase. </w:t>
          </w:r>
          <w:proofErr w:type="spellStart"/>
          <w:r w:rsidRPr="00947D8A">
            <w:rPr>
              <w:color w:val="000000"/>
            </w:rPr>
            <w:t>Biochimica</w:t>
          </w:r>
          <w:proofErr w:type="spellEnd"/>
          <w:r w:rsidRPr="00947D8A">
            <w:rPr>
              <w:color w:val="000000"/>
            </w:rPr>
            <w:t xml:space="preserve"> Et </w:t>
          </w:r>
          <w:proofErr w:type="spellStart"/>
          <w:r w:rsidRPr="00947D8A">
            <w:rPr>
              <w:color w:val="000000"/>
            </w:rPr>
            <w:t>Biophysica</w:t>
          </w:r>
          <w:proofErr w:type="spellEnd"/>
          <w:r w:rsidRPr="00947D8A">
            <w:rPr>
              <w:color w:val="000000"/>
            </w:rPr>
            <w:t xml:space="preserve"> Acta </w:t>
          </w:r>
          <w:proofErr w:type="spellStart"/>
          <w:r w:rsidRPr="00947D8A">
            <w:rPr>
              <w:color w:val="000000"/>
            </w:rPr>
            <w:t>Bba</w:t>
          </w:r>
          <w:proofErr w:type="spellEnd"/>
          <w:r w:rsidRPr="00947D8A">
            <w:rPr>
              <w:color w:val="000000"/>
            </w:rPr>
            <w:t xml:space="preserve"> - Gen Subj. 2015;1850(4):794–801.</w:t>
          </w:r>
        </w:p>
        <w:p w14:paraId="5ABD4C6D" w14:textId="77777777" w:rsidR="00947D8A" w:rsidRPr="00947D8A" w:rsidRDefault="00947D8A">
          <w:pPr>
            <w:pStyle w:val="csl-entry"/>
            <w:divId w:val="714933417"/>
            <w:rPr>
              <w:color w:val="000000"/>
            </w:rPr>
          </w:pPr>
          <w:r w:rsidRPr="00947D8A">
            <w:rPr>
              <w:color w:val="000000"/>
            </w:rPr>
            <w:t>33. He F, Ru X, Wen T. NRF2, a Transcription Factor for Stress Response and Beyond. Int J Mol Sci. 2020;21(13):4777.</w:t>
          </w:r>
        </w:p>
        <w:p w14:paraId="2B29C66B" w14:textId="77777777" w:rsidR="00947D8A" w:rsidRPr="00947D8A" w:rsidRDefault="00947D8A">
          <w:pPr>
            <w:pStyle w:val="csl-entry"/>
            <w:divId w:val="714933417"/>
            <w:rPr>
              <w:color w:val="000000"/>
            </w:rPr>
          </w:pPr>
          <w:r w:rsidRPr="00947D8A">
            <w:rPr>
              <w:color w:val="000000"/>
            </w:rPr>
            <w:t>34. Li N, Muthusamy S, Liang R, Sarojini H, Wang E. Increased expression of miR-34a and miR-93 in rat liver during aging, and their impact on the expression of Mgst1 and Sirt1. Mech Ageing Dev. 2011;132(3):75–85.</w:t>
          </w:r>
        </w:p>
        <w:p w14:paraId="7CADC205" w14:textId="77777777" w:rsidR="00947D8A" w:rsidRPr="00947D8A" w:rsidRDefault="00947D8A">
          <w:pPr>
            <w:pStyle w:val="csl-entry"/>
            <w:divId w:val="714933417"/>
            <w:rPr>
              <w:color w:val="000000"/>
            </w:rPr>
          </w:pPr>
          <w:r w:rsidRPr="00947D8A">
            <w:rPr>
              <w:color w:val="000000"/>
            </w:rPr>
            <w:t>35. Bai X-Y, Ma Y, Ding R, Fu B, Shi S, Chen X-M. miR-335 and miR-34a Promote Renal Senescence by Suppressing Mitochondrial Antioxidative Enzymes. J Am Soc Nephrol. 2011;22(7):1252–61.</w:t>
          </w:r>
        </w:p>
        <w:p w14:paraId="30F94123" w14:textId="77777777" w:rsidR="00947D8A" w:rsidRPr="00947D8A" w:rsidRDefault="00947D8A">
          <w:pPr>
            <w:pStyle w:val="csl-entry"/>
            <w:divId w:val="714933417"/>
            <w:rPr>
              <w:color w:val="000000"/>
            </w:rPr>
          </w:pPr>
          <w:r w:rsidRPr="00947D8A">
            <w:rPr>
              <w:color w:val="000000"/>
            </w:rPr>
            <w:t xml:space="preserve">36. Navarro F, Lieberman J. miR-34 and p53: New Insights into a Complex Functional Relationship. </w:t>
          </w:r>
          <w:proofErr w:type="spellStart"/>
          <w:r w:rsidRPr="00947D8A">
            <w:rPr>
              <w:color w:val="000000"/>
            </w:rPr>
            <w:t>Plos</w:t>
          </w:r>
          <w:proofErr w:type="spellEnd"/>
          <w:r w:rsidRPr="00947D8A">
            <w:rPr>
              <w:color w:val="000000"/>
            </w:rPr>
            <w:t xml:space="preserve"> One. 2015;10(7</w:t>
          </w:r>
          <w:proofErr w:type="gramStart"/>
          <w:r w:rsidRPr="00947D8A">
            <w:rPr>
              <w:color w:val="000000"/>
            </w:rPr>
            <w:t>):e</w:t>
          </w:r>
          <w:proofErr w:type="gramEnd"/>
          <w:r w:rsidRPr="00947D8A">
            <w:rPr>
              <w:color w:val="000000"/>
            </w:rPr>
            <w:t>0132767.</w:t>
          </w:r>
        </w:p>
        <w:p w14:paraId="6544B75A" w14:textId="77777777" w:rsidR="00947D8A" w:rsidRPr="00947D8A" w:rsidRDefault="00947D8A">
          <w:pPr>
            <w:pStyle w:val="csl-entry"/>
            <w:divId w:val="714933417"/>
            <w:rPr>
              <w:color w:val="000000"/>
            </w:rPr>
          </w:pPr>
          <w:r w:rsidRPr="00947D8A">
            <w:rPr>
              <w:color w:val="000000"/>
            </w:rPr>
            <w:t xml:space="preserve">37. </w:t>
          </w:r>
          <w:proofErr w:type="spellStart"/>
          <w:r w:rsidRPr="00947D8A">
            <w:rPr>
              <w:color w:val="000000"/>
            </w:rPr>
            <w:t>Italiano</w:t>
          </w:r>
          <w:proofErr w:type="spellEnd"/>
          <w:r w:rsidRPr="00947D8A">
            <w:rPr>
              <w:color w:val="000000"/>
            </w:rPr>
            <w:t xml:space="preserve"> D, Lena AM, </w:t>
          </w:r>
          <w:proofErr w:type="spellStart"/>
          <w:r w:rsidRPr="00947D8A">
            <w:rPr>
              <w:color w:val="000000"/>
            </w:rPr>
            <w:t>Melino</w:t>
          </w:r>
          <w:proofErr w:type="spellEnd"/>
          <w:r w:rsidRPr="00947D8A">
            <w:rPr>
              <w:color w:val="000000"/>
            </w:rPr>
            <w:t xml:space="preserve"> G, Candi E. Identification of NCF2/p67phox as a novel p53 target gene. Cell Cycle. 2012;11(24):4589–96.</w:t>
          </w:r>
        </w:p>
        <w:p w14:paraId="183AD728" w14:textId="77777777" w:rsidR="00947D8A" w:rsidRPr="00947D8A" w:rsidRDefault="00947D8A">
          <w:pPr>
            <w:pStyle w:val="csl-entry"/>
            <w:divId w:val="714933417"/>
            <w:rPr>
              <w:color w:val="000000"/>
            </w:rPr>
          </w:pPr>
          <w:r w:rsidRPr="00947D8A">
            <w:rPr>
              <w:color w:val="000000"/>
            </w:rPr>
            <w:t xml:space="preserve">38. Chou H-L, Fong Y, Wei C-K, Tsai E-M, Chen JY-F, Chang W-T, et al. A Quinone-Containing Compound Enhances </w:t>
          </w:r>
          <w:proofErr w:type="spellStart"/>
          <w:r w:rsidRPr="00947D8A">
            <w:rPr>
              <w:color w:val="000000"/>
            </w:rPr>
            <w:t>Camptothecin</w:t>
          </w:r>
          <w:proofErr w:type="spellEnd"/>
          <w:r w:rsidRPr="00947D8A">
            <w:rPr>
              <w:color w:val="000000"/>
            </w:rPr>
            <w:t xml:space="preserve">-Induced Apoptosis of Lung Cancer Through Modulating Endogenous ROS and ERK Signaling. Arch Immunol </w:t>
          </w:r>
          <w:proofErr w:type="spellStart"/>
          <w:r w:rsidRPr="00947D8A">
            <w:rPr>
              <w:color w:val="000000"/>
            </w:rPr>
            <w:t>Ther</w:t>
          </w:r>
          <w:proofErr w:type="spellEnd"/>
          <w:r w:rsidRPr="00947D8A">
            <w:rPr>
              <w:color w:val="000000"/>
            </w:rPr>
            <w:t xml:space="preserve"> Ex. 2017;65(3):241–52.</w:t>
          </w:r>
        </w:p>
        <w:p w14:paraId="245CDCBE" w14:textId="77777777" w:rsidR="00947D8A" w:rsidRPr="00947D8A" w:rsidRDefault="00947D8A">
          <w:pPr>
            <w:pStyle w:val="csl-entry"/>
            <w:divId w:val="714933417"/>
            <w:rPr>
              <w:color w:val="000000"/>
            </w:rPr>
          </w:pPr>
          <w:r w:rsidRPr="00947D8A">
            <w:rPr>
              <w:color w:val="000000"/>
            </w:rPr>
            <w:t xml:space="preserve">39. </w:t>
          </w:r>
          <w:proofErr w:type="spellStart"/>
          <w:r w:rsidRPr="00947D8A">
            <w:rPr>
              <w:color w:val="000000"/>
            </w:rPr>
            <w:t>Serocki</w:t>
          </w:r>
          <w:proofErr w:type="spellEnd"/>
          <w:r w:rsidRPr="00947D8A">
            <w:rPr>
              <w:color w:val="000000"/>
            </w:rPr>
            <w:t xml:space="preserve"> M, </w:t>
          </w:r>
          <w:proofErr w:type="spellStart"/>
          <w:r w:rsidRPr="00947D8A">
            <w:rPr>
              <w:color w:val="000000"/>
            </w:rPr>
            <w:t>Bartoszewska</w:t>
          </w:r>
          <w:proofErr w:type="spellEnd"/>
          <w:r w:rsidRPr="00947D8A">
            <w:rPr>
              <w:color w:val="000000"/>
            </w:rPr>
            <w:t xml:space="preserve"> S, </w:t>
          </w:r>
          <w:proofErr w:type="spellStart"/>
          <w:r w:rsidRPr="00947D8A">
            <w:rPr>
              <w:color w:val="000000"/>
            </w:rPr>
            <w:t>Janaszak-Jasiecka</w:t>
          </w:r>
          <w:proofErr w:type="spellEnd"/>
          <w:r w:rsidRPr="00947D8A">
            <w:rPr>
              <w:color w:val="000000"/>
            </w:rPr>
            <w:t xml:space="preserve"> A, </w:t>
          </w:r>
          <w:proofErr w:type="spellStart"/>
          <w:r w:rsidRPr="00947D8A">
            <w:rPr>
              <w:color w:val="000000"/>
            </w:rPr>
            <w:t>Ochocka</w:t>
          </w:r>
          <w:proofErr w:type="spellEnd"/>
          <w:r w:rsidRPr="00947D8A">
            <w:rPr>
              <w:color w:val="000000"/>
            </w:rPr>
            <w:t xml:space="preserve"> RJ, </w:t>
          </w:r>
          <w:proofErr w:type="spellStart"/>
          <w:r w:rsidRPr="00947D8A">
            <w:rPr>
              <w:color w:val="000000"/>
            </w:rPr>
            <w:t>Collawn</w:t>
          </w:r>
          <w:proofErr w:type="spellEnd"/>
          <w:r w:rsidRPr="00947D8A">
            <w:rPr>
              <w:color w:val="000000"/>
            </w:rPr>
            <w:t xml:space="preserve"> JF, Bartoszewski R. miRNAs regulate the HIF switch during hypoxia: a novel therapeutic target. Angiogenesis. 2018;21(2):183–202.</w:t>
          </w:r>
        </w:p>
        <w:p w14:paraId="198D3C3E" w14:textId="77777777" w:rsidR="00947D8A" w:rsidRPr="00947D8A" w:rsidRDefault="00947D8A">
          <w:pPr>
            <w:pStyle w:val="csl-entry"/>
            <w:divId w:val="714933417"/>
            <w:rPr>
              <w:color w:val="000000"/>
            </w:rPr>
          </w:pPr>
          <w:r w:rsidRPr="00947D8A">
            <w:rPr>
              <w:color w:val="000000"/>
            </w:rPr>
            <w:t>40. Shang Y, Chen H, Ye J, Wei X, Liu S, Wang R. HIF-1α/Ascl2/miR-200b regulatory feedback circuit modulated the epithelial-mesenchymal transition (EMT) in colorectal cancer cells. Exp Cell Res. 2017;360(2):243–56.</w:t>
          </w:r>
        </w:p>
        <w:p w14:paraId="5A4CDA7B" w14:textId="77777777" w:rsidR="00947D8A" w:rsidRPr="00947D8A" w:rsidRDefault="00947D8A">
          <w:pPr>
            <w:pStyle w:val="csl-entry"/>
            <w:divId w:val="714933417"/>
            <w:rPr>
              <w:color w:val="000000"/>
            </w:rPr>
          </w:pPr>
          <w:r w:rsidRPr="00947D8A">
            <w:rPr>
              <w:color w:val="000000"/>
            </w:rPr>
            <w:t xml:space="preserve">41. Byun Y, Choi Y-C, </w:t>
          </w:r>
          <w:proofErr w:type="spellStart"/>
          <w:r w:rsidRPr="00947D8A">
            <w:rPr>
              <w:color w:val="000000"/>
            </w:rPr>
            <w:t>Jeong</w:t>
          </w:r>
          <w:proofErr w:type="spellEnd"/>
          <w:r w:rsidRPr="00947D8A">
            <w:rPr>
              <w:color w:val="000000"/>
            </w:rPr>
            <w:t xml:space="preserve"> Y, Lee G, Yoon S, </w:t>
          </w:r>
          <w:proofErr w:type="spellStart"/>
          <w:r w:rsidRPr="00947D8A">
            <w:rPr>
              <w:color w:val="000000"/>
            </w:rPr>
            <w:t>Jeong</w:t>
          </w:r>
          <w:proofErr w:type="spellEnd"/>
          <w:r w:rsidRPr="00947D8A">
            <w:rPr>
              <w:color w:val="000000"/>
            </w:rPr>
            <w:t xml:space="preserve"> Y, et al. MiR-200c downregulates HIF-1α and inhibits migration of lung cancer cells. Cell Mol Biol Lett. 2019;24(1):28.</w:t>
          </w:r>
        </w:p>
        <w:p w14:paraId="51669738" w14:textId="77777777" w:rsidR="00947D8A" w:rsidRPr="00947D8A" w:rsidRDefault="00947D8A">
          <w:pPr>
            <w:pStyle w:val="csl-entry"/>
            <w:divId w:val="714933417"/>
            <w:rPr>
              <w:color w:val="000000"/>
            </w:rPr>
          </w:pPr>
          <w:r w:rsidRPr="00947D8A">
            <w:rPr>
              <w:color w:val="000000"/>
            </w:rPr>
            <w:t xml:space="preserve">42. Xu X, Tan X, </w:t>
          </w:r>
          <w:proofErr w:type="spellStart"/>
          <w:r w:rsidRPr="00947D8A">
            <w:rPr>
              <w:color w:val="000000"/>
            </w:rPr>
            <w:t>Tampe</w:t>
          </w:r>
          <w:proofErr w:type="spellEnd"/>
          <w:r w:rsidRPr="00947D8A">
            <w:rPr>
              <w:color w:val="000000"/>
            </w:rPr>
            <w:t xml:space="preserve"> B, Sanchez E, </w:t>
          </w:r>
          <w:proofErr w:type="spellStart"/>
          <w:r w:rsidRPr="00947D8A">
            <w:rPr>
              <w:color w:val="000000"/>
            </w:rPr>
            <w:t>Zeisberg</w:t>
          </w:r>
          <w:proofErr w:type="spellEnd"/>
          <w:r w:rsidRPr="00947D8A">
            <w:rPr>
              <w:color w:val="000000"/>
            </w:rPr>
            <w:t xml:space="preserve"> M, </w:t>
          </w:r>
          <w:proofErr w:type="spellStart"/>
          <w:r w:rsidRPr="00947D8A">
            <w:rPr>
              <w:color w:val="000000"/>
            </w:rPr>
            <w:t>Zeisberg</w:t>
          </w:r>
          <w:proofErr w:type="spellEnd"/>
          <w:r w:rsidRPr="00947D8A">
            <w:rPr>
              <w:color w:val="000000"/>
            </w:rPr>
            <w:t xml:space="preserve"> EM. Snail Is a Direct Target of Hypoxia-inducible Factor 1α (HIF1α) in Hypoxia-induced Endothelial to Mesenchymal Transition of Human Coronary Endothelial Cells*. J Biol Chem. 2015;290(27):16653–64.</w:t>
          </w:r>
        </w:p>
        <w:p w14:paraId="67C426D1" w14:textId="77777777" w:rsidR="00947D8A" w:rsidRPr="00947D8A" w:rsidRDefault="00947D8A">
          <w:pPr>
            <w:pStyle w:val="csl-entry"/>
            <w:divId w:val="714933417"/>
            <w:rPr>
              <w:color w:val="000000"/>
            </w:rPr>
          </w:pPr>
          <w:r w:rsidRPr="00947D8A">
            <w:rPr>
              <w:color w:val="000000"/>
            </w:rPr>
            <w:t xml:space="preserve">43. Chou C-C, Lee K-H, Lai I-L, Wang D, Mo X, </w:t>
          </w:r>
          <w:proofErr w:type="spellStart"/>
          <w:r w:rsidRPr="00947D8A">
            <w:rPr>
              <w:color w:val="000000"/>
            </w:rPr>
            <w:t>Kulp</w:t>
          </w:r>
          <w:proofErr w:type="spellEnd"/>
          <w:r w:rsidRPr="00947D8A">
            <w:rPr>
              <w:color w:val="000000"/>
            </w:rPr>
            <w:t xml:space="preserve"> SK, et al. AMPK Reverses the Mesenchymal Phenotype of Cancer Cells by Targeting the Akt–MDM2–Foxo3a Signaling Axis. Cancer Res. 2014;74(17):4783–95.</w:t>
          </w:r>
        </w:p>
        <w:p w14:paraId="6B121A35" w14:textId="77777777" w:rsidR="00947D8A" w:rsidRPr="00947D8A" w:rsidRDefault="00947D8A">
          <w:pPr>
            <w:pStyle w:val="csl-entry"/>
            <w:divId w:val="714933417"/>
            <w:rPr>
              <w:color w:val="000000"/>
            </w:rPr>
          </w:pPr>
          <w:r w:rsidRPr="00947D8A">
            <w:rPr>
              <w:color w:val="000000"/>
            </w:rPr>
            <w:t xml:space="preserve">44. Ohshima J, Wang Q, </w:t>
          </w:r>
          <w:proofErr w:type="spellStart"/>
          <w:r w:rsidRPr="00947D8A">
            <w:rPr>
              <w:color w:val="000000"/>
            </w:rPr>
            <w:t>Fitzsimonds</w:t>
          </w:r>
          <w:proofErr w:type="spellEnd"/>
          <w:r w:rsidRPr="00947D8A">
            <w:rPr>
              <w:color w:val="000000"/>
            </w:rPr>
            <w:t xml:space="preserve"> ZR, Miller DP, </w:t>
          </w:r>
          <w:proofErr w:type="spellStart"/>
          <w:r w:rsidRPr="00947D8A">
            <w:rPr>
              <w:color w:val="000000"/>
            </w:rPr>
            <w:t>Sztukowska</w:t>
          </w:r>
          <w:proofErr w:type="spellEnd"/>
          <w:r w:rsidRPr="00947D8A">
            <w:rPr>
              <w:color w:val="000000"/>
            </w:rPr>
            <w:t xml:space="preserve"> MN, Jung Y-J, et al. Streptococcus </w:t>
          </w:r>
          <w:proofErr w:type="spellStart"/>
          <w:r w:rsidRPr="00947D8A">
            <w:rPr>
              <w:color w:val="000000"/>
            </w:rPr>
            <w:t>gordonii</w:t>
          </w:r>
          <w:proofErr w:type="spellEnd"/>
          <w:r w:rsidRPr="00947D8A">
            <w:rPr>
              <w:color w:val="000000"/>
            </w:rPr>
            <w:t xml:space="preserve"> programs epithelial cells to resist ZEB2 induction by </w:t>
          </w:r>
          <w:proofErr w:type="spellStart"/>
          <w:r w:rsidRPr="00947D8A">
            <w:rPr>
              <w:color w:val="000000"/>
            </w:rPr>
            <w:t>Porphyromonas</w:t>
          </w:r>
          <w:proofErr w:type="spellEnd"/>
          <w:r w:rsidRPr="00947D8A">
            <w:rPr>
              <w:color w:val="000000"/>
            </w:rPr>
            <w:t xml:space="preserve"> </w:t>
          </w:r>
          <w:proofErr w:type="spellStart"/>
          <w:r w:rsidRPr="00947D8A">
            <w:rPr>
              <w:color w:val="000000"/>
            </w:rPr>
            <w:t>gingivalis</w:t>
          </w:r>
          <w:proofErr w:type="spellEnd"/>
          <w:r w:rsidRPr="00947D8A">
            <w:rPr>
              <w:color w:val="000000"/>
            </w:rPr>
            <w:t xml:space="preserve">. Proc National </w:t>
          </w:r>
          <w:proofErr w:type="spellStart"/>
          <w:r w:rsidRPr="00947D8A">
            <w:rPr>
              <w:color w:val="000000"/>
            </w:rPr>
            <w:t>Acad</w:t>
          </w:r>
          <w:proofErr w:type="spellEnd"/>
          <w:r w:rsidRPr="00947D8A">
            <w:rPr>
              <w:color w:val="000000"/>
            </w:rPr>
            <w:t xml:space="preserve"> Sci. 2019;116(17):201900101.</w:t>
          </w:r>
        </w:p>
        <w:p w14:paraId="30844DE1" w14:textId="77777777" w:rsidR="00947D8A" w:rsidRPr="00947D8A" w:rsidRDefault="00947D8A">
          <w:pPr>
            <w:pStyle w:val="csl-entry"/>
            <w:divId w:val="714933417"/>
            <w:rPr>
              <w:color w:val="000000"/>
            </w:rPr>
          </w:pPr>
          <w:r w:rsidRPr="00947D8A">
            <w:rPr>
              <w:color w:val="000000"/>
            </w:rPr>
            <w:t xml:space="preserve">45. Huang W, Cao J, Liu X, Meng F, Li M, Chen B, et al. AMPK Plays a Dual Role in Regulation of CREB/BDNF Pathway in Mouse Primary Hippocampal Cells. J Mol </w:t>
          </w:r>
          <w:proofErr w:type="spellStart"/>
          <w:r w:rsidRPr="00947D8A">
            <w:rPr>
              <w:color w:val="000000"/>
            </w:rPr>
            <w:t>Neurosci</w:t>
          </w:r>
          <w:proofErr w:type="spellEnd"/>
          <w:r w:rsidRPr="00947D8A">
            <w:rPr>
              <w:color w:val="000000"/>
            </w:rPr>
            <w:t>. 2015;56(4):782–8.</w:t>
          </w:r>
        </w:p>
        <w:p w14:paraId="5EAC767F" w14:textId="77777777" w:rsidR="00947D8A" w:rsidRPr="00947D8A" w:rsidRDefault="00947D8A">
          <w:pPr>
            <w:pStyle w:val="csl-entry"/>
            <w:divId w:val="714933417"/>
            <w:rPr>
              <w:color w:val="000000"/>
            </w:rPr>
          </w:pPr>
          <w:r w:rsidRPr="00947D8A">
            <w:rPr>
              <w:color w:val="000000"/>
            </w:rPr>
            <w:t xml:space="preserve">46. </w:t>
          </w:r>
          <w:proofErr w:type="spellStart"/>
          <w:r w:rsidRPr="00947D8A">
            <w:rPr>
              <w:color w:val="000000"/>
            </w:rPr>
            <w:t>Jin</w:t>
          </w:r>
          <w:proofErr w:type="spellEnd"/>
          <w:r w:rsidRPr="00947D8A">
            <w:rPr>
              <w:color w:val="000000"/>
            </w:rPr>
            <w:t xml:space="preserve"> H, </w:t>
          </w:r>
          <w:proofErr w:type="spellStart"/>
          <w:r w:rsidRPr="00947D8A">
            <w:rPr>
              <w:color w:val="000000"/>
            </w:rPr>
            <w:t>Xue</w:t>
          </w:r>
          <w:proofErr w:type="spellEnd"/>
          <w:r w:rsidRPr="00947D8A">
            <w:rPr>
              <w:color w:val="000000"/>
            </w:rPr>
            <w:t xml:space="preserve"> L, Mo L, Zhang D, Guo X, Xu J, et al. Downregulation of miR-200c stabilizes XIAP mRNA and contributes to invasion and lung metastasis of bladder cancer. Cell </w:t>
          </w:r>
          <w:proofErr w:type="spellStart"/>
          <w:r w:rsidRPr="00947D8A">
            <w:rPr>
              <w:color w:val="000000"/>
            </w:rPr>
            <w:t>Adhes</w:t>
          </w:r>
          <w:proofErr w:type="spellEnd"/>
          <w:r w:rsidRPr="00947D8A">
            <w:rPr>
              <w:color w:val="000000"/>
            </w:rPr>
            <w:t xml:space="preserve"> </w:t>
          </w:r>
          <w:proofErr w:type="spellStart"/>
          <w:r w:rsidRPr="00947D8A">
            <w:rPr>
              <w:color w:val="000000"/>
            </w:rPr>
            <w:t>Migr</w:t>
          </w:r>
          <w:proofErr w:type="spellEnd"/>
          <w:r w:rsidRPr="00947D8A">
            <w:rPr>
              <w:color w:val="000000"/>
            </w:rPr>
            <w:t>. 2019;13(1):236–48.</w:t>
          </w:r>
        </w:p>
        <w:p w14:paraId="194AC419" w14:textId="77777777" w:rsidR="00947D8A" w:rsidRPr="00947D8A" w:rsidRDefault="00947D8A">
          <w:pPr>
            <w:pStyle w:val="csl-entry"/>
            <w:divId w:val="714933417"/>
            <w:rPr>
              <w:color w:val="000000"/>
            </w:rPr>
          </w:pPr>
          <w:r w:rsidRPr="00947D8A">
            <w:rPr>
              <w:color w:val="000000"/>
            </w:rPr>
            <w:t xml:space="preserve">47. </w:t>
          </w:r>
          <w:proofErr w:type="spellStart"/>
          <w:r w:rsidRPr="00947D8A">
            <w:rPr>
              <w:color w:val="000000"/>
            </w:rPr>
            <w:t>Janin</w:t>
          </w:r>
          <w:proofErr w:type="spellEnd"/>
          <w:r w:rsidRPr="00947D8A">
            <w:rPr>
              <w:color w:val="000000"/>
            </w:rPr>
            <w:t xml:space="preserve"> M, </w:t>
          </w:r>
          <w:proofErr w:type="spellStart"/>
          <w:r w:rsidRPr="00947D8A">
            <w:rPr>
              <w:color w:val="000000"/>
            </w:rPr>
            <w:t>Esteller</w:t>
          </w:r>
          <w:proofErr w:type="spellEnd"/>
          <w:r w:rsidRPr="00947D8A">
            <w:rPr>
              <w:color w:val="000000"/>
            </w:rPr>
            <w:t xml:space="preserve"> M. Oncometabolite Accumulation and Epithelial-to-Mesenchymal Transition: The Turn of Fumarate. Cell </w:t>
          </w:r>
          <w:proofErr w:type="spellStart"/>
          <w:r w:rsidRPr="00947D8A">
            <w:rPr>
              <w:color w:val="000000"/>
            </w:rPr>
            <w:t>Metab</w:t>
          </w:r>
          <w:proofErr w:type="spellEnd"/>
          <w:r w:rsidRPr="00947D8A">
            <w:rPr>
              <w:color w:val="000000"/>
            </w:rPr>
            <w:t>. 2016;24(4):529–30.</w:t>
          </w:r>
        </w:p>
        <w:p w14:paraId="6451C461" w14:textId="77777777" w:rsidR="00947D8A" w:rsidRPr="00947D8A" w:rsidRDefault="00947D8A">
          <w:pPr>
            <w:pStyle w:val="csl-entry"/>
            <w:divId w:val="714933417"/>
            <w:rPr>
              <w:color w:val="000000"/>
            </w:rPr>
          </w:pPr>
          <w:r w:rsidRPr="00947D8A">
            <w:rPr>
              <w:color w:val="000000"/>
            </w:rPr>
            <w:t xml:space="preserve">48. Zhang Q, Zheng S, Wang S, Wang W, Xing H, Xu S. Chlorpyrifos induced oxidative stress to promote apoptosis and autophagy through the regulation of miR-19a-AMPK axis in common carp. Fish Shellfish Immun. </w:t>
          </w:r>
          <w:proofErr w:type="gramStart"/>
          <w:r w:rsidRPr="00947D8A">
            <w:rPr>
              <w:color w:val="000000"/>
            </w:rPr>
            <w:t>2019;93:1093</w:t>
          </w:r>
          <w:proofErr w:type="gramEnd"/>
          <w:r w:rsidRPr="00947D8A">
            <w:rPr>
              <w:color w:val="000000"/>
            </w:rPr>
            <w:t>–9.</w:t>
          </w:r>
        </w:p>
        <w:p w14:paraId="2FE79A27" w14:textId="77777777" w:rsidR="00947D8A" w:rsidRPr="00947D8A" w:rsidRDefault="00947D8A">
          <w:pPr>
            <w:pStyle w:val="csl-entry"/>
            <w:divId w:val="714933417"/>
            <w:rPr>
              <w:color w:val="000000"/>
            </w:rPr>
          </w:pPr>
          <w:r w:rsidRPr="00947D8A">
            <w:rPr>
              <w:color w:val="000000"/>
            </w:rPr>
            <w:t xml:space="preserve">49. </w:t>
          </w:r>
          <w:proofErr w:type="spellStart"/>
          <w:r w:rsidRPr="00947D8A">
            <w:rPr>
              <w:color w:val="000000"/>
            </w:rPr>
            <w:t>Radisky</w:t>
          </w:r>
          <w:proofErr w:type="spellEnd"/>
          <w:r w:rsidRPr="00947D8A">
            <w:rPr>
              <w:color w:val="000000"/>
            </w:rPr>
            <w:t xml:space="preserve"> DC, Levy DD, </w:t>
          </w:r>
          <w:proofErr w:type="spellStart"/>
          <w:r w:rsidRPr="00947D8A">
            <w:rPr>
              <w:color w:val="000000"/>
            </w:rPr>
            <w:t>Littlepage</w:t>
          </w:r>
          <w:proofErr w:type="spellEnd"/>
          <w:r w:rsidRPr="00947D8A">
            <w:rPr>
              <w:color w:val="000000"/>
            </w:rPr>
            <w:t xml:space="preserve"> LE, Liu H, Nelson CM, Fata JE, et al. Rac1b and reactive oxygen species mediate MMP-3-induced EMT and genomic instability. Nature. 2005;436(7047):123–7.</w:t>
          </w:r>
        </w:p>
        <w:p w14:paraId="631186A2" w14:textId="77777777" w:rsidR="00947D8A" w:rsidRPr="00947D8A" w:rsidRDefault="00947D8A">
          <w:pPr>
            <w:pStyle w:val="csl-entry"/>
            <w:divId w:val="714933417"/>
            <w:rPr>
              <w:color w:val="000000"/>
            </w:rPr>
          </w:pPr>
          <w:r w:rsidRPr="00947D8A">
            <w:rPr>
              <w:color w:val="000000"/>
            </w:rPr>
            <w:t xml:space="preserve">50. </w:t>
          </w:r>
          <w:proofErr w:type="spellStart"/>
          <w:r w:rsidRPr="00947D8A">
            <w:rPr>
              <w:color w:val="000000"/>
            </w:rPr>
            <w:t>Babaei</w:t>
          </w:r>
          <w:proofErr w:type="spellEnd"/>
          <w:r w:rsidRPr="00947D8A">
            <w:rPr>
              <w:color w:val="000000"/>
            </w:rPr>
            <w:t xml:space="preserve"> G, </w:t>
          </w:r>
          <w:proofErr w:type="spellStart"/>
          <w:r w:rsidRPr="00947D8A">
            <w:rPr>
              <w:color w:val="000000"/>
            </w:rPr>
            <w:t>Raei</w:t>
          </w:r>
          <w:proofErr w:type="spellEnd"/>
          <w:r w:rsidRPr="00947D8A">
            <w:rPr>
              <w:color w:val="000000"/>
            </w:rPr>
            <w:t xml:space="preserve"> N, </w:t>
          </w:r>
          <w:proofErr w:type="spellStart"/>
          <w:r w:rsidRPr="00947D8A">
            <w:rPr>
              <w:color w:val="000000"/>
            </w:rPr>
            <w:t>milani</w:t>
          </w:r>
          <w:proofErr w:type="spellEnd"/>
          <w:r w:rsidRPr="00947D8A">
            <w:rPr>
              <w:color w:val="000000"/>
            </w:rPr>
            <w:t xml:space="preserve"> AT, Aziz SG-G, </w:t>
          </w:r>
          <w:proofErr w:type="spellStart"/>
          <w:r w:rsidRPr="00947D8A">
            <w:rPr>
              <w:color w:val="000000"/>
            </w:rPr>
            <w:t>Pourjabbar</w:t>
          </w:r>
          <w:proofErr w:type="spellEnd"/>
          <w:r w:rsidRPr="00947D8A">
            <w:rPr>
              <w:color w:val="000000"/>
            </w:rPr>
            <w:t xml:space="preserve"> N, </w:t>
          </w:r>
          <w:proofErr w:type="spellStart"/>
          <w:r w:rsidRPr="00947D8A">
            <w:rPr>
              <w:color w:val="000000"/>
            </w:rPr>
            <w:t>Geravand</w:t>
          </w:r>
          <w:proofErr w:type="spellEnd"/>
          <w:r w:rsidRPr="00947D8A">
            <w:rPr>
              <w:color w:val="000000"/>
            </w:rPr>
            <w:t xml:space="preserve"> F. The emerging role of miR-200 family in metastasis: focus on EMT, CSCs, angiogenesis, and </w:t>
          </w:r>
          <w:proofErr w:type="spellStart"/>
          <w:r w:rsidRPr="00947D8A">
            <w:rPr>
              <w:color w:val="000000"/>
            </w:rPr>
            <w:t>anoikis</w:t>
          </w:r>
          <w:proofErr w:type="spellEnd"/>
          <w:r w:rsidRPr="00947D8A">
            <w:rPr>
              <w:color w:val="000000"/>
            </w:rPr>
            <w:t>. Mol Biol Rep. 2021;48(10):6935–47.</w:t>
          </w:r>
        </w:p>
        <w:p w14:paraId="77CBA7FB" w14:textId="3266E518" w:rsidR="00E469AE" w:rsidRPr="00330620" w:rsidRDefault="00947D8A">
          <w:pPr>
            <w:pStyle w:val="Bibliography"/>
            <w:rPr>
              <w:rFonts w:ascii="Times New Roman" w:hAnsi="Times New Roman" w:cs="Times New Roman"/>
            </w:rPr>
          </w:pPr>
          <w:r w:rsidRPr="00947D8A">
            <w:rPr>
              <w:rFonts w:ascii="Times New Roman" w:eastAsia="Times New Roman" w:hAnsi="Times New Roman" w:cs="Times New Roman"/>
              <w:color w:val="000000"/>
            </w:rPr>
            <w:t> </w:t>
          </w:r>
        </w:p>
      </w:sdtContent>
    </w:sdt>
    <w:sectPr w:rsidR="00E469AE" w:rsidRPr="0033062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4"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2"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3"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4"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6"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26"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27"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29"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30"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32" w:author="Jia, Dongya (NIH/NCI) [E]" w:date="2022-02-27T21:04:00Z" w:initials="JD([">
    <w:p w14:paraId="21B34142" w14:textId="77777777" w:rsidR="00F16605" w:rsidRDefault="00F16605" w:rsidP="00147D30">
      <w:r>
        <w:rPr>
          <w:rStyle w:val="CommentReference"/>
        </w:rPr>
        <w:annotationRef/>
      </w:r>
      <w:r>
        <w:rPr>
          <w:sz w:val="20"/>
          <w:szCs w:val="20"/>
        </w:rPr>
        <w:t>Do you think there is a way to quantify the effect of PSFs in upregulating the coupled hybrid E/M-hybrid metabolism state?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0"/>
  <w15:commentEx w15:paraId="1C3834B8" w15:done="0"/>
  <w15:commentEx w15:paraId="76EA816B" w15:done="0"/>
  <w15:commentEx w15:paraId="3E805D0A" w15:done="0"/>
  <w15:commentEx w15:paraId="0F59870D" w15:done="0"/>
  <w15:commentEx w15:paraId="4B8C9DB3" w15:done="0"/>
  <w15:commentEx w15:paraId="5F45314B" w15:done="0"/>
  <w15:commentEx w15:paraId="4EAC169C" w15:done="0"/>
  <w15:commentEx w15:paraId="3331201A" w15:done="0"/>
  <w15:commentEx w15:paraId="21B34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C6731A" w16cex:dateUtc="2022-02-28T03:00:00Z"/>
  <w16cex:commentExtensible w16cex:durableId="25C6734D" w16cex:dateUtc="2022-02-28T03:01:00Z"/>
  <w16cex:commentExtensible w16cex:durableId="25C6736B" w16cex:dateUtc="2022-02-28T03:02:00Z"/>
  <w16cex:commentExtensible w16cex:durableId="25C673A7" w16cex:dateUtc="2022-02-28T03:03:00Z"/>
  <w16cex:commentExtensible w16cex:durableId="25C673D0" w16cex:dateUtc="2022-02-2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4B8C9DB3" w16cid:durableId="25C6731A"/>
  <w16cid:commentId w16cid:paraId="5F45314B" w16cid:durableId="25C6734D"/>
  <w16cid:commentId w16cid:paraId="4EAC169C" w16cid:durableId="25C6736B"/>
  <w16cid:commentId w16cid:paraId="3331201A" w16cid:durableId="25C673A7"/>
  <w16cid:commentId w16cid:paraId="21B34142" w16cid:durableId="25C673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 Dongya (NIH/NCI) [E]">
    <w15:presenceInfo w15:providerId="AD" w15:userId="S::jiad2@nih.gov::437f89f1-50d0-41ad-9d46-432983d731d2"/>
  </w15:person>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004B"/>
    <w:rsid w:val="00032594"/>
    <w:rsid w:val="001155E9"/>
    <w:rsid w:val="0012213F"/>
    <w:rsid w:val="00124EF2"/>
    <w:rsid w:val="001318AD"/>
    <w:rsid w:val="00240E17"/>
    <w:rsid w:val="00246E60"/>
    <w:rsid w:val="002B59C6"/>
    <w:rsid w:val="002D7AE1"/>
    <w:rsid w:val="003153E6"/>
    <w:rsid w:val="00330620"/>
    <w:rsid w:val="0034024B"/>
    <w:rsid w:val="00376A9D"/>
    <w:rsid w:val="003A149E"/>
    <w:rsid w:val="003B11C4"/>
    <w:rsid w:val="003C4611"/>
    <w:rsid w:val="003D5A12"/>
    <w:rsid w:val="004722D9"/>
    <w:rsid w:val="00473668"/>
    <w:rsid w:val="00474B6C"/>
    <w:rsid w:val="004E29B3"/>
    <w:rsid w:val="004F30F1"/>
    <w:rsid w:val="00590D07"/>
    <w:rsid w:val="005F2A0D"/>
    <w:rsid w:val="006464B4"/>
    <w:rsid w:val="00646AF3"/>
    <w:rsid w:val="00660517"/>
    <w:rsid w:val="00666FC3"/>
    <w:rsid w:val="006A76A0"/>
    <w:rsid w:val="006F5EB7"/>
    <w:rsid w:val="0073620E"/>
    <w:rsid w:val="00784D58"/>
    <w:rsid w:val="007A3C13"/>
    <w:rsid w:val="007B15B9"/>
    <w:rsid w:val="007F18AF"/>
    <w:rsid w:val="00817708"/>
    <w:rsid w:val="00842039"/>
    <w:rsid w:val="00891A2B"/>
    <w:rsid w:val="008D6863"/>
    <w:rsid w:val="0090796F"/>
    <w:rsid w:val="0093067B"/>
    <w:rsid w:val="00947D8A"/>
    <w:rsid w:val="00947F6E"/>
    <w:rsid w:val="00982774"/>
    <w:rsid w:val="009A4BAB"/>
    <w:rsid w:val="009B27F9"/>
    <w:rsid w:val="009B7026"/>
    <w:rsid w:val="009E1347"/>
    <w:rsid w:val="00A163F5"/>
    <w:rsid w:val="00A23BCB"/>
    <w:rsid w:val="00A259A5"/>
    <w:rsid w:val="00A577A2"/>
    <w:rsid w:val="00AA0ACC"/>
    <w:rsid w:val="00AA49A8"/>
    <w:rsid w:val="00AC5B38"/>
    <w:rsid w:val="00AD65F0"/>
    <w:rsid w:val="00AD7F58"/>
    <w:rsid w:val="00AE62D6"/>
    <w:rsid w:val="00B03A60"/>
    <w:rsid w:val="00B33FCD"/>
    <w:rsid w:val="00B629A9"/>
    <w:rsid w:val="00B86B75"/>
    <w:rsid w:val="00BA7923"/>
    <w:rsid w:val="00BC48D5"/>
    <w:rsid w:val="00BD381E"/>
    <w:rsid w:val="00C02422"/>
    <w:rsid w:val="00C36279"/>
    <w:rsid w:val="00C460D8"/>
    <w:rsid w:val="00CC5D87"/>
    <w:rsid w:val="00D20788"/>
    <w:rsid w:val="00D26B91"/>
    <w:rsid w:val="00D3608D"/>
    <w:rsid w:val="00D65537"/>
    <w:rsid w:val="00D903A3"/>
    <w:rsid w:val="00DD5C86"/>
    <w:rsid w:val="00E13176"/>
    <w:rsid w:val="00E273CB"/>
    <w:rsid w:val="00E315A3"/>
    <w:rsid w:val="00E462F4"/>
    <w:rsid w:val="00E469AE"/>
    <w:rsid w:val="00E523BA"/>
    <w:rsid w:val="00E918D0"/>
    <w:rsid w:val="00F16605"/>
    <w:rsid w:val="00F17D20"/>
    <w:rsid w:val="00F2496D"/>
    <w:rsid w:val="00F54301"/>
    <w:rsid w:val="00F95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973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73CD3"/>
    <w:rPr>
      <w:color w:val="808080"/>
    </w:rPr>
  </w:style>
  <w:style w:type="paragraph" w:customStyle="1" w:styleId="72C112F9B68A4582A920E89F7F71FD1C">
    <w:name w:val="72C112F9B68A4582A920E89F7F71FD1C"/>
    <w:rsid w:val="00973C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28</Pages>
  <Words>7387</Words>
  <Characters>42109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49398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59</cp:revision>
  <dcterms:created xsi:type="dcterms:W3CDTF">2022-02-28T02:39:00Z</dcterms:created>
  <dcterms:modified xsi:type="dcterms:W3CDTF">2022-03-02T22:44:00Z</dcterms:modified>
</cp:coreProperties>
</file>